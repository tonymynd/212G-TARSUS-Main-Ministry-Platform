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961AB6" w14:textId="77777777" w:rsidR="001C2421" w:rsidRPr="000A69E0" w:rsidRDefault="001C2421" w:rsidP="00F76A62">
      <w:pPr>
        <w:pStyle w:val="Title"/>
        <w:rPr>
          <w:sz w:val="24"/>
          <w:szCs w:val="24"/>
        </w:rPr>
      </w:pPr>
      <w:r w:rsidRPr="000A69E0">
        <w:t>SELF CONTROL</w:t>
      </w:r>
    </w:p>
    <w:p w14:paraId="338BA750" w14:textId="77777777" w:rsidR="001C2421" w:rsidRPr="000A69E0" w:rsidRDefault="001C2421" w:rsidP="001C2421">
      <w:pPr>
        <w:shd w:val="clear" w:color="auto" w:fill="FFFFFF"/>
        <w:spacing w:after="0" w:line="240" w:lineRule="auto"/>
        <w:jc w:val="center"/>
        <w:rPr>
          <w:rFonts w:ascii="Times New Roman" w:eastAsia="Times New Roman" w:hAnsi="Times New Roman"/>
          <w:sz w:val="24"/>
          <w:szCs w:val="24"/>
        </w:rPr>
      </w:pPr>
      <w:r w:rsidRPr="000A69E0">
        <w:rPr>
          <w:rFonts w:ascii="Times New Roman" w:eastAsia="Times New Roman" w:hAnsi="Times New Roman"/>
          <w:sz w:val="24"/>
          <w:szCs w:val="24"/>
        </w:rPr>
        <w:t>A Book About A Ghostly Hook That Just</w:t>
      </w:r>
    </w:p>
    <w:p w14:paraId="0F9E70D2" w14:textId="77777777" w:rsidR="001C2421" w:rsidRPr="000A69E0" w:rsidRDefault="001C2421" w:rsidP="001C2421">
      <w:pPr>
        <w:shd w:val="clear" w:color="auto" w:fill="FFFFFF"/>
        <w:spacing w:after="0" w:line="240" w:lineRule="auto"/>
        <w:jc w:val="center"/>
        <w:rPr>
          <w:rFonts w:ascii="Times New Roman" w:eastAsia="Times New Roman" w:hAnsi="Times New Roman"/>
          <w:sz w:val="24"/>
          <w:szCs w:val="24"/>
        </w:rPr>
      </w:pPr>
      <w:r w:rsidRPr="000A69E0">
        <w:rPr>
          <w:rFonts w:ascii="Times New Roman" w:eastAsia="Times New Roman" w:hAnsi="Times New Roman"/>
          <w:sz w:val="24"/>
          <w:szCs w:val="24"/>
        </w:rPr>
        <w:t xml:space="preserve">Won’t Let Go </w:t>
      </w:r>
      <w:proofErr w:type="gramStart"/>
      <w:r w:rsidRPr="000A69E0">
        <w:rPr>
          <w:rFonts w:ascii="Times New Roman" w:eastAsia="Times New Roman" w:hAnsi="Times New Roman"/>
          <w:sz w:val="24"/>
          <w:szCs w:val="24"/>
        </w:rPr>
        <w:t>Till</w:t>
      </w:r>
      <w:proofErr w:type="gramEnd"/>
      <w:r w:rsidRPr="000A69E0">
        <w:rPr>
          <w:rFonts w:ascii="Times New Roman" w:eastAsia="Times New Roman" w:hAnsi="Times New Roman"/>
          <w:sz w:val="24"/>
          <w:szCs w:val="24"/>
        </w:rPr>
        <w:t xml:space="preserve"> You Have Self Control</w:t>
      </w:r>
    </w:p>
    <w:p w14:paraId="4C5AEA13" w14:textId="77777777" w:rsidR="001C2421" w:rsidRPr="000A69E0" w:rsidRDefault="001C2421" w:rsidP="001C2421">
      <w:pPr>
        <w:shd w:val="clear" w:color="auto" w:fill="FFFFFF"/>
        <w:spacing w:after="0" w:line="240" w:lineRule="auto"/>
        <w:rPr>
          <w:rFonts w:ascii="Times New Roman" w:eastAsia="Times New Roman" w:hAnsi="Times New Roman"/>
          <w:sz w:val="24"/>
          <w:szCs w:val="24"/>
        </w:rPr>
      </w:pPr>
      <w:r w:rsidRPr="000A69E0">
        <w:rPr>
          <w:rFonts w:ascii="Times New Roman" w:eastAsia="Times New Roman" w:hAnsi="Times New Roman"/>
          <w:sz w:val="24"/>
          <w:szCs w:val="24"/>
        </w:rPr>
        <w:t> </w:t>
      </w:r>
    </w:p>
    <w:p w14:paraId="56D2C72C" w14:textId="77777777" w:rsidR="001C2421" w:rsidRPr="000A69E0" w:rsidRDefault="001C2421" w:rsidP="001C2421">
      <w:pPr>
        <w:shd w:val="clear" w:color="auto" w:fill="FFFFFF"/>
        <w:spacing w:after="0" w:line="240" w:lineRule="auto"/>
        <w:jc w:val="center"/>
        <w:rPr>
          <w:rFonts w:ascii="Times New Roman" w:eastAsia="Times New Roman" w:hAnsi="Times New Roman"/>
          <w:sz w:val="24"/>
          <w:szCs w:val="24"/>
        </w:rPr>
      </w:pPr>
      <w:r w:rsidRPr="000A69E0">
        <w:rPr>
          <w:rFonts w:ascii="Times New Roman" w:eastAsia="Times New Roman" w:hAnsi="Times New Roman"/>
          <w:b/>
          <w:bCs/>
          <w:sz w:val="28"/>
          <w:szCs w:val="28"/>
        </w:rPr>
        <w:t>Introduction</w:t>
      </w:r>
    </w:p>
    <w:p w14:paraId="6F2FCEE1" w14:textId="77777777" w:rsidR="001C2421" w:rsidRPr="000A69E0" w:rsidRDefault="001C2421" w:rsidP="001C2421">
      <w:pPr>
        <w:shd w:val="clear" w:color="auto" w:fill="FFFFFF"/>
        <w:spacing w:after="0" w:line="240" w:lineRule="auto"/>
        <w:rPr>
          <w:rFonts w:ascii="Times New Roman" w:eastAsia="Times New Roman" w:hAnsi="Times New Roman"/>
          <w:sz w:val="24"/>
          <w:szCs w:val="24"/>
        </w:rPr>
      </w:pPr>
      <w:r w:rsidRPr="000A69E0">
        <w:rPr>
          <w:rFonts w:ascii="Times New Roman" w:eastAsia="Times New Roman" w:hAnsi="Times New Roman"/>
          <w:sz w:val="24"/>
          <w:szCs w:val="24"/>
        </w:rPr>
        <w:t> </w:t>
      </w:r>
    </w:p>
    <w:p w14:paraId="18207D29" w14:textId="77777777" w:rsidR="001C2421" w:rsidRPr="000A69E0" w:rsidRDefault="001C2421" w:rsidP="001C2421">
      <w:p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b/>
          <w:bCs/>
          <w:sz w:val="24"/>
          <w:szCs w:val="24"/>
        </w:rPr>
        <w:t>Objective </w:t>
      </w:r>
      <w:r w:rsidRPr="000A69E0">
        <w:rPr>
          <w:rFonts w:ascii="Times New Roman" w:eastAsia="Times New Roman" w:hAnsi="Times New Roman"/>
          <w:sz w:val="24"/>
          <w:szCs w:val="24"/>
        </w:rPr>
        <w:t>of writing such words on paper is to </w:t>
      </w:r>
      <w:r w:rsidRPr="000A69E0">
        <w:rPr>
          <w:rFonts w:ascii="Times New Roman" w:eastAsia="Times New Roman" w:hAnsi="Times New Roman"/>
          <w:b/>
          <w:bCs/>
          <w:sz w:val="24"/>
          <w:szCs w:val="24"/>
        </w:rPr>
        <w:t>inform and encourage</w:t>
      </w:r>
      <w:r w:rsidRPr="000A69E0">
        <w:rPr>
          <w:rFonts w:ascii="Times New Roman" w:eastAsia="Times New Roman" w:hAnsi="Times New Roman"/>
          <w:sz w:val="24"/>
          <w:szCs w:val="24"/>
        </w:rPr>
        <w:t> readers to achieve a spiritual level of Self Control above and beyond just being a living soul; And by doing what’s biblically called a </w:t>
      </w:r>
      <w:r w:rsidRPr="000A69E0">
        <w:rPr>
          <w:rFonts w:ascii="Times New Roman" w:eastAsia="Times New Roman" w:hAnsi="Times New Roman"/>
          <w:b/>
          <w:bCs/>
          <w:sz w:val="24"/>
          <w:szCs w:val="24"/>
        </w:rPr>
        <w:t>Walk</w:t>
      </w:r>
      <w:r w:rsidRPr="000A69E0">
        <w:rPr>
          <w:rFonts w:ascii="Times New Roman" w:eastAsia="Times New Roman" w:hAnsi="Times New Roman"/>
          <w:sz w:val="24"/>
          <w:szCs w:val="24"/>
        </w:rPr>
        <w:t> in the</w:t>
      </w:r>
      <w:r w:rsidR="00673E96">
        <w:rPr>
          <w:rFonts w:ascii="Times New Roman" w:eastAsia="Times New Roman" w:hAnsi="Times New Roman"/>
          <w:sz w:val="24"/>
          <w:szCs w:val="24"/>
        </w:rPr>
        <w:t xml:space="preserve"> </w:t>
      </w:r>
      <w:r w:rsidRPr="000A69E0">
        <w:rPr>
          <w:rFonts w:ascii="Times New Roman" w:eastAsia="Times New Roman" w:hAnsi="Times New Roman"/>
          <w:b/>
          <w:bCs/>
          <w:sz w:val="24"/>
          <w:szCs w:val="24"/>
        </w:rPr>
        <w:t>Spirit</w:t>
      </w:r>
      <w:r w:rsidRPr="000A69E0">
        <w:rPr>
          <w:rFonts w:ascii="Times New Roman" w:eastAsia="Times New Roman" w:hAnsi="Times New Roman"/>
          <w:sz w:val="24"/>
          <w:szCs w:val="24"/>
        </w:rPr>
        <w:t> through all nine biblical </w:t>
      </w:r>
      <w:r w:rsidRPr="000A69E0">
        <w:rPr>
          <w:rFonts w:ascii="Times New Roman" w:eastAsia="Times New Roman" w:hAnsi="Times New Roman"/>
          <w:b/>
          <w:bCs/>
          <w:sz w:val="24"/>
          <w:szCs w:val="24"/>
        </w:rPr>
        <w:t>Fruit</w:t>
      </w:r>
      <w:r w:rsidRPr="000A69E0">
        <w:rPr>
          <w:rFonts w:ascii="Times New Roman" w:eastAsia="Times New Roman" w:hAnsi="Times New Roman"/>
          <w:sz w:val="24"/>
          <w:szCs w:val="24"/>
        </w:rPr>
        <w:t> of the Spirit,</w:t>
      </w:r>
    </w:p>
    <w:p w14:paraId="316E4545" w14:textId="77777777" w:rsidR="001C2421" w:rsidRPr="000A69E0" w:rsidRDefault="001C2421" w:rsidP="001C2421">
      <w:p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sz w:val="24"/>
          <w:szCs w:val="24"/>
        </w:rPr>
        <w:t> </w:t>
      </w:r>
    </w:p>
    <w:p w14:paraId="6E642475" w14:textId="77777777" w:rsidR="001C2421" w:rsidRPr="000A69E0" w:rsidRDefault="001C2421" w:rsidP="001C2421">
      <w:p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b/>
          <w:bCs/>
          <w:sz w:val="24"/>
          <w:szCs w:val="24"/>
        </w:rPr>
        <w:t>from</w:t>
      </w:r>
      <w:r w:rsidRPr="000A69E0">
        <w:rPr>
          <w:rFonts w:ascii="Times New Roman" w:eastAsia="Times New Roman" w:hAnsi="Times New Roman"/>
          <w:sz w:val="24"/>
          <w:szCs w:val="24"/>
        </w:rPr>
        <w:t> Love (1</w:t>
      </w:r>
      <w:r w:rsidRPr="000A69E0">
        <w:rPr>
          <w:rFonts w:ascii="Times New Roman" w:eastAsia="Times New Roman" w:hAnsi="Times New Roman"/>
          <w:sz w:val="24"/>
          <w:szCs w:val="24"/>
          <w:vertAlign w:val="superscript"/>
        </w:rPr>
        <w:t>st</w:t>
      </w:r>
      <w:r w:rsidRPr="000A69E0">
        <w:rPr>
          <w:rFonts w:ascii="Times New Roman" w:eastAsia="Times New Roman" w:hAnsi="Times New Roman"/>
          <w:sz w:val="24"/>
          <w:szCs w:val="24"/>
        </w:rPr>
        <w:t>) … </w:t>
      </w:r>
      <w:r w:rsidRPr="000A69E0">
        <w:rPr>
          <w:rFonts w:ascii="Times New Roman" w:eastAsia="Times New Roman" w:hAnsi="Times New Roman"/>
          <w:b/>
          <w:bCs/>
          <w:sz w:val="24"/>
          <w:szCs w:val="24"/>
        </w:rPr>
        <w:t>unto</w:t>
      </w:r>
      <w:r w:rsidRPr="000A69E0">
        <w:rPr>
          <w:rFonts w:ascii="Times New Roman" w:eastAsia="Times New Roman" w:hAnsi="Times New Roman"/>
          <w:sz w:val="24"/>
          <w:szCs w:val="24"/>
        </w:rPr>
        <w:t> Temperance (9</w:t>
      </w:r>
      <w:r w:rsidRPr="000A69E0">
        <w:rPr>
          <w:rFonts w:ascii="Times New Roman" w:eastAsia="Times New Roman" w:hAnsi="Times New Roman"/>
          <w:sz w:val="24"/>
          <w:szCs w:val="24"/>
          <w:vertAlign w:val="superscript"/>
        </w:rPr>
        <w:t>th</w:t>
      </w:r>
      <w:r w:rsidRPr="000A69E0">
        <w:rPr>
          <w:rFonts w:ascii="Times New Roman" w:eastAsia="Times New Roman" w:hAnsi="Times New Roman"/>
          <w:sz w:val="24"/>
          <w:szCs w:val="24"/>
        </w:rPr>
        <w:t>) = </w:t>
      </w:r>
      <w:r w:rsidRPr="000A69E0">
        <w:rPr>
          <w:rFonts w:ascii="Times New Roman" w:eastAsia="Times New Roman" w:hAnsi="Times New Roman"/>
          <w:b/>
          <w:bCs/>
          <w:sz w:val="24"/>
          <w:szCs w:val="24"/>
        </w:rPr>
        <w:t>Self Control</w:t>
      </w:r>
      <w:r w:rsidRPr="000A69E0">
        <w:rPr>
          <w:rFonts w:ascii="Times New Roman" w:eastAsia="Times New Roman" w:hAnsi="Times New Roman"/>
          <w:sz w:val="24"/>
          <w:szCs w:val="24"/>
        </w:rPr>
        <w:t>.</w:t>
      </w:r>
    </w:p>
    <w:p w14:paraId="12D785C8" w14:textId="77777777" w:rsidR="001C2421" w:rsidRPr="000A69E0" w:rsidRDefault="001C2421" w:rsidP="001C2421">
      <w:p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sz w:val="24"/>
          <w:szCs w:val="24"/>
        </w:rPr>
        <w:t> </w:t>
      </w:r>
    </w:p>
    <w:p w14:paraId="71340512" w14:textId="77777777" w:rsidR="001C2421" w:rsidRPr="000A69E0" w:rsidRDefault="001C2421" w:rsidP="001C2421">
      <w:p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sz w:val="24"/>
          <w:szCs w:val="24"/>
        </w:rPr>
        <w:t>Doing such is to bring an end to our </w:t>
      </w:r>
      <w:r w:rsidRPr="000A69E0">
        <w:rPr>
          <w:rFonts w:ascii="Times New Roman" w:eastAsia="Times New Roman" w:hAnsi="Times New Roman"/>
          <w:b/>
          <w:bCs/>
          <w:sz w:val="24"/>
          <w:szCs w:val="24"/>
        </w:rPr>
        <w:t>flesh</w:t>
      </w:r>
      <w:r w:rsidRPr="000A69E0">
        <w:rPr>
          <w:rFonts w:ascii="Times New Roman" w:eastAsia="Times New Roman" w:hAnsi="Times New Roman"/>
          <w:sz w:val="24"/>
          <w:szCs w:val="24"/>
        </w:rPr>
        <w:t>-y </w:t>
      </w:r>
      <w:r w:rsidRPr="000A69E0">
        <w:rPr>
          <w:rFonts w:ascii="Times New Roman" w:eastAsia="Times New Roman" w:hAnsi="Times New Roman"/>
          <w:b/>
          <w:bCs/>
          <w:sz w:val="24"/>
          <w:szCs w:val="24"/>
        </w:rPr>
        <w:t>soul</w:t>
      </w:r>
      <w:r w:rsidRPr="000A69E0">
        <w:rPr>
          <w:rFonts w:ascii="Times New Roman" w:eastAsia="Times New Roman" w:hAnsi="Times New Roman"/>
          <w:sz w:val="24"/>
          <w:szCs w:val="24"/>
        </w:rPr>
        <w:t>-</w:t>
      </w:r>
      <w:proofErr w:type="spellStart"/>
      <w:r w:rsidRPr="000A69E0">
        <w:rPr>
          <w:rFonts w:ascii="Times New Roman" w:eastAsia="Times New Roman" w:hAnsi="Times New Roman"/>
          <w:sz w:val="24"/>
          <w:szCs w:val="24"/>
        </w:rPr>
        <w:t>ish</w:t>
      </w:r>
      <w:proofErr w:type="spellEnd"/>
      <w:r w:rsidRPr="000A69E0">
        <w:rPr>
          <w:rFonts w:ascii="Times New Roman" w:eastAsia="Times New Roman" w:hAnsi="Times New Roman"/>
          <w:sz w:val="24"/>
          <w:szCs w:val="24"/>
        </w:rPr>
        <w:t> </w:t>
      </w:r>
      <w:r w:rsidRPr="000A69E0">
        <w:rPr>
          <w:rFonts w:ascii="Times New Roman" w:eastAsia="Times New Roman" w:hAnsi="Times New Roman"/>
          <w:b/>
          <w:bCs/>
          <w:sz w:val="24"/>
          <w:szCs w:val="24"/>
        </w:rPr>
        <w:t>child</w:t>
      </w:r>
      <w:r w:rsidRPr="000A69E0">
        <w:rPr>
          <w:rFonts w:ascii="Times New Roman" w:eastAsia="Times New Roman" w:hAnsi="Times New Roman"/>
          <w:sz w:val="24"/>
          <w:szCs w:val="24"/>
        </w:rPr>
        <w:t>-</w:t>
      </w:r>
      <w:proofErr w:type="spellStart"/>
      <w:r w:rsidRPr="000A69E0">
        <w:rPr>
          <w:rFonts w:ascii="Times New Roman" w:eastAsia="Times New Roman" w:hAnsi="Times New Roman"/>
          <w:sz w:val="24"/>
          <w:szCs w:val="24"/>
        </w:rPr>
        <w:t>ish</w:t>
      </w:r>
      <w:proofErr w:type="spellEnd"/>
      <w:r w:rsidRPr="000A69E0">
        <w:rPr>
          <w:rFonts w:ascii="Times New Roman" w:eastAsia="Times New Roman" w:hAnsi="Times New Roman"/>
          <w:sz w:val="24"/>
          <w:szCs w:val="24"/>
        </w:rPr>
        <w:t xml:space="preserve"> phase, includes Adult-</w:t>
      </w:r>
      <w:proofErr w:type="spellStart"/>
      <w:r w:rsidRPr="000A69E0">
        <w:rPr>
          <w:rFonts w:ascii="Times New Roman" w:eastAsia="Times New Roman" w:hAnsi="Times New Roman"/>
          <w:sz w:val="24"/>
          <w:szCs w:val="24"/>
        </w:rPr>
        <w:t>ery</w:t>
      </w:r>
      <w:proofErr w:type="spellEnd"/>
      <w:r w:rsidRPr="000A69E0">
        <w:rPr>
          <w:rFonts w:ascii="Times New Roman" w:eastAsia="Times New Roman" w:hAnsi="Times New Roman"/>
          <w:sz w:val="24"/>
          <w:szCs w:val="24"/>
        </w:rPr>
        <w:t>* listed among a such like list in biblical book of Galatians written unto churches still having childish flaws when Adult, thereby still corruptible: able to be bewitched, believe lies, even in churches.</w:t>
      </w:r>
    </w:p>
    <w:p w14:paraId="73B38550" w14:textId="77777777" w:rsidR="001C2421" w:rsidRPr="000A69E0" w:rsidRDefault="001C2421" w:rsidP="001C2421">
      <w:p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sz w:val="24"/>
          <w:szCs w:val="24"/>
        </w:rPr>
        <w:t>*spiritual adult-</w:t>
      </w:r>
      <w:proofErr w:type="spellStart"/>
      <w:r w:rsidRPr="000A69E0">
        <w:rPr>
          <w:rFonts w:ascii="Times New Roman" w:eastAsia="Times New Roman" w:hAnsi="Times New Roman"/>
          <w:sz w:val="24"/>
          <w:szCs w:val="24"/>
        </w:rPr>
        <w:t>ery</w:t>
      </w:r>
      <w:proofErr w:type="spellEnd"/>
      <w:r w:rsidRPr="000A69E0">
        <w:rPr>
          <w:rFonts w:ascii="Times New Roman" w:eastAsia="Times New Roman" w:hAnsi="Times New Roman"/>
          <w:sz w:val="24"/>
          <w:szCs w:val="24"/>
        </w:rPr>
        <w:t xml:space="preserve">: claiming to be espoused to his </w:t>
      </w:r>
      <w:proofErr w:type="gramStart"/>
      <w:r w:rsidRPr="000A69E0">
        <w:rPr>
          <w:rFonts w:ascii="Times New Roman" w:eastAsia="Times New Roman" w:hAnsi="Times New Roman"/>
          <w:sz w:val="24"/>
          <w:szCs w:val="24"/>
        </w:rPr>
        <w:t>grace, but</w:t>
      </w:r>
      <w:proofErr w:type="gramEnd"/>
      <w:r w:rsidRPr="000A69E0">
        <w:rPr>
          <w:rFonts w:ascii="Times New Roman" w:eastAsia="Times New Roman" w:hAnsi="Times New Roman"/>
          <w:sz w:val="24"/>
          <w:szCs w:val="24"/>
        </w:rPr>
        <w:t xml:space="preserve"> found still whoring with law.</w:t>
      </w:r>
    </w:p>
    <w:p w14:paraId="490E3EFB" w14:textId="77777777" w:rsidR="001C2421" w:rsidRPr="000A69E0" w:rsidRDefault="001C2421" w:rsidP="001C2421">
      <w:p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sz w:val="24"/>
          <w:szCs w:val="24"/>
        </w:rPr>
        <w:lastRenderedPageBreak/>
        <w:t> </w:t>
      </w:r>
    </w:p>
    <w:p w14:paraId="4292F2D5" w14:textId="77777777" w:rsidR="001C2421" w:rsidRPr="000A69E0" w:rsidRDefault="001C2421" w:rsidP="001C2421">
      <w:p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sz w:val="24"/>
          <w:szCs w:val="24"/>
        </w:rPr>
        <w:t>So the </w:t>
      </w:r>
      <w:r w:rsidRPr="000A69E0">
        <w:rPr>
          <w:rFonts w:ascii="Times New Roman" w:eastAsia="Times New Roman" w:hAnsi="Times New Roman"/>
          <w:b/>
          <w:bCs/>
          <w:sz w:val="24"/>
          <w:szCs w:val="24"/>
        </w:rPr>
        <w:t>goal</w:t>
      </w:r>
      <w:r w:rsidRPr="000A69E0">
        <w:rPr>
          <w:rFonts w:ascii="Times New Roman" w:eastAsia="Times New Roman" w:hAnsi="Times New Roman"/>
          <w:sz w:val="24"/>
          <w:szCs w:val="24"/>
        </w:rPr>
        <w:t xml:space="preserve"> of </w:t>
      </w:r>
      <w:proofErr w:type="spellStart"/>
      <w:r w:rsidRPr="000A69E0">
        <w:rPr>
          <w:rFonts w:ascii="Times New Roman" w:eastAsia="Times New Roman" w:hAnsi="Times New Roman"/>
          <w:sz w:val="24"/>
          <w:szCs w:val="24"/>
        </w:rPr>
        <w:t>self control</w:t>
      </w:r>
      <w:proofErr w:type="spellEnd"/>
      <w:r w:rsidRPr="000A69E0">
        <w:rPr>
          <w:rFonts w:ascii="Times New Roman" w:eastAsia="Times New Roman" w:hAnsi="Times New Roman"/>
          <w:sz w:val="24"/>
          <w:szCs w:val="24"/>
        </w:rPr>
        <w:t xml:space="preserve"> is bring an end to being </w:t>
      </w:r>
      <w:r w:rsidRPr="000A69E0">
        <w:rPr>
          <w:rFonts w:ascii="Times New Roman" w:eastAsia="Times New Roman" w:hAnsi="Times New Roman"/>
          <w:b/>
          <w:bCs/>
          <w:sz w:val="24"/>
          <w:szCs w:val="24"/>
        </w:rPr>
        <w:t>such like</w:t>
      </w:r>
      <w:r w:rsidRPr="000A69E0">
        <w:rPr>
          <w:rFonts w:ascii="Times New Roman" w:eastAsia="Times New Roman" w:hAnsi="Times New Roman"/>
          <w:sz w:val="24"/>
          <w:szCs w:val="24"/>
        </w:rPr>
        <w:t>: a childish-adult, a mingled phase of contrary things whereby an adult called a </w:t>
      </w:r>
      <w:r w:rsidRPr="000A69E0">
        <w:rPr>
          <w:rFonts w:ascii="Times New Roman" w:eastAsia="Times New Roman" w:hAnsi="Times New Roman"/>
          <w:b/>
          <w:bCs/>
          <w:sz w:val="24"/>
          <w:szCs w:val="24"/>
        </w:rPr>
        <w:t>child</w:t>
      </w:r>
      <w:r w:rsidRPr="000A69E0">
        <w:rPr>
          <w:rFonts w:ascii="Times New Roman" w:eastAsia="Times New Roman" w:hAnsi="Times New Roman"/>
          <w:sz w:val="24"/>
          <w:szCs w:val="24"/>
        </w:rPr>
        <w:t> (of God)*, should grow in grace to become a lord (more than a slave), rather than remain a servant, is still under religious and political tutors and governors, as if their hostage, until Self Control is achieved.</w:t>
      </w:r>
    </w:p>
    <w:p w14:paraId="1A7AB271" w14:textId="77777777" w:rsidR="001C2421" w:rsidRPr="000A69E0" w:rsidRDefault="001C2421" w:rsidP="001C2421">
      <w:p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sz w:val="24"/>
          <w:szCs w:val="24"/>
        </w:rPr>
        <w:t>*not a compliment, but an admonition, according to be no more children</w:t>
      </w:r>
    </w:p>
    <w:p w14:paraId="701C6374" w14:textId="77777777" w:rsidR="001C2421" w:rsidRPr="000A69E0" w:rsidRDefault="001C2421" w:rsidP="001C2421">
      <w:p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sz w:val="24"/>
          <w:szCs w:val="24"/>
        </w:rPr>
        <w:t> </w:t>
      </w:r>
    </w:p>
    <w:p w14:paraId="0C204125" w14:textId="77777777" w:rsidR="001C2421" w:rsidRPr="000A69E0" w:rsidRDefault="001C2421" w:rsidP="001C2421">
      <w:p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sz w:val="24"/>
          <w:szCs w:val="24"/>
        </w:rPr>
        <w:t>The process of attaining Self Control is biblically allegorized in many ways, such as</w:t>
      </w:r>
    </w:p>
    <w:p w14:paraId="4C6FE06A" w14:textId="77777777" w:rsidR="001C2421" w:rsidRPr="000A69E0" w:rsidRDefault="001C2421" w:rsidP="001C2421">
      <w:pPr>
        <w:shd w:val="clear" w:color="auto" w:fill="FFFFFF"/>
        <w:spacing w:after="0" w:line="240" w:lineRule="auto"/>
        <w:ind w:left="720"/>
        <w:jc w:val="both"/>
        <w:rPr>
          <w:rFonts w:ascii="Times New Roman" w:eastAsia="Times New Roman" w:hAnsi="Times New Roman"/>
          <w:sz w:val="24"/>
          <w:szCs w:val="24"/>
        </w:rPr>
      </w:pPr>
      <w:r w:rsidRPr="000A69E0">
        <w:rPr>
          <w:rFonts w:ascii="Times New Roman" w:eastAsia="Times New Roman" w:hAnsi="Times New Roman"/>
          <w:sz w:val="24"/>
          <w:szCs w:val="24"/>
        </w:rPr>
        <w:t>-</w:t>
      </w:r>
      <w:r w:rsidRPr="000A69E0">
        <w:rPr>
          <w:rFonts w:ascii="Times New Roman" w:eastAsia="Times New Roman" w:hAnsi="Times New Roman"/>
          <w:sz w:val="14"/>
          <w:szCs w:val="14"/>
        </w:rPr>
        <w:t>       </w:t>
      </w:r>
      <w:r w:rsidRPr="000A69E0">
        <w:rPr>
          <w:rFonts w:ascii="Times New Roman" w:eastAsia="Times New Roman" w:hAnsi="Times New Roman"/>
          <w:sz w:val="14"/>
        </w:rPr>
        <w:t> </w:t>
      </w:r>
      <w:r w:rsidRPr="000A69E0">
        <w:rPr>
          <w:rFonts w:ascii="Times New Roman" w:eastAsia="Times New Roman" w:hAnsi="Times New Roman"/>
          <w:sz w:val="24"/>
          <w:szCs w:val="24"/>
        </w:rPr>
        <w:t xml:space="preserve">as a Walk, of Walk/Run, to afterward Run </w:t>
      </w:r>
      <w:proofErr w:type="spellStart"/>
      <w:r w:rsidRPr="000A69E0">
        <w:rPr>
          <w:rFonts w:ascii="Times New Roman" w:eastAsia="Times New Roman" w:hAnsi="Times New Roman"/>
          <w:sz w:val="24"/>
          <w:szCs w:val="24"/>
        </w:rPr>
        <w:t>a</w:t>
      </w:r>
      <w:proofErr w:type="spellEnd"/>
      <w:r w:rsidRPr="000A69E0">
        <w:rPr>
          <w:rFonts w:ascii="Times New Roman" w:eastAsia="Times New Roman" w:hAnsi="Times New Roman"/>
          <w:sz w:val="24"/>
          <w:szCs w:val="24"/>
        </w:rPr>
        <w:t xml:space="preserve"> they/we Race without stumble</w:t>
      </w:r>
    </w:p>
    <w:p w14:paraId="7B011048" w14:textId="77777777" w:rsidR="001C2421" w:rsidRPr="000A69E0" w:rsidRDefault="001C2421" w:rsidP="001C2421">
      <w:pPr>
        <w:shd w:val="clear" w:color="auto" w:fill="FFFFFF"/>
        <w:spacing w:after="0" w:line="240" w:lineRule="auto"/>
        <w:ind w:left="720"/>
        <w:jc w:val="both"/>
        <w:rPr>
          <w:rFonts w:ascii="Times New Roman" w:eastAsia="Times New Roman" w:hAnsi="Times New Roman"/>
          <w:sz w:val="24"/>
          <w:szCs w:val="24"/>
        </w:rPr>
      </w:pPr>
      <w:r w:rsidRPr="000A69E0">
        <w:rPr>
          <w:rFonts w:ascii="Times New Roman" w:eastAsia="Times New Roman" w:hAnsi="Times New Roman"/>
          <w:sz w:val="24"/>
          <w:szCs w:val="24"/>
        </w:rPr>
        <w:t>-</w:t>
      </w:r>
      <w:r w:rsidRPr="000A69E0">
        <w:rPr>
          <w:rFonts w:ascii="Times New Roman" w:eastAsia="Times New Roman" w:hAnsi="Times New Roman"/>
          <w:sz w:val="14"/>
          <w:szCs w:val="14"/>
        </w:rPr>
        <w:t>       </w:t>
      </w:r>
      <w:r w:rsidRPr="000A69E0">
        <w:rPr>
          <w:rFonts w:ascii="Times New Roman" w:eastAsia="Times New Roman" w:hAnsi="Times New Roman"/>
          <w:sz w:val="14"/>
        </w:rPr>
        <w:t> </w:t>
      </w:r>
      <w:r w:rsidRPr="000A69E0">
        <w:rPr>
          <w:rFonts w:ascii="Times New Roman" w:eastAsia="Times New Roman" w:hAnsi="Times New Roman"/>
          <w:sz w:val="24"/>
          <w:szCs w:val="24"/>
        </w:rPr>
        <w:t>as a walk in the Spirit, of two Ghost/Spirit (Teacher/Guide) Comforters</w:t>
      </w:r>
    </w:p>
    <w:p w14:paraId="72DA88D3" w14:textId="77777777" w:rsidR="001C2421" w:rsidRPr="000A69E0" w:rsidRDefault="001C2421" w:rsidP="001C2421">
      <w:pPr>
        <w:shd w:val="clear" w:color="auto" w:fill="FFFFFF"/>
        <w:spacing w:after="0" w:line="240" w:lineRule="auto"/>
        <w:ind w:left="720"/>
        <w:jc w:val="both"/>
        <w:rPr>
          <w:rFonts w:ascii="Times New Roman" w:eastAsia="Times New Roman" w:hAnsi="Times New Roman"/>
          <w:sz w:val="24"/>
          <w:szCs w:val="24"/>
        </w:rPr>
      </w:pPr>
      <w:r w:rsidRPr="000A69E0">
        <w:rPr>
          <w:rFonts w:ascii="Times New Roman" w:eastAsia="Times New Roman" w:hAnsi="Times New Roman"/>
          <w:sz w:val="24"/>
          <w:szCs w:val="24"/>
        </w:rPr>
        <w:t>-</w:t>
      </w:r>
      <w:r w:rsidRPr="000A69E0">
        <w:rPr>
          <w:rFonts w:ascii="Times New Roman" w:eastAsia="Times New Roman" w:hAnsi="Times New Roman"/>
          <w:sz w:val="14"/>
          <w:szCs w:val="14"/>
        </w:rPr>
        <w:t>       </w:t>
      </w:r>
      <w:r w:rsidRPr="000A69E0">
        <w:rPr>
          <w:rFonts w:ascii="Times New Roman" w:eastAsia="Times New Roman" w:hAnsi="Times New Roman"/>
          <w:sz w:val="14"/>
        </w:rPr>
        <w:t> </w:t>
      </w:r>
      <w:r w:rsidRPr="000A69E0">
        <w:rPr>
          <w:rFonts w:ascii="Times New Roman" w:eastAsia="Times New Roman" w:hAnsi="Times New Roman"/>
          <w:sz w:val="24"/>
          <w:szCs w:val="24"/>
        </w:rPr>
        <w:t>as being Led (follow me) of the Spirit, of two Driven/Led modes</w:t>
      </w:r>
    </w:p>
    <w:p w14:paraId="44BFEB6E" w14:textId="77777777" w:rsidR="001C2421" w:rsidRPr="000A69E0" w:rsidRDefault="001C2421" w:rsidP="001C2421">
      <w:pPr>
        <w:shd w:val="clear" w:color="auto" w:fill="FFFFFF"/>
        <w:spacing w:after="0" w:line="240" w:lineRule="auto"/>
        <w:ind w:left="720"/>
        <w:jc w:val="both"/>
        <w:rPr>
          <w:rFonts w:ascii="Times New Roman" w:eastAsia="Times New Roman" w:hAnsi="Times New Roman"/>
          <w:sz w:val="24"/>
          <w:szCs w:val="24"/>
        </w:rPr>
      </w:pPr>
      <w:r w:rsidRPr="000A69E0">
        <w:rPr>
          <w:rFonts w:ascii="Times New Roman" w:eastAsia="Times New Roman" w:hAnsi="Times New Roman"/>
          <w:sz w:val="24"/>
          <w:szCs w:val="24"/>
        </w:rPr>
        <w:t>-</w:t>
      </w:r>
      <w:r w:rsidRPr="000A69E0">
        <w:rPr>
          <w:rFonts w:ascii="Times New Roman" w:eastAsia="Times New Roman" w:hAnsi="Times New Roman"/>
          <w:sz w:val="14"/>
          <w:szCs w:val="14"/>
        </w:rPr>
        <w:t>       </w:t>
      </w:r>
      <w:r w:rsidRPr="000A69E0">
        <w:rPr>
          <w:rFonts w:ascii="Times New Roman" w:eastAsia="Times New Roman" w:hAnsi="Times New Roman"/>
          <w:sz w:val="14"/>
        </w:rPr>
        <w:t> </w:t>
      </w:r>
      <w:r w:rsidRPr="000A69E0">
        <w:rPr>
          <w:rFonts w:ascii="Times New Roman" w:eastAsia="Times New Roman" w:hAnsi="Times New Roman"/>
          <w:sz w:val="24"/>
          <w:szCs w:val="24"/>
        </w:rPr>
        <w:t>as if to Crucify flesh-y f-law lusts, of flesh vs Spirit, to end unrest</w:t>
      </w:r>
    </w:p>
    <w:p w14:paraId="11B7C0A4" w14:textId="77777777" w:rsidR="001C2421" w:rsidRPr="000A69E0" w:rsidRDefault="001C2421" w:rsidP="001C2421">
      <w:pPr>
        <w:shd w:val="clear" w:color="auto" w:fill="FFFFFF"/>
        <w:spacing w:after="0" w:line="240" w:lineRule="auto"/>
        <w:ind w:left="720"/>
        <w:jc w:val="both"/>
        <w:rPr>
          <w:rFonts w:ascii="Times New Roman" w:eastAsia="Times New Roman" w:hAnsi="Times New Roman"/>
          <w:sz w:val="24"/>
          <w:szCs w:val="24"/>
        </w:rPr>
      </w:pPr>
      <w:r w:rsidRPr="000A69E0">
        <w:rPr>
          <w:rFonts w:ascii="Times New Roman" w:eastAsia="Times New Roman" w:hAnsi="Times New Roman"/>
          <w:sz w:val="24"/>
          <w:szCs w:val="24"/>
        </w:rPr>
        <w:t>-</w:t>
      </w:r>
      <w:r w:rsidRPr="000A69E0">
        <w:rPr>
          <w:rFonts w:ascii="Times New Roman" w:eastAsia="Times New Roman" w:hAnsi="Times New Roman"/>
          <w:sz w:val="14"/>
          <w:szCs w:val="14"/>
        </w:rPr>
        <w:t>       </w:t>
      </w:r>
      <w:r w:rsidRPr="000A69E0">
        <w:rPr>
          <w:rFonts w:ascii="Times New Roman" w:eastAsia="Times New Roman" w:hAnsi="Times New Roman"/>
          <w:sz w:val="14"/>
        </w:rPr>
        <w:t> </w:t>
      </w:r>
      <w:r w:rsidRPr="000A69E0">
        <w:rPr>
          <w:rFonts w:ascii="Times New Roman" w:eastAsia="Times New Roman" w:hAnsi="Times New Roman"/>
          <w:sz w:val="24"/>
          <w:szCs w:val="24"/>
        </w:rPr>
        <w:t xml:space="preserve">as </w:t>
      </w:r>
      <w:proofErr w:type="spellStart"/>
      <w:r w:rsidRPr="000A69E0">
        <w:rPr>
          <w:rFonts w:ascii="Times New Roman" w:eastAsia="Times New Roman" w:hAnsi="Times New Roman"/>
          <w:sz w:val="24"/>
          <w:szCs w:val="24"/>
        </w:rPr>
        <w:t>LayAside</w:t>
      </w:r>
      <w:proofErr w:type="spellEnd"/>
      <w:r w:rsidRPr="000A69E0">
        <w:rPr>
          <w:rFonts w:ascii="Times New Roman" w:eastAsia="Times New Roman" w:hAnsi="Times New Roman"/>
          <w:sz w:val="24"/>
          <w:szCs w:val="24"/>
        </w:rPr>
        <w:t xml:space="preserve"> soul-</w:t>
      </w:r>
      <w:proofErr w:type="spellStart"/>
      <w:r w:rsidRPr="000A69E0">
        <w:rPr>
          <w:rFonts w:ascii="Times New Roman" w:eastAsia="Times New Roman" w:hAnsi="Times New Roman"/>
          <w:sz w:val="24"/>
          <w:szCs w:val="24"/>
        </w:rPr>
        <w:t>ish</w:t>
      </w:r>
      <w:proofErr w:type="spellEnd"/>
      <w:r w:rsidRPr="000A69E0">
        <w:rPr>
          <w:rFonts w:ascii="Times New Roman" w:eastAsia="Times New Roman" w:hAnsi="Times New Roman"/>
          <w:sz w:val="24"/>
          <w:szCs w:val="24"/>
        </w:rPr>
        <w:t xml:space="preserve"> self-</w:t>
      </w:r>
      <w:proofErr w:type="spellStart"/>
      <w:r w:rsidRPr="000A69E0">
        <w:rPr>
          <w:rFonts w:ascii="Times New Roman" w:eastAsia="Times New Roman" w:hAnsi="Times New Roman"/>
          <w:sz w:val="24"/>
          <w:szCs w:val="24"/>
        </w:rPr>
        <w:t>ish</w:t>
      </w:r>
      <w:proofErr w:type="spellEnd"/>
      <w:r w:rsidRPr="000A69E0">
        <w:rPr>
          <w:rFonts w:ascii="Times New Roman" w:eastAsia="Times New Roman" w:hAnsi="Times New Roman"/>
          <w:sz w:val="24"/>
          <w:szCs w:val="24"/>
        </w:rPr>
        <w:t xml:space="preserve"> life, of soul/spirit (</w:t>
      </w:r>
      <w:proofErr w:type="spellStart"/>
      <w:r w:rsidRPr="000A69E0">
        <w:rPr>
          <w:rFonts w:ascii="Times New Roman" w:eastAsia="Times New Roman" w:hAnsi="Times New Roman"/>
          <w:sz w:val="24"/>
          <w:szCs w:val="24"/>
        </w:rPr>
        <w:t>psuche</w:t>
      </w:r>
      <w:proofErr w:type="spellEnd"/>
      <w:r w:rsidRPr="000A69E0">
        <w:rPr>
          <w:rFonts w:ascii="Times New Roman" w:eastAsia="Times New Roman" w:hAnsi="Times New Roman"/>
          <w:sz w:val="24"/>
          <w:szCs w:val="24"/>
        </w:rPr>
        <w:t>/</w:t>
      </w:r>
      <w:proofErr w:type="spellStart"/>
      <w:r w:rsidRPr="000A69E0">
        <w:rPr>
          <w:rFonts w:ascii="Times New Roman" w:eastAsia="Times New Roman" w:hAnsi="Times New Roman"/>
          <w:sz w:val="24"/>
          <w:szCs w:val="24"/>
        </w:rPr>
        <w:t>zoe</w:t>
      </w:r>
      <w:proofErr w:type="spellEnd"/>
      <w:r w:rsidRPr="000A69E0">
        <w:rPr>
          <w:rFonts w:ascii="Times New Roman" w:eastAsia="Times New Roman" w:hAnsi="Times New Roman"/>
          <w:sz w:val="24"/>
          <w:szCs w:val="24"/>
        </w:rPr>
        <w:t>) lives</w:t>
      </w:r>
    </w:p>
    <w:p w14:paraId="516619B6" w14:textId="77777777" w:rsidR="001C2421" w:rsidRPr="000A69E0" w:rsidRDefault="001C2421" w:rsidP="001C2421">
      <w:pPr>
        <w:shd w:val="clear" w:color="auto" w:fill="FFFFFF"/>
        <w:spacing w:after="0" w:line="240" w:lineRule="auto"/>
        <w:ind w:left="720"/>
        <w:jc w:val="both"/>
        <w:rPr>
          <w:rFonts w:ascii="Times New Roman" w:eastAsia="Times New Roman" w:hAnsi="Times New Roman"/>
          <w:sz w:val="24"/>
          <w:szCs w:val="24"/>
        </w:rPr>
      </w:pPr>
      <w:r w:rsidRPr="000A69E0">
        <w:rPr>
          <w:rFonts w:ascii="Times New Roman" w:eastAsia="Times New Roman" w:hAnsi="Times New Roman"/>
          <w:sz w:val="24"/>
          <w:szCs w:val="24"/>
        </w:rPr>
        <w:lastRenderedPageBreak/>
        <w:t>-</w:t>
      </w:r>
      <w:r w:rsidRPr="000A69E0">
        <w:rPr>
          <w:rFonts w:ascii="Times New Roman" w:eastAsia="Times New Roman" w:hAnsi="Times New Roman"/>
          <w:sz w:val="14"/>
          <w:szCs w:val="14"/>
        </w:rPr>
        <w:t>       </w:t>
      </w:r>
      <w:r w:rsidRPr="000A69E0">
        <w:rPr>
          <w:rFonts w:ascii="Times New Roman" w:eastAsia="Times New Roman" w:hAnsi="Times New Roman"/>
          <w:sz w:val="14"/>
        </w:rPr>
        <w:t> </w:t>
      </w:r>
      <w:r w:rsidRPr="000A69E0">
        <w:rPr>
          <w:rFonts w:ascii="Times New Roman" w:eastAsia="Times New Roman" w:hAnsi="Times New Roman"/>
          <w:sz w:val="24"/>
          <w:szCs w:val="24"/>
        </w:rPr>
        <w:t xml:space="preserve">as </w:t>
      </w:r>
      <w:proofErr w:type="spellStart"/>
      <w:r w:rsidRPr="000A69E0">
        <w:rPr>
          <w:rFonts w:ascii="Times New Roman" w:eastAsia="Times New Roman" w:hAnsi="Times New Roman"/>
          <w:sz w:val="24"/>
          <w:szCs w:val="24"/>
        </w:rPr>
        <w:t>PutAway</w:t>
      </w:r>
      <w:proofErr w:type="spellEnd"/>
      <w:r w:rsidRPr="000A69E0">
        <w:rPr>
          <w:rFonts w:ascii="Times New Roman" w:eastAsia="Times New Roman" w:hAnsi="Times New Roman"/>
          <w:sz w:val="24"/>
          <w:szCs w:val="24"/>
        </w:rPr>
        <w:t xml:space="preserve"> all your child-</w:t>
      </w:r>
      <w:proofErr w:type="spellStart"/>
      <w:r w:rsidRPr="000A69E0">
        <w:rPr>
          <w:rFonts w:ascii="Times New Roman" w:eastAsia="Times New Roman" w:hAnsi="Times New Roman"/>
          <w:sz w:val="24"/>
          <w:szCs w:val="24"/>
        </w:rPr>
        <w:t>ish</w:t>
      </w:r>
      <w:proofErr w:type="spellEnd"/>
      <w:r w:rsidRPr="000A69E0">
        <w:rPr>
          <w:rFonts w:ascii="Times New Roman" w:eastAsia="Times New Roman" w:hAnsi="Times New Roman"/>
          <w:sz w:val="24"/>
          <w:szCs w:val="24"/>
        </w:rPr>
        <w:t xml:space="preserve"> things, of child/man, to be man-kind</w:t>
      </w:r>
    </w:p>
    <w:p w14:paraId="54F5358E" w14:textId="77777777" w:rsidR="001C2421" w:rsidRPr="000A69E0" w:rsidRDefault="001C2421" w:rsidP="001C2421">
      <w:pPr>
        <w:shd w:val="clear" w:color="auto" w:fill="FFFFFF"/>
        <w:spacing w:after="0" w:line="240" w:lineRule="auto"/>
        <w:ind w:left="720"/>
        <w:jc w:val="both"/>
        <w:rPr>
          <w:rFonts w:ascii="Times New Roman" w:eastAsia="Times New Roman" w:hAnsi="Times New Roman"/>
          <w:sz w:val="24"/>
          <w:szCs w:val="24"/>
        </w:rPr>
      </w:pPr>
      <w:r w:rsidRPr="000A69E0">
        <w:rPr>
          <w:rFonts w:ascii="Times New Roman" w:eastAsia="Times New Roman" w:hAnsi="Times New Roman"/>
          <w:sz w:val="24"/>
          <w:szCs w:val="24"/>
        </w:rPr>
        <w:t>-</w:t>
      </w:r>
      <w:r w:rsidRPr="000A69E0">
        <w:rPr>
          <w:rFonts w:ascii="Times New Roman" w:eastAsia="Times New Roman" w:hAnsi="Times New Roman"/>
          <w:sz w:val="14"/>
          <w:szCs w:val="14"/>
        </w:rPr>
        <w:t>       </w:t>
      </w:r>
      <w:r w:rsidRPr="000A69E0">
        <w:rPr>
          <w:rFonts w:ascii="Times New Roman" w:eastAsia="Times New Roman" w:hAnsi="Times New Roman"/>
          <w:sz w:val="14"/>
        </w:rPr>
        <w:t> </w:t>
      </w:r>
      <w:r w:rsidRPr="000A69E0">
        <w:rPr>
          <w:rFonts w:ascii="Times New Roman" w:eastAsia="Times New Roman" w:hAnsi="Times New Roman"/>
          <w:sz w:val="24"/>
          <w:szCs w:val="24"/>
        </w:rPr>
        <w:t xml:space="preserve">as not under the law IF led of the Spirit (grace and truth) to </w:t>
      </w:r>
      <w:proofErr w:type="spellStart"/>
      <w:r w:rsidRPr="000A69E0">
        <w:rPr>
          <w:rFonts w:ascii="Times New Roman" w:eastAsia="Times New Roman" w:hAnsi="Times New Roman"/>
          <w:sz w:val="24"/>
          <w:szCs w:val="24"/>
        </w:rPr>
        <w:t>Self Control</w:t>
      </w:r>
      <w:proofErr w:type="spellEnd"/>
    </w:p>
    <w:p w14:paraId="5E146BA4" w14:textId="77777777" w:rsidR="001C2421" w:rsidRPr="000A69E0" w:rsidRDefault="001C2421" w:rsidP="001C2421">
      <w:p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sz w:val="24"/>
          <w:szCs w:val="24"/>
        </w:rPr>
        <w:t> </w:t>
      </w:r>
      <w:r>
        <w:rPr>
          <w:rFonts w:ascii="Times New Roman" w:eastAsia="Times New Roman" w:hAnsi="Times New Roman"/>
          <w:sz w:val="24"/>
          <w:szCs w:val="24"/>
        </w:rPr>
        <w:br w:type="page"/>
      </w:r>
      <w:r w:rsidRPr="000A69E0">
        <w:rPr>
          <w:rFonts w:ascii="Times New Roman" w:eastAsia="Times New Roman" w:hAnsi="Times New Roman"/>
          <w:sz w:val="24"/>
          <w:szCs w:val="24"/>
        </w:rPr>
        <w:lastRenderedPageBreak/>
        <w:t>The end result of achieve such Temperance (Self Control), by do such Walk in the Spirit through Fruit of the Spirit, is then biblically called “</w:t>
      </w:r>
      <w:r w:rsidRPr="000A69E0">
        <w:rPr>
          <w:rFonts w:ascii="Times New Roman" w:eastAsia="Times New Roman" w:hAnsi="Times New Roman"/>
          <w:i/>
          <w:iCs/>
          <w:sz w:val="24"/>
          <w:szCs w:val="24"/>
        </w:rPr>
        <w:t>against such there is </w:t>
      </w:r>
      <w:r w:rsidRPr="000A69E0">
        <w:rPr>
          <w:rFonts w:ascii="Times New Roman" w:eastAsia="Times New Roman" w:hAnsi="Times New Roman"/>
          <w:b/>
          <w:bCs/>
          <w:i/>
          <w:iCs/>
          <w:sz w:val="24"/>
          <w:szCs w:val="24"/>
        </w:rPr>
        <w:t>no law</w:t>
      </w:r>
      <w:r w:rsidRPr="000A69E0">
        <w:rPr>
          <w:rFonts w:ascii="Times New Roman" w:eastAsia="Times New Roman" w:hAnsi="Times New Roman"/>
          <w:sz w:val="24"/>
          <w:szCs w:val="24"/>
        </w:rPr>
        <w:t xml:space="preserve">”; </w:t>
      </w:r>
      <w:proofErr w:type="spellStart"/>
      <w:r w:rsidRPr="000A69E0">
        <w:rPr>
          <w:rFonts w:ascii="Times New Roman" w:eastAsia="Times New Roman" w:hAnsi="Times New Roman"/>
          <w:sz w:val="24"/>
          <w:szCs w:val="24"/>
        </w:rPr>
        <w:t>AsIf</w:t>
      </w:r>
      <w:proofErr w:type="spellEnd"/>
      <w:r w:rsidRPr="000A69E0">
        <w:rPr>
          <w:rFonts w:ascii="Times New Roman" w:eastAsia="Times New Roman" w:hAnsi="Times New Roman"/>
          <w:sz w:val="24"/>
          <w:szCs w:val="24"/>
        </w:rPr>
        <w:t xml:space="preserve"> to say a previous f-law phase of your life will now begin to let go, temporarily vanish, so you may continue your learning </w:t>
      </w:r>
      <w:proofErr w:type="spellStart"/>
      <w:r w:rsidRPr="000A69E0">
        <w:rPr>
          <w:rFonts w:ascii="Times New Roman" w:eastAsia="Times New Roman" w:hAnsi="Times New Roman"/>
          <w:sz w:val="24"/>
          <w:szCs w:val="24"/>
        </w:rPr>
        <w:t>AdVenture</w:t>
      </w:r>
      <w:proofErr w:type="spellEnd"/>
      <w:r w:rsidRPr="000A69E0">
        <w:rPr>
          <w:rFonts w:ascii="Times New Roman" w:eastAsia="Times New Roman" w:hAnsi="Times New Roman"/>
          <w:sz w:val="24"/>
          <w:szCs w:val="24"/>
        </w:rPr>
        <w:t xml:space="preserve"> whereby a 9</w:t>
      </w:r>
      <w:r w:rsidRPr="000A69E0">
        <w:rPr>
          <w:rFonts w:ascii="Times New Roman" w:eastAsia="Times New Roman" w:hAnsi="Times New Roman"/>
          <w:sz w:val="24"/>
          <w:szCs w:val="24"/>
          <w:vertAlign w:val="superscript"/>
        </w:rPr>
        <w:t>th</w:t>
      </w:r>
      <w:r w:rsidRPr="000A69E0">
        <w:rPr>
          <w:rFonts w:ascii="Times New Roman" w:eastAsia="Times New Roman" w:hAnsi="Times New Roman"/>
          <w:sz w:val="24"/>
          <w:szCs w:val="24"/>
        </w:rPr>
        <w:t>Fruit of the Spirit: Temperance is then added unto your faith as the 3</w:t>
      </w:r>
      <w:r w:rsidRPr="000A69E0">
        <w:rPr>
          <w:rFonts w:ascii="Times New Roman" w:eastAsia="Times New Roman" w:hAnsi="Times New Roman"/>
          <w:sz w:val="24"/>
          <w:szCs w:val="24"/>
          <w:vertAlign w:val="superscript"/>
        </w:rPr>
        <w:t>rd</w:t>
      </w:r>
      <w:r w:rsidRPr="000A69E0">
        <w:rPr>
          <w:rFonts w:ascii="Times New Roman" w:eastAsia="Times New Roman" w:hAnsi="Times New Roman"/>
          <w:sz w:val="24"/>
          <w:szCs w:val="24"/>
        </w:rPr>
        <w:t> of 7 things also told to add to your faith:</w:t>
      </w:r>
    </w:p>
    <w:p w14:paraId="5072515D" w14:textId="77777777" w:rsidR="001C2421" w:rsidRPr="000A69E0" w:rsidRDefault="001C2421" w:rsidP="001C2421">
      <w:p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sz w:val="24"/>
          <w:szCs w:val="24"/>
        </w:rPr>
        <w:t> </w:t>
      </w:r>
    </w:p>
    <w:p w14:paraId="4CA82E02" w14:textId="77777777" w:rsidR="001C2421" w:rsidRPr="000A69E0" w:rsidRDefault="001C2421" w:rsidP="001C2421">
      <w:p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b/>
          <w:bCs/>
          <w:sz w:val="24"/>
          <w:szCs w:val="24"/>
        </w:rPr>
        <w:t>Galatians 5’s nine ↓Fruit↓ of Spirit:</w:t>
      </w:r>
      <w:r w:rsidRPr="000A69E0">
        <w:rPr>
          <w:rFonts w:ascii="Times New Roman" w:eastAsia="Times New Roman" w:hAnsi="Times New Roman"/>
          <w:sz w:val="24"/>
          <w:szCs w:val="24"/>
        </w:rPr>
        <w:t>                                  </w:t>
      </w:r>
      <w:r w:rsidRPr="000A69E0">
        <w:rPr>
          <w:rFonts w:ascii="Times New Roman" w:eastAsia="Times New Roman" w:hAnsi="Times New Roman"/>
          <w:b/>
          <w:bCs/>
          <w:sz w:val="24"/>
          <w:szCs w:val="24"/>
        </w:rPr>
        <w:t xml:space="preserve">1Peter 1’s </w:t>
      </w:r>
      <w:proofErr w:type="spellStart"/>
      <w:r w:rsidRPr="000A69E0">
        <w:rPr>
          <w:rFonts w:ascii="Times New Roman" w:eastAsia="Times New Roman" w:hAnsi="Times New Roman"/>
          <w:b/>
          <w:bCs/>
          <w:sz w:val="24"/>
          <w:szCs w:val="24"/>
        </w:rPr>
        <w:t>AddVenture</w:t>
      </w:r>
      <w:proofErr w:type="spellEnd"/>
      <w:r w:rsidRPr="000A69E0">
        <w:rPr>
          <w:rFonts w:ascii="Times New Roman" w:eastAsia="Times New Roman" w:hAnsi="Times New Roman"/>
          <w:b/>
          <w:bCs/>
          <w:sz w:val="24"/>
          <w:szCs w:val="24"/>
        </w:rPr>
        <w:t xml:space="preserve"> List:</w:t>
      </w:r>
    </w:p>
    <w:p w14:paraId="6AF9D8AB" w14:textId="77777777" w:rsidR="001C2421" w:rsidRPr="000A69E0" w:rsidRDefault="001C2421" w:rsidP="001C2421">
      <w:pPr>
        <w:numPr>
          <w:ilvl w:val="0"/>
          <w:numId w:val="1"/>
        </w:num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sz w:val="24"/>
          <w:szCs w:val="24"/>
        </w:rPr>
        <w:t xml:space="preserve">love                                                                             he that </w:t>
      </w:r>
      <w:proofErr w:type="spellStart"/>
      <w:r w:rsidRPr="000A69E0">
        <w:rPr>
          <w:rFonts w:ascii="Times New Roman" w:eastAsia="Times New Roman" w:hAnsi="Times New Roman"/>
          <w:sz w:val="24"/>
          <w:szCs w:val="24"/>
        </w:rPr>
        <w:t>lacketh</w:t>
      </w:r>
      <w:proofErr w:type="spellEnd"/>
      <w:r w:rsidRPr="000A69E0">
        <w:rPr>
          <w:rFonts w:ascii="Times New Roman" w:eastAsia="Times New Roman" w:hAnsi="Times New Roman"/>
          <w:sz w:val="24"/>
          <w:szCs w:val="24"/>
        </w:rPr>
        <w:t xml:space="preserve"> these is blind</w:t>
      </w:r>
    </w:p>
    <w:p w14:paraId="0DF9FF13" w14:textId="77777777" w:rsidR="001C2421" w:rsidRPr="000A69E0" w:rsidRDefault="001C2421" w:rsidP="001C2421">
      <w:pPr>
        <w:numPr>
          <w:ilvl w:val="0"/>
          <w:numId w:val="1"/>
        </w:num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sz w:val="24"/>
          <w:szCs w:val="24"/>
        </w:rPr>
        <w:t>joy                                                                               7. charity (grace ‘agape’)</w:t>
      </w:r>
    </w:p>
    <w:p w14:paraId="4ABB458E" w14:textId="77777777" w:rsidR="001C2421" w:rsidRPr="000A69E0" w:rsidRDefault="001C2421" w:rsidP="001C2421">
      <w:pPr>
        <w:numPr>
          <w:ilvl w:val="0"/>
          <w:numId w:val="1"/>
        </w:num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sz w:val="24"/>
          <w:szCs w:val="24"/>
        </w:rPr>
        <w:t>peace                                                                           6. brotherly kindness</w:t>
      </w:r>
    </w:p>
    <w:p w14:paraId="0D6847A2" w14:textId="77777777" w:rsidR="001C2421" w:rsidRPr="000A69E0" w:rsidRDefault="001C2421" w:rsidP="001C2421">
      <w:pPr>
        <w:numPr>
          <w:ilvl w:val="0"/>
          <w:numId w:val="1"/>
        </w:num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sz w:val="24"/>
          <w:szCs w:val="24"/>
        </w:rPr>
        <w:t>longsuffering                                                              5. godliness</w:t>
      </w:r>
    </w:p>
    <w:p w14:paraId="7490CCAB" w14:textId="77777777" w:rsidR="001C2421" w:rsidRPr="000A69E0" w:rsidRDefault="001C2421" w:rsidP="001C2421">
      <w:pPr>
        <w:numPr>
          <w:ilvl w:val="0"/>
          <w:numId w:val="1"/>
        </w:num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sz w:val="24"/>
          <w:szCs w:val="24"/>
        </w:rPr>
        <w:t>gentleness                                                                   4. patience (after temperance)</w:t>
      </w:r>
    </w:p>
    <w:p w14:paraId="7208AC83" w14:textId="77777777" w:rsidR="001C2421" w:rsidRPr="000A69E0" w:rsidRDefault="001C2421" w:rsidP="001C2421">
      <w:pPr>
        <w:numPr>
          <w:ilvl w:val="0"/>
          <w:numId w:val="1"/>
        </w:num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sz w:val="24"/>
          <w:szCs w:val="24"/>
        </w:rPr>
        <w:lastRenderedPageBreak/>
        <w:t>goodness                                                                     3. </w:t>
      </w:r>
      <w:r w:rsidRPr="000A69E0">
        <w:rPr>
          <w:rFonts w:ascii="Times New Roman" w:eastAsia="Times New Roman" w:hAnsi="Times New Roman"/>
          <w:b/>
          <w:bCs/>
          <w:sz w:val="24"/>
          <w:szCs w:val="24"/>
        </w:rPr>
        <w:t>temperance: Self Control</w:t>
      </w:r>
    </w:p>
    <w:p w14:paraId="51CF091C" w14:textId="77777777" w:rsidR="001C2421" w:rsidRPr="000A69E0" w:rsidRDefault="001C2421" w:rsidP="001C2421">
      <w:pPr>
        <w:numPr>
          <w:ilvl w:val="0"/>
          <w:numId w:val="1"/>
        </w:num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sz w:val="24"/>
          <w:szCs w:val="24"/>
          <w:u w:val="single"/>
        </w:rPr>
        <w:t>faith</w:t>
      </w:r>
      <w:r w:rsidRPr="000A69E0">
        <w:rPr>
          <w:rFonts w:ascii="Times New Roman" w:eastAsia="Times New Roman" w:hAnsi="Times New Roman"/>
          <w:sz w:val="24"/>
          <w:szCs w:val="24"/>
        </w:rPr>
        <w:t>… what we add 7 things unto in 2Peter 1           2. knowledge</w:t>
      </w:r>
    </w:p>
    <w:p w14:paraId="0E9D6A31" w14:textId="77777777" w:rsidR="001C2421" w:rsidRPr="000A69E0" w:rsidRDefault="001C2421" w:rsidP="001C2421">
      <w:pPr>
        <w:numPr>
          <w:ilvl w:val="0"/>
          <w:numId w:val="1"/>
        </w:num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sz w:val="24"/>
          <w:szCs w:val="24"/>
        </w:rPr>
        <w:t>meekness                                                                    1. virtue</w:t>
      </w:r>
    </w:p>
    <w:p w14:paraId="47FF864F" w14:textId="77777777" w:rsidR="001C2421" w:rsidRPr="000A69E0" w:rsidRDefault="001C2421" w:rsidP="001C2421">
      <w:pPr>
        <w:numPr>
          <w:ilvl w:val="0"/>
          <w:numId w:val="1"/>
        </w:numPr>
        <w:shd w:val="clear" w:color="auto" w:fill="FFFFFF"/>
        <w:spacing w:after="0" w:line="240" w:lineRule="auto"/>
        <w:jc w:val="both"/>
        <w:rPr>
          <w:rFonts w:ascii="Times New Roman" w:eastAsia="Times New Roman" w:hAnsi="Times New Roman"/>
          <w:sz w:val="24"/>
          <w:szCs w:val="24"/>
        </w:rPr>
      </w:pPr>
      <w:r w:rsidRPr="000A69E0">
        <w:rPr>
          <w:rFonts w:ascii="Times New Roman" w:eastAsia="Times New Roman" w:hAnsi="Times New Roman"/>
          <w:b/>
          <w:bCs/>
          <w:sz w:val="24"/>
          <w:szCs w:val="24"/>
        </w:rPr>
        <w:t>temperance</w:t>
      </w:r>
      <w:r w:rsidRPr="000A69E0">
        <w:rPr>
          <w:rFonts w:ascii="Times New Roman" w:eastAsia="Times New Roman" w:hAnsi="Times New Roman"/>
          <w:sz w:val="24"/>
          <w:szCs w:val="24"/>
        </w:rPr>
        <w:t> … 3</w:t>
      </w:r>
      <w:r w:rsidRPr="000A69E0">
        <w:rPr>
          <w:rFonts w:ascii="Times New Roman" w:eastAsia="Times New Roman" w:hAnsi="Times New Roman"/>
          <w:sz w:val="24"/>
          <w:szCs w:val="24"/>
          <w:vertAlign w:val="superscript"/>
        </w:rPr>
        <w:t>rd</w:t>
      </w:r>
      <w:r w:rsidRPr="000A69E0">
        <w:rPr>
          <w:rFonts w:ascii="Times New Roman" w:eastAsia="Times New Roman" w:hAnsi="Times New Roman"/>
          <w:sz w:val="24"/>
          <w:szCs w:val="24"/>
        </w:rPr>
        <w:t xml:space="preserve"> of 7 things also told to…………↑Add </w:t>
      </w:r>
      <w:proofErr w:type="gramStart"/>
      <w:r w:rsidRPr="000A69E0">
        <w:rPr>
          <w:rFonts w:ascii="Times New Roman" w:eastAsia="Times New Roman" w:hAnsi="Times New Roman"/>
          <w:sz w:val="24"/>
          <w:szCs w:val="24"/>
        </w:rPr>
        <w:t>to  your</w:t>
      </w:r>
      <w:proofErr w:type="gramEnd"/>
      <w:r w:rsidRPr="000A69E0">
        <w:rPr>
          <w:rFonts w:ascii="Times New Roman" w:eastAsia="Times New Roman" w:hAnsi="Times New Roman"/>
          <w:sz w:val="24"/>
          <w:szCs w:val="24"/>
        </w:rPr>
        <w:t> </w:t>
      </w:r>
      <w:r w:rsidRPr="000A69E0">
        <w:rPr>
          <w:rFonts w:ascii="Times New Roman" w:eastAsia="Times New Roman" w:hAnsi="Times New Roman"/>
          <w:sz w:val="24"/>
          <w:szCs w:val="24"/>
          <w:u w:val="single"/>
        </w:rPr>
        <w:t>faith</w:t>
      </w:r>
      <w:r w:rsidRPr="000A69E0">
        <w:rPr>
          <w:rFonts w:ascii="Times New Roman" w:eastAsia="Times New Roman" w:hAnsi="Times New Roman"/>
          <w:sz w:val="24"/>
          <w:szCs w:val="24"/>
        </w:rPr>
        <w:t>↑   </w:t>
      </w:r>
    </w:p>
    <w:p w14:paraId="30D05A7E" w14:textId="77777777" w:rsidR="001C2421" w:rsidRPr="000A69E0" w:rsidRDefault="001C2421" w:rsidP="001C2421">
      <w:pPr>
        <w:shd w:val="clear" w:color="auto" w:fill="FFFFFF"/>
        <w:spacing w:after="0" w:line="240" w:lineRule="auto"/>
        <w:ind w:left="360"/>
        <w:jc w:val="both"/>
        <w:rPr>
          <w:rFonts w:ascii="Times New Roman" w:eastAsia="Times New Roman" w:hAnsi="Times New Roman"/>
          <w:sz w:val="24"/>
          <w:szCs w:val="24"/>
        </w:rPr>
      </w:pPr>
      <w:r w:rsidRPr="000A69E0">
        <w:rPr>
          <w:rFonts w:ascii="Times New Roman" w:eastAsia="Times New Roman" w:hAnsi="Times New Roman"/>
          <w:sz w:val="24"/>
          <w:szCs w:val="24"/>
        </w:rPr>
        <w:t> </w:t>
      </w:r>
    </w:p>
    <w:p w14:paraId="442C6CCA" w14:textId="77777777" w:rsidR="001C2421" w:rsidRPr="000A69E0" w:rsidRDefault="001C2421" w:rsidP="001C2421">
      <w:pPr>
        <w:shd w:val="clear" w:color="auto" w:fill="FFFFFF"/>
        <w:spacing w:after="0" w:line="240" w:lineRule="auto"/>
        <w:rPr>
          <w:rFonts w:ascii="Times New Roman" w:eastAsia="Times New Roman" w:hAnsi="Times New Roman"/>
          <w:sz w:val="24"/>
          <w:szCs w:val="24"/>
        </w:rPr>
      </w:pPr>
      <w:r w:rsidRPr="000A69E0">
        <w:rPr>
          <w:rFonts w:ascii="Arial" w:eastAsia="Times New Roman" w:hAnsi="Arial" w:cs="Arial"/>
          <w:b/>
          <w:bCs/>
          <w:sz w:val="20"/>
          <w:szCs w:val="20"/>
        </w:rPr>
        <w:t> </w:t>
      </w:r>
    </w:p>
    <w:p w14:paraId="77565320" w14:textId="3F5AE3BC" w:rsidR="001C2421" w:rsidRPr="000A69E0" w:rsidRDefault="001C2421" w:rsidP="001C2421">
      <w:pPr>
        <w:shd w:val="clear" w:color="auto" w:fill="FFFFFF"/>
        <w:spacing w:after="0" w:line="240" w:lineRule="auto"/>
        <w:rPr>
          <w:rFonts w:ascii="Times New Roman" w:eastAsia="Times New Roman" w:hAnsi="Times New Roman"/>
          <w:sz w:val="24"/>
          <w:szCs w:val="24"/>
        </w:rPr>
      </w:pPr>
      <w:r w:rsidRPr="000A69E0">
        <w:rPr>
          <w:rFonts w:ascii="Arial" w:eastAsia="Times New Roman" w:hAnsi="Arial" w:cs="Arial"/>
          <w:b/>
          <w:bCs/>
          <w:sz w:val="20"/>
          <w:szCs w:val="20"/>
          <w:u w:val="single"/>
        </w:rPr>
        <w:t xml:space="preserve">Galatians 5: 16-24 KJV </w:t>
      </w:r>
      <w:r w:rsidR="00FF277A" w:rsidRPr="000A69E0">
        <w:rPr>
          <w:rFonts w:ascii="Arial" w:eastAsia="Times New Roman" w:hAnsi="Arial" w:cs="Arial"/>
          <w:b/>
          <w:bCs/>
          <w:sz w:val="20"/>
          <w:szCs w:val="20"/>
          <w:u w:val="single"/>
        </w:rPr>
        <w:t>Holy Bible</w:t>
      </w:r>
      <w:r w:rsidRPr="000A69E0">
        <w:rPr>
          <w:rFonts w:ascii="Arial" w:eastAsia="Times New Roman" w:hAnsi="Arial" w:cs="Arial"/>
          <w:b/>
          <w:bCs/>
          <w:sz w:val="20"/>
          <w:szCs w:val="20"/>
        </w:rPr>
        <w:t>:</w:t>
      </w:r>
    </w:p>
    <w:p w14:paraId="45BFF959" w14:textId="63E83F7D" w:rsidR="001C2421" w:rsidRPr="000A69E0" w:rsidRDefault="001C2421" w:rsidP="001C2421">
      <w:pPr>
        <w:shd w:val="clear" w:color="auto" w:fill="FFFFFF"/>
        <w:spacing w:before="100" w:beforeAutospacing="1" w:after="100" w:afterAutospacing="1" w:line="240" w:lineRule="auto"/>
        <w:rPr>
          <w:rFonts w:ascii="Times New Roman" w:eastAsia="Times New Roman" w:hAnsi="Times New Roman"/>
          <w:color w:val="000000"/>
          <w:sz w:val="24"/>
          <w:szCs w:val="24"/>
        </w:rPr>
      </w:pPr>
      <w:r w:rsidRPr="000A69E0">
        <w:rPr>
          <w:rFonts w:ascii="Times New Roman" w:eastAsia="Times New Roman" w:hAnsi="Times New Roman"/>
          <w:color w:val="000000"/>
          <w:sz w:val="24"/>
          <w:szCs w:val="24"/>
        </w:rPr>
        <w:t xml:space="preserve">[This] I say then, </w:t>
      </w:r>
      <w:proofErr w:type="gramStart"/>
      <w:r w:rsidRPr="000A69E0">
        <w:rPr>
          <w:rFonts w:ascii="Times New Roman" w:eastAsia="Times New Roman" w:hAnsi="Times New Roman"/>
          <w:color w:val="000000"/>
          <w:sz w:val="24"/>
          <w:szCs w:val="24"/>
        </w:rPr>
        <w:t>Walk</w:t>
      </w:r>
      <w:proofErr w:type="gramEnd"/>
      <w:r w:rsidRPr="000A69E0">
        <w:rPr>
          <w:rFonts w:ascii="Times New Roman" w:eastAsia="Times New Roman" w:hAnsi="Times New Roman"/>
          <w:color w:val="000000"/>
          <w:sz w:val="24"/>
          <w:szCs w:val="24"/>
        </w:rPr>
        <w:t xml:space="preserve"> in the Spirit, and ye shall not fulfil the lust of the flesh. For the flesh </w:t>
      </w:r>
      <w:proofErr w:type="spellStart"/>
      <w:r w:rsidRPr="000A69E0">
        <w:rPr>
          <w:rFonts w:ascii="Times New Roman" w:eastAsia="Times New Roman" w:hAnsi="Times New Roman"/>
          <w:color w:val="000000"/>
          <w:sz w:val="24"/>
          <w:szCs w:val="24"/>
        </w:rPr>
        <w:t>lusteth</w:t>
      </w:r>
      <w:proofErr w:type="spellEnd"/>
      <w:r w:rsidRPr="000A69E0">
        <w:rPr>
          <w:rFonts w:ascii="Times New Roman" w:eastAsia="Times New Roman" w:hAnsi="Times New Roman"/>
          <w:color w:val="000000"/>
          <w:sz w:val="24"/>
          <w:szCs w:val="24"/>
        </w:rPr>
        <w:t xml:space="preserve"> against the Spirit, and the Spirit against the flesh: and these are contrary the one to the other: so that ye cannot do the things that ye would. But if ye be led of the Spirit, ye are not under the law. Now the works of the flesh are manifest, which are [these]; Adultery, fornication, uncleanness, lasciviousness, idolatry, witchcraft, hatred, variance, emulations, wrath, strife, seditions, heresies, </w:t>
      </w:r>
      <w:proofErr w:type="spellStart"/>
      <w:r w:rsidRPr="000A69E0">
        <w:rPr>
          <w:rFonts w:ascii="Times New Roman" w:eastAsia="Times New Roman" w:hAnsi="Times New Roman"/>
          <w:b/>
          <w:bCs/>
          <w:color w:val="000000"/>
          <w:sz w:val="24"/>
          <w:szCs w:val="24"/>
        </w:rPr>
        <w:t>e</w:t>
      </w:r>
      <w:r w:rsidRPr="000A69E0">
        <w:rPr>
          <w:rFonts w:ascii="Times New Roman" w:eastAsia="Times New Roman" w:hAnsi="Times New Roman"/>
          <w:color w:val="000000"/>
          <w:sz w:val="24"/>
          <w:szCs w:val="24"/>
        </w:rPr>
        <w:t>nvyings</w:t>
      </w:r>
      <w:proofErr w:type="spellEnd"/>
      <w:r w:rsidRPr="000A69E0">
        <w:rPr>
          <w:rFonts w:ascii="Times New Roman" w:eastAsia="Times New Roman" w:hAnsi="Times New Roman"/>
          <w:color w:val="000000"/>
          <w:sz w:val="24"/>
          <w:szCs w:val="24"/>
        </w:rPr>
        <w:t xml:space="preserve">, murders, drunkenness, </w:t>
      </w:r>
      <w:proofErr w:type="spellStart"/>
      <w:r w:rsidRPr="000A69E0">
        <w:rPr>
          <w:rFonts w:ascii="Times New Roman" w:eastAsia="Times New Roman" w:hAnsi="Times New Roman"/>
          <w:color w:val="000000"/>
          <w:sz w:val="24"/>
          <w:szCs w:val="24"/>
        </w:rPr>
        <w:t>revellings</w:t>
      </w:r>
      <w:proofErr w:type="spellEnd"/>
      <w:r w:rsidRPr="000A69E0">
        <w:rPr>
          <w:rFonts w:ascii="Times New Roman" w:eastAsia="Times New Roman" w:hAnsi="Times New Roman"/>
          <w:color w:val="000000"/>
          <w:sz w:val="24"/>
          <w:szCs w:val="24"/>
        </w:rPr>
        <w:t xml:space="preserve">, and such like: of the which I tell you before, as I have also told [you] in time past, that they </w:t>
      </w:r>
      <w:r w:rsidRPr="000A69E0">
        <w:rPr>
          <w:rFonts w:ascii="Times New Roman" w:eastAsia="Times New Roman" w:hAnsi="Times New Roman"/>
          <w:color w:val="000000"/>
          <w:sz w:val="24"/>
          <w:szCs w:val="24"/>
        </w:rPr>
        <w:lastRenderedPageBreak/>
        <w:t>which do such things shall not inherit the kingdom of God. </w:t>
      </w:r>
      <w:r w:rsidRPr="000A69E0">
        <w:rPr>
          <w:rFonts w:ascii="Times New Roman" w:eastAsia="Times New Roman" w:hAnsi="Times New Roman"/>
          <w:b/>
          <w:bCs/>
          <w:color w:val="000000"/>
          <w:sz w:val="24"/>
          <w:szCs w:val="24"/>
        </w:rPr>
        <w:t>But the fruit of the Spirit is love, joy, peace, longsuffering, gentleness, goodness, faith</w:t>
      </w:r>
      <w:r w:rsidRPr="000A69E0">
        <w:rPr>
          <w:rFonts w:ascii="Times New Roman" w:eastAsia="Times New Roman" w:hAnsi="Times New Roman"/>
          <w:color w:val="000000"/>
          <w:sz w:val="24"/>
          <w:szCs w:val="24"/>
        </w:rPr>
        <w:t>, </w:t>
      </w:r>
      <w:r w:rsidRPr="000A69E0">
        <w:rPr>
          <w:rFonts w:ascii="Times New Roman" w:eastAsia="Times New Roman" w:hAnsi="Times New Roman"/>
          <w:b/>
          <w:bCs/>
          <w:color w:val="000000"/>
          <w:sz w:val="24"/>
          <w:szCs w:val="24"/>
        </w:rPr>
        <w:t>meekness, temperance: against such there is no law</w:t>
      </w:r>
      <w:r w:rsidRPr="000A69E0">
        <w:rPr>
          <w:rFonts w:ascii="Times New Roman" w:eastAsia="Times New Roman" w:hAnsi="Times New Roman"/>
          <w:color w:val="000000"/>
          <w:sz w:val="24"/>
          <w:szCs w:val="24"/>
        </w:rPr>
        <w:t xml:space="preserve">. And they that are Christ's have crucified the flesh with </w:t>
      </w:r>
      <w:r w:rsidR="007A4883">
        <w:rPr>
          <w:rFonts w:ascii="Times New Roman" w:eastAsia="Times New Roman" w:hAnsi="Times New Roman"/>
          <w:color w:val="000000"/>
          <w:sz w:val="24"/>
          <w:szCs w:val="24"/>
        </w:rPr>
        <w:t xml:space="preserve">the </w:t>
      </w:r>
      <w:proofErr w:type="spellStart"/>
      <w:r w:rsidR="007A4883">
        <w:rPr>
          <w:rFonts w:ascii="Times New Roman" w:eastAsia="Times New Roman" w:hAnsi="Times New Roman"/>
          <w:color w:val="000000"/>
          <w:sz w:val="24"/>
          <w:szCs w:val="24"/>
        </w:rPr>
        <w:t>afections</w:t>
      </w:r>
      <w:proofErr w:type="spellEnd"/>
      <w:r w:rsidRPr="000A69E0">
        <w:rPr>
          <w:rFonts w:ascii="Times New Roman" w:eastAsia="Times New Roman" w:hAnsi="Times New Roman"/>
          <w:color w:val="000000"/>
          <w:sz w:val="24"/>
          <w:szCs w:val="24"/>
        </w:rPr>
        <w:t xml:space="preserve"> and lusts.</w:t>
      </w:r>
    </w:p>
    <w:p w14:paraId="70CD9595" w14:textId="77777777" w:rsidR="001C2421" w:rsidRPr="000A69E0" w:rsidRDefault="001C2421" w:rsidP="001C2421">
      <w:pPr>
        <w:shd w:val="clear" w:color="auto" w:fill="FFFFFF"/>
        <w:spacing w:after="0" w:line="240" w:lineRule="auto"/>
        <w:rPr>
          <w:rFonts w:ascii="Times New Roman" w:eastAsia="Times New Roman" w:hAnsi="Times New Roman"/>
          <w:sz w:val="24"/>
          <w:szCs w:val="24"/>
        </w:rPr>
      </w:pPr>
      <w:r w:rsidRPr="000A69E0">
        <w:rPr>
          <w:rFonts w:ascii="Arial" w:eastAsia="Times New Roman" w:hAnsi="Arial" w:cs="Arial"/>
          <w:b/>
          <w:bCs/>
          <w:sz w:val="20"/>
          <w:szCs w:val="20"/>
          <w:u w:val="single"/>
        </w:rPr>
        <w:t xml:space="preserve">2Peter 1:1-9 KJV </w:t>
      </w:r>
      <w:proofErr w:type="spellStart"/>
      <w:r w:rsidRPr="000A69E0">
        <w:rPr>
          <w:rFonts w:ascii="Arial" w:eastAsia="Times New Roman" w:hAnsi="Arial" w:cs="Arial"/>
          <w:b/>
          <w:bCs/>
          <w:sz w:val="20"/>
          <w:szCs w:val="20"/>
          <w:u w:val="single"/>
        </w:rPr>
        <w:t>HolyBible</w:t>
      </w:r>
      <w:proofErr w:type="spellEnd"/>
      <w:r w:rsidRPr="000A69E0">
        <w:rPr>
          <w:rFonts w:ascii="Arial" w:eastAsia="Times New Roman" w:hAnsi="Arial" w:cs="Arial"/>
          <w:b/>
          <w:bCs/>
          <w:sz w:val="20"/>
          <w:szCs w:val="20"/>
          <w:u w:val="single"/>
        </w:rPr>
        <w:t>:</w:t>
      </w:r>
    </w:p>
    <w:p w14:paraId="19F0758F" w14:textId="77777777" w:rsidR="001C2421" w:rsidRPr="000A69E0" w:rsidRDefault="001C2421" w:rsidP="001C2421">
      <w:pPr>
        <w:shd w:val="clear" w:color="auto" w:fill="FFFFFF"/>
        <w:spacing w:before="100" w:beforeAutospacing="1" w:after="100" w:afterAutospacing="1" w:line="240" w:lineRule="auto"/>
        <w:rPr>
          <w:rFonts w:ascii="Times New Roman" w:eastAsia="Times New Roman" w:hAnsi="Times New Roman"/>
          <w:color w:val="000000"/>
          <w:sz w:val="24"/>
          <w:szCs w:val="24"/>
        </w:rPr>
      </w:pPr>
      <w:r w:rsidRPr="000A69E0">
        <w:rPr>
          <w:rFonts w:ascii="Times New Roman" w:eastAsia="Times New Roman" w:hAnsi="Times New Roman"/>
          <w:color w:val="000000"/>
          <w:sz w:val="24"/>
          <w:szCs w:val="24"/>
        </w:rPr>
        <w:t xml:space="preserve">Simon Peter, a servant and an apostle of Jesus Christ, to them that have obtained like precious faith with us through the righteousness of God and our </w:t>
      </w:r>
      <w:proofErr w:type="spellStart"/>
      <w:r w:rsidRPr="000A69E0">
        <w:rPr>
          <w:rFonts w:ascii="Times New Roman" w:eastAsia="Times New Roman" w:hAnsi="Times New Roman"/>
          <w:color w:val="000000"/>
          <w:sz w:val="24"/>
          <w:szCs w:val="24"/>
        </w:rPr>
        <w:t>Saviour</w:t>
      </w:r>
      <w:proofErr w:type="spellEnd"/>
      <w:r w:rsidRPr="000A69E0">
        <w:rPr>
          <w:rFonts w:ascii="Times New Roman" w:eastAsia="Times New Roman" w:hAnsi="Times New Roman"/>
          <w:color w:val="000000"/>
          <w:sz w:val="24"/>
          <w:szCs w:val="24"/>
        </w:rPr>
        <w:t xml:space="preserve"> Jesus Christ: Grace and peace be multiplied unto you through the knowledge of God, and of Jesus our Lord, according as his divine power hath given unto us all things that [pertain] unto life and godliness, through the knowledge of him that hath called us to glory and virtue: Whereby are given unto us exceeding great and precious promises: that by these ye might be partakers of the divine nature, having escaped the corruption that is in the world through lust. And beside this, giving all diligence, add to your faith virtue; and to virtue knowledge; And to knowledge </w:t>
      </w:r>
      <w:r w:rsidRPr="000A69E0">
        <w:rPr>
          <w:rFonts w:ascii="Times New Roman" w:eastAsia="Times New Roman" w:hAnsi="Times New Roman"/>
          <w:b/>
          <w:bCs/>
          <w:color w:val="000000"/>
          <w:sz w:val="24"/>
          <w:szCs w:val="24"/>
        </w:rPr>
        <w:t>temperance</w:t>
      </w:r>
      <w:r w:rsidRPr="000A69E0">
        <w:rPr>
          <w:rFonts w:ascii="Times New Roman" w:eastAsia="Times New Roman" w:hAnsi="Times New Roman"/>
          <w:color w:val="000000"/>
          <w:sz w:val="24"/>
          <w:szCs w:val="24"/>
        </w:rPr>
        <w:t xml:space="preserve">; and to temperance patience; and to patience godliness; And to godliness brotherly kindness; and to brotherly kindness charity. For if these things be in you, and abound, they make [you that </w:t>
      </w:r>
      <w:r w:rsidRPr="000A69E0">
        <w:rPr>
          <w:rFonts w:ascii="Times New Roman" w:eastAsia="Times New Roman" w:hAnsi="Times New Roman"/>
          <w:color w:val="000000"/>
          <w:sz w:val="24"/>
          <w:szCs w:val="24"/>
        </w:rPr>
        <w:lastRenderedPageBreak/>
        <w:t>ye shall] neither [be] barren nor unfruitful in the knowledge of our Lord Jesus Christ. But </w:t>
      </w:r>
      <w:r w:rsidRPr="000A69E0">
        <w:rPr>
          <w:rFonts w:ascii="Times New Roman" w:eastAsia="Times New Roman" w:hAnsi="Times New Roman"/>
          <w:b/>
          <w:bCs/>
          <w:color w:val="000000"/>
          <w:sz w:val="24"/>
          <w:szCs w:val="24"/>
        </w:rPr>
        <w:t xml:space="preserve">he that </w:t>
      </w:r>
      <w:proofErr w:type="spellStart"/>
      <w:r w:rsidRPr="000A69E0">
        <w:rPr>
          <w:rFonts w:ascii="Times New Roman" w:eastAsia="Times New Roman" w:hAnsi="Times New Roman"/>
          <w:b/>
          <w:bCs/>
          <w:color w:val="000000"/>
          <w:sz w:val="24"/>
          <w:szCs w:val="24"/>
        </w:rPr>
        <w:t>lacketh</w:t>
      </w:r>
      <w:proofErr w:type="spellEnd"/>
      <w:r w:rsidRPr="000A69E0">
        <w:rPr>
          <w:rFonts w:ascii="Times New Roman" w:eastAsia="Times New Roman" w:hAnsi="Times New Roman"/>
          <w:b/>
          <w:bCs/>
          <w:color w:val="000000"/>
          <w:sz w:val="24"/>
          <w:szCs w:val="24"/>
        </w:rPr>
        <w:t xml:space="preserve"> these things </w:t>
      </w:r>
      <w:proofErr w:type="gramStart"/>
      <w:r w:rsidRPr="000A69E0">
        <w:rPr>
          <w:rFonts w:ascii="Times New Roman" w:eastAsia="Times New Roman" w:hAnsi="Times New Roman"/>
          <w:b/>
          <w:bCs/>
          <w:color w:val="000000"/>
          <w:sz w:val="24"/>
          <w:szCs w:val="24"/>
        </w:rPr>
        <w:t>is</w:t>
      </w:r>
      <w:proofErr w:type="gramEnd"/>
      <w:r w:rsidRPr="000A69E0">
        <w:rPr>
          <w:rFonts w:ascii="Times New Roman" w:eastAsia="Times New Roman" w:hAnsi="Times New Roman"/>
          <w:b/>
          <w:bCs/>
          <w:color w:val="000000"/>
          <w:sz w:val="24"/>
          <w:szCs w:val="24"/>
        </w:rPr>
        <w:t xml:space="preserve"> blind</w:t>
      </w:r>
      <w:r w:rsidRPr="000A69E0">
        <w:rPr>
          <w:rFonts w:ascii="Times New Roman" w:eastAsia="Times New Roman" w:hAnsi="Times New Roman"/>
          <w:color w:val="000000"/>
          <w:sz w:val="24"/>
          <w:szCs w:val="24"/>
        </w:rPr>
        <w:t>, and cannot see afar off, and hath forgotten that he was purged from his old sins.</w:t>
      </w:r>
    </w:p>
    <w:p w14:paraId="38DAAF50" w14:textId="77777777" w:rsidR="0055662D" w:rsidRPr="0055662D" w:rsidRDefault="001C2421" w:rsidP="00F76A62">
      <w:pPr>
        <w:pStyle w:val="Title"/>
        <w:rPr>
          <w:rFonts w:ascii="Times New Roman" w:hAnsi="Times New Roman"/>
          <w:color w:val="222222"/>
          <w:sz w:val="24"/>
          <w:szCs w:val="24"/>
        </w:rPr>
      </w:pPr>
      <w:r>
        <w:br w:type="page"/>
      </w:r>
      <w:r w:rsidR="0055662D" w:rsidRPr="0055662D">
        <w:lastRenderedPageBreak/>
        <w:t>Chapter 1</w:t>
      </w:r>
      <w:r w:rsidR="00F76A62" w:rsidRPr="0055662D">
        <w:t>:</w:t>
      </w:r>
      <w:r w:rsidR="00F76A62" w:rsidRPr="0055662D">
        <w:rPr>
          <w:b w:val="0"/>
          <w:bCs w:val="0"/>
        </w:rPr>
        <w:t xml:space="preserve"> </w:t>
      </w:r>
      <w:r w:rsidR="00F76A62">
        <w:rPr>
          <w:b w:val="0"/>
          <w:bCs w:val="0"/>
        </w:rPr>
        <w:br/>
      </w:r>
      <w:del w:id="0" w:author="José Antonio Garcíarivas" w:date="2017-12-19T12:44:00Z">
        <w:r w:rsidR="0055662D" w:rsidRPr="0055662D" w:rsidDel="00063899">
          <w:rPr>
            <w:rFonts w:ascii="Times New Roman" w:hAnsi="Times New Roman"/>
            <w:color w:val="222222"/>
            <w:sz w:val="24"/>
            <w:szCs w:val="24"/>
          </w:rPr>
          <w:delText> </w:delText>
        </w:r>
      </w:del>
    </w:p>
    <w:p w14:paraId="38846B07"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xml:space="preserve">Of Walk/Run introduction noted, </w:t>
      </w:r>
      <w:proofErr w:type="gramStart"/>
      <w:r w:rsidRPr="0055662D">
        <w:rPr>
          <w:rFonts w:ascii="Times New Roman" w:eastAsia="Times New Roman" w:hAnsi="Times New Roman"/>
          <w:color w:val="222222"/>
          <w:sz w:val="24"/>
          <w:szCs w:val="24"/>
        </w:rPr>
        <w:t>our</w:t>
      </w:r>
      <w:proofErr w:type="gramEnd"/>
      <w:r w:rsidRPr="0055662D">
        <w:rPr>
          <w:rFonts w:ascii="Times New Roman" w:eastAsia="Times New Roman" w:hAnsi="Times New Roman"/>
          <w:color w:val="222222"/>
          <w:sz w:val="24"/>
          <w:szCs w:val="24"/>
        </w:rPr>
        <w:t xml:space="preserve"> to-pic is </w:t>
      </w:r>
      <w:r w:rsidRPr="0055662D">
        <w:rPr>
          <w:rFonts w:ascii="Times New Roman" w:eastAsia="Times New Roman" w:hAnsi="Times New Roman"/>
          <w:b/>
          <w:bCs/>
          <w:color w:val="222222"/>
          <w:sz w:val="24"/>
          <w:szCs w:val="24"/>
        </w:rPr>
        <w:t>Walk</w:t>
      </w:r>
      <w:r w:rsidRPr="0055662D">
        <w:rPr>
          <w:rFonts w:ascii="Times New Roman" w:eastAsia="Times New Roman" w:hAnsi="Times New Roman"/>
          <w:color w:val="222222"/>
          <w:sz w:val="24"/>
          <w:szCs w:val="24"/>
        </w:rPr>
        <w:t xml:space="preserve"> in the Spirit, to achieve Self Control first. </w:t>
      </w:r>
      <w:proofErr w:type="gramStart"/>
      <w:r w:rsidRPr="0055662D">
        <w:rPr>
          <w:rFonts w:ascii="Times New Roman" w:eastAsia="Times New Roman" w:hAnsi="Times New Roman"/>
          <w:color w:val="222222"/>
          <w:sz w:val="24"/>
          <w:szCs w:val="24"/>
        </w:rPr>
        <w:t>Sure</w:t>
      </w:r>
      <w:proofErr w:type="gramEnd"/>
      <w:r w:rsidRPr="0055662D">
        <w:rPr>
          <w:rFonts w:ascii="Times New Roman" w:eastAsia="Times New Roman" w:hAnsi="Times New Roman"/>
          <w:color w:val="222222"/>
          <w:sz w:val="24"/>
          <w:szCs w:val="24"/>
        </w:rPr>
        <w:t xml:space="preserve"> there’s a race in g-race to also run, whereby a grace runner much more abounds than a f-law runner who enters the race so the offence might abound. But it’s necessary to first Walk in the Spirit, from love to </w:t>
      </w:r>
      <w:proofErr w:type="spellStart"/>
      <w:r w:rsidRPr="0055662D">
        <w:rPr>
          <w:rFonts w:ascii="Times New Roman" w:eastAsia="Times New Roman" w:hAnsi="Times New Roman"/>
          <w:color w:val="222222"/>
          <w:sz w:val="24"/>
          <w:szCs w:val="24"/>
        </w:rPr>
        <w:t>self control</w:t>
      </w:r>
      <w:proofErr w:type="spellEnd"/>
      <w:r w:rsidRPr="0055662D">
        <w:rPr>
          <w:rFonts w:ascii="Times New Roman" w:eastAsia="Times New Roman" w:hAnsi="Times New Roman"/>
          <w:color w:val="222222"/>
          <w:sz w:val="24"/>
          <w:szCs w:val="24"/>
        </w:rPr>
        <w:t xml:space="preserve">, before </w:t>
      </w:r>
      <w:proofErr w:type="gramStart"/>
      <w:r w:rsidRPr="0055662D">
        <w:rPr>
          <w:rFonts w:ascii="Times New Roman" w:eastAsia="Times New Roman" w:hAnsi="Times New Roman"/>
          <w:color w:val="222222"/>
          <w:sz w:val="24"/>
          <w:szCs w:val="24"/>
        </w:rPr>
        <w:t>run</w:t>
      </w:r>
      <w:proofErr w:type="gramEnd"/>
      <w:r w:rsidRPr="0055662D">
        <w:rPr>
          <w:rFonts w:ascii="Times New Roman" w:eastAsia="Times New Roman" w:hAnsi="Times New Roman"/>
          <w:color w:val="222222"/>
          <w:sz w:val="24"/>
          <w:szCs w:val="24"/>
        </w:rPr>
        <w:t xml:space="preserve"> any human race.</w:t>
      </w:r>
    </w:p>
    <w:p w14:paraId="4B0AB2A6"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7474729A"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proofErr w:type="spellStart"/>
      <w:r w:rsidRPr="0055662D">
        <w:rPr>
          <w:rFonts w:ascii="Times New Roman" w:eastAsia="Times New Roman" w:hAnsi="Times New Roman"/>
          <w:color w:val="222222"/>
          <w:sz w:val="24"/>
          <w:szCs w:val="24"/>
        </w:rPr>
        <w:t>Eg</w:t>
      </w:r>
      <w:proofErr w:type="spellEnd"/>
      <w:r w:rsidRPr="0055662D">
        <w:rPr>
          <w:rFonts w:ascii="Times New Roman" w:eastAsia="Times New Roman" w:hAnsi="Times New Roman"/>
          <w:color w:val="222222"/>
          <w:sz w:val="24"/>
          <w:szCs w:val="24"/>
        </w:rPr>
        <w:t>: it’s a preposterous order to teach first, and learn afterward; Or to run first, walk after. Do it in reverse oft err-or falls if run with</w:t>
      </w:r>
      <w:del w:id="1" w:author="Antonio" w:date="2015-05-07T18:45:00Z">
        <w:r w:rsidR="001F5678" w:rsidRPr="001F5678">
          <w:rPr>
            <w:rFonts w:ascii="Times New Roman" w:eastAsia="Times New Roman" w:hAnsi="Times New Roman"/>
            <w:color w:val="222222"/>
            <w:sz w:val="24"/>
            <w:szCs w:val="24"/>
          </w:rPr>
          <w:delText xml:space="preserve"> </w:delText>
        </w:r>
      </w:del>
      <w:ins w:id="2" w:author="Antonio" w:date="2015-05-07T18:45:00Z">
        <w:r w:rsidRPr="0055662D">
          <w:rPr>
            <w:rFonts w:ascii="Times New Roman" w:eastAsia="Times New Roman" w:hAnsi="Times New Roman"/>
            <w:color w:val="222222"/>
            <w:sz w:val="24"/>
            <w:szCs w:val="24"/>
          </w:rPr>
          <w:t> </w:t>
        </w:r>
      </w:ins>
      <w:r w:rsidR="00695CCF" w:rsidRPr="00695CCF">
        <w:rPr>
          <w:rFonts w:ascii="Times New Roman" w:hAnsi="Times New Roman"/>
          <w:i/>
          <w:color w:val="222222"/>
          <w:sz w:val="24"/>
          <w:rPrChange w:id="3" w:author="Antonio" w:date="2015-05-07T18:45:00Z">
            <w:rPr>
              <w:rFonts w:ascii="Times New Roman" w:hAnsi="Times New Roman"/>
              <w:color w:val="222222"/>
              <w:sz w:val="24"/>
            </w:rPr>
          </w:rPrChange>
        </w:rPr>
        <w:t>such like</w:t>
      </w:r>
      <w:r w:rsidRPr="0055662D">
        <w:rPr>
          <w:rFonts w:ascii="Times New Roman" w:eastAsia="Times New Roman" w:hAnsi="Times New Roman"/>
          <w:color w:val="222222"/>
          <w:sz w:val="24"/>
          <w:szCs w:val="24"/>
        </w:rPr>
        <w:t xml:space="preserve">: either good or corrupt = </w:t>
      </w:r>
      <w:del w:id="4" w:author="Antonio" w:date="2015-05-07T18:45:00Z">
        <w:r w:rsidR="001F5678" w:rsidRPr="001F5678">
          <w:rPr>
            <w:rFonts w:ascii="Times New Roman" w:eastAsia="Times New Roman" w:hAnsi="Times New Roman"/>
            <w:color w:val="222222"/>
            <w:sz w:val="24"/>
            <w:szCs w:val="24"/>
          </w:rPr>
          <w:delText>end</w:delText>
        </w:r>
      </w:del>
      <w:ins w:id="5" w:author="Antonio" w:date="2015-05-07T18:45:00Z">
        <w:r w:rsidRPr="0055662D">
          <w:rPr>
            <w:rFonts w:ascii="Times New Roman" w:eastAsia="Times New Roman" w:hAnsi="Times New Roman"/>
            <w:color w:val="222222"/>
            <w:sz w:val="24"/>
            <w:szCs w:val="24"/>
          </w:rPr>
          <w:t>ends</w:t>
        </w:r>
      </w:ins>
      <w:r w:rsidRPr="0055662D">
        <w:rPr>
          <w:rFonts w:ascii="Times New Roman" w:eastAsia="Times New Roman" w:hAnsi="Times New Roman"/>
          <w:color w:val="222222"/>
          <w:sz w:val="24"/>
          <w:szCs w:val="24"/>
        </w:rPr>
        <w:t xml:space="preserve"> corrupt.</w:t>
      </w:r>
    </w:p>
    <w:p w14:paraId="325D7828"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46D753E6"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proofErr w:type="gramStart"/>
      <w:r w:rsidRPr="0055662D">
        <w:rPr>
          <w:rFonts w:ascii="Times New Roman" w:eastAsia="Times New Roman" w:hAnsi="Times New Roman"/>
          <w:color w:val="222222"/>
          <w:sz w:val="24"/>
          <w:szCs w:val="24"/>
        </w:rPr>
        <w:t>So</w:t>
      </w:r>
      <w:proofErr w:type="gramEnd"/>
      <w:r w:rsidRPr="0055662D">
        <w:rPr>
          <w:rFonts w:ascii="Times New Roman" w:eastAsia="Times New Roman" w:hAnsi="Times New Roman"/>
          <w:color w:val="222222"/>
          <w:sz w:val="24"/>
          <w:szCs w:val="24"/>
        </w:rPr>
        <w:t xml:space="preserve"> let’s get this said, </w:t>
      </w:r>
      <w:ins w:id="6" w:author="Antonio" w:date="2015-05-07T18:45:00Z">
        <w:r w:rsidRPr="0055662D">
          <w:rPr>
            <w:rFonts w:ascii="Times New Roman" w:eastAsia="Times New Roman" w:hAnsi="Times New Roman"/>
            <w:color w:val="222222"/>
            <w:sz w:val="24"/>
            <w:szCs w:val="24"/>
          </w:rPr>
          <w:t xml:space="preserve">right up front, </w:t>
        </w:r>
      </w:ins>
      <w:r w:rsidRPr="0055662D">
        <w:rPr>
          <w:rFonts w:ascii="Times New Roman" w:eastAsia="Times New Roman" w:hAnsi="Times New Roman"/>
          <w:color w:val="222222"/>
          <w:sz w:val="24"/>
          <w:szCs w:val="24"/>
        </w:rPr>
        <w:t>before taking our Walk in the Spirit:</w:t>
      </w:r>
    </w:p>
    <w:p w14:paraId="4DBA6F54" w14:textId="77777777" w:rsidR="0055662D" w:rsidRPr="0055662D" w:rsidRDefault="0055662D" w:rsidP="0055662D">
      <w:pPr>
        <w:shd w:val="clear" w:color="auto" w:fill="FFFFFF"/>
        <w:spacing w:after="0" w:line="240" w:lineRule="auto"/>
        <w:jc w:val="both"/>
        <w:rPr>
          <w:ins w:id="7" w:author="Antonio" w:date="2015-05-07T18:45:00Z"/>
          <w:rFonts w:ascii="Times New Roman" w:eastAsia="Times New Roman" w:hAnsi="Times New Roman"/>
          <w:color w:val="222222"/>
          <w:sz w:val="24"/>
          <w:szCs w:val="24"/>
        </w:rPr>
      </w:pPr>
      <w:ins w:id="8" w:author="Antonio" w:date="2015-05-07T18:45:00Z">
        <w:r w:rsidRPr="0055662D">
          <w:rPr>
            <w:rFonts w:ascii="Times New Roman" w:eastAsia="Times New Roman" w:hAnsi="Times New Roman"/>
            <w:color w:val="222222"/>
            <w:sz w:val="24"/>
            <w:szCs w:val="24"/>
          </w:rPr>
          <w:t> </w:t>
        </w:r>
      </w:ins>
    </w:p>
    <w:p w14:paraId="044DBC04"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None of these and-but-or</w:t>
      </w:r>
      <w:ins w:id="9" w:author="Antonio" w:date="2015-05-07T18:45:00Z">
        <w:r w:rsidRPr="0055662D">
          <w:rPr>
            <w:rFonts w:ascii="Times New Roman" w:eastAsia="Times New Roman" w:hAnsi="Times New Roman"/>
            <w:color w:val="222222"/>
            <w:sz w:val="24"/>
            <w:szCs w:val="24"/>
          </w:rPr>
          <w:t xml:space="preserve"> </w:t>
        </w:r>
        <w:commentRangeStart w:id="10"/>
        <w:r w:rsidRPr="0055662D">
          <w:rPr>
            <w:rFonts w:ascii="Times New Roman" w:eastAsia="Times New Roman" w:hAnsi="Times New Roman"/>
            <w:color w:val="222222"/>
            <w:sz w:val="24"/>
            <w:szCs w:val="24"/>
          </w:rPr>
          <w:t>duality</w:t>
        </w:r>
      </w:ins>
      <w:r w:rsidRPr="0055662D">
        <w:rPr>
          <w:rFonts w:ascii="Times New Roman" w:eastAsia="Times New Roman" w:hAnsi="Times New Roman"/>
          <w:color w:val="222222"/>
          <w:sz w:val="24"/>
          <w:szCs w:val="24"/>
        </w:rPr>
        <w:t xml:space="preserve"> </w:t>
      </w:r>
      <w:commentRangeEnd w:id="10"/>
      <w:r w:rsidR="002B21BA">
        <w:rPr>
          <w:rStyle w:val="CommentReference"/>
        </w:rPr>
        <w:commentReference w:id="10"/>
      </w:r>
      <w:r w:rsidRPr="0055662D">
        <w:rPr>
          <w:rFonts w:ascii="Times New Roman" w:eastAsia="Times New Roman" w:hAnsi="Times New Roman"/>
          <w:color w:val="222222"/>
          <w:sz w:val="24"/>
          <w:szCs w:val="24"/>
        </w:rPr>
        <w:t>things in Matthew 12:30-37 end well:</w:t>
      </w:r>
    </w:p>
    <w:p w14:paraId="35329868" w14:textId="77777777" w:rsidR="0055662D" w:rsidRPr="0055662D" w:rsidRDefault="0055662D" w:rsidP="0055662D">
      <w:pPr>
        <w:shd w:val="clear" w:color="auto" w:fill="FFFFFF"/>
        <w:spacing w:after="0" w:line="240" w:lineRule="auto"/>
        <w:ind w:left="720"/>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w:t>
      </w:r>
      <w:r w:rsidRPr="0055662D">
        <w:rPr>
          <w:rFonts w:ascii="Times New Roman" w:eastAsia="Times New Roman" w:hAnsi="Times New Roman"/>
          <w:color w:val="222222"/>
          <w:sz w:val="14"/>
          <w:szCs w:val="14"/>
        </w:rPr>
        <w:t>       </w:t>
      </w:r>
      <w:r w:rsidRPr="0055662D">
        <w:rPr>
          <w:rFonts w:ascii="Times New Roman" w:eastAsia="Times New Roman" w:hAnsi="Times New Roman"/>
          <w:color w:val="222222"/>
          <w:sz w:val="14"/>
        </w:rPr>
        <w:t> </w:t>
      </w:r>
      <w:r w:rsidRPr="0055662D">
        <w:rPr>
          <w:rFonts w:ascii="Times New Roman" w:eastAsia="Times New Roman" w:hAnsi="Times New Roman"/>
          <w:color w:val="222222"/>
          <w:sz w:val="24"/>
          <w:szCs w:val="24"/>
        </w:rPr>
        <w:t>he not with me, is against me = ends against</w:t>
      </w:r>
    </w:p>
    <w:p w14:paraId="710D9509" w14:textId="77777777" w:rsidR="0055662D" w:rsidRPr="0055662D" w:rsidRDefault="0055662D" w:rsidP="0055662D">
      <w:pPr>
        <w:shd w:val="clear" w:color="auto" w:fill="FFFFFF"/>
        <w:spacing w:after="0" w:line="240" w:lineRule="auto"/>
        <w:ind w:left="720"/>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w:t>
      </w:r>
      <w:r w:rsidRPr="0055662D">
        <w:rPr>
          <w:rFonts w:ascii="Times New Roman" w:eastAsia="Times New Roman" w:hAnsi="Times New Roman"/>
          <w:color w:val="222222"/>
          <w:sz w:val="14"/>
          <w:szCs w:val="14"/>
        </w:rPr>
        <w:t>       </w:t>
      </w:r>
      <w:r w:rsidRPr="0055662D">
        <w:rPr>
          <w:rFonts w:ascii="Times New Roman" w:eastAsia="Times New Roman" w:hAnsi="Times New Roman"/>
          <w:color w:val="222222"/>
          <w:sz w:val="14"/>
        </w:rPr>
        <w:t> </w:t>
      </w:r>
      <w:r w:rsidRPr="0055662D">
        <w:rPr>
          <w:rFonts w:ascii="Times New Roman" w:eastAsia="Times New Roman" w:hAnsi="Times New Roman"/>
          <w:color w:val="222222"/>
          <w:sz w:val="24"/>
          <w:szCs w:val="24"/>
        </w:rPr>
        <w:t xml:space="preserve">gather not with me, </w:t>
      </w:r>
      <w:del w:id="11" w:author="Antonio" w:date="2015-05-07T18:45:00Z">
        <w:r w:rsidR="001F5678" w:rsidRPr="001F5678">
          <w:rPr>
            <w:rFonts w:ascii="Times New Roman" w:eastAsia="Times New Roman" w:hAnsi="Times New Roman"/>
            <w:color w:val="222222"/>
            <w:sz w:val="24"/>
            <w:szCs w:val="24"/>
          </w:rPr>
          <w:delText>is scatter</w:delText>
        </w:r>
      </w:del>
      <w:ins w:id="12" w:author="Antonio" w:date="2015-05-07T18:45:00Z">
        <w:r w:rsidRPr="0055662D">
          <w:rPr>
            <w:rFonts w:ascii="Times New Roman" w:eastAsia="Times New Roman" w:hAnsi="Times New Roman"/>
            <w:color w:val="222222"/>
            <w:sz w:val="24"/>
            <w:szCs w:val="24"/>
          </w:rPr>
          <w:t>scatters</w:t>
        </w:r>
      </w:ins>
      <w:r w:rsidRPr="0055662D">
        <w:rPr>
          <w:rFonts w:ascii="Times New Roman" w:eastAsia="Times New Roman" w:hAnsi="Times New Roman"/>
          <w:color w:val="222222"/>
          <w:sz w:val="24"/>
          <w:szCs w:val="24"/>
        </w:rPr>
        <w:t xml:space="preserve"> abroad = ends scattered</w:t>
      </w:r>
    </w:p>
    <w:p w14:paraId="311B7082" w14:textId="77777777" w:rsidR="0055662D" w:rsidRPr="0055662D" w:rsidRDefault="0055662D" w:rsidP="0055662D">
      <w:pPr>
        <w:shd w:val="clear" w:color="auto" w:fill="FFFFFF"/>
        <w:spacing w:after="0" w:line="240" w:lineRule="auto"/>
        <w:ind w:left="720"/>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w:t>
      </w:r>
      <w:r w:rsidRPr="0055662D">
        <w:rPr>
          <w:rFonts w:ascii="Times New Roman" w:eastAsia="Times New Roman" w:hAnsi="Times New Roman"/>
          <w:color w:val="222222"/>
          <w:sz w:val="14"/>
          <w:szCs w:val="14"/>
        </w:rPr>
        <w:t>       </w:t>
      </w:r>
      <w:r w:rsidRPr="0055662D">
        <w:rPr>
          <w:rFonts w:ascii="Times New Roman" w:eastAsia="Times New Roman" w:hAnsi="Times New Roman"/>
          <w:color w:val="222222"/>
          <w:sz w:val="14"/>
        </w:rPr>
        <w:t> </w:t>
      </w:r>
      <w:r w:rsidRPr="0055662D">
        <w:rPr>
          <w:rFonts w:ascii="Times New Roman" w:eastAsia="Times New Roman" w:hAnsi="Times New Roman"/>
          <w:color w:val="222222"/>
          <w:sz w:val="24"/>
          <w:szCs w:val="24"/>
        </w:rPr>
        <w:t>all forgiven, but some not forgiven = ends not forgiven</w:t>
      </w:r>
    </w:p>
    <w:p w14:paraId="04B7F6FC" w14:textId="77777777" w:rsidR="0055662D" w:rsidRPr="0055662D" w:rsidRDefault="0055662D" w:rsidP="0055662D">
      <w:pPr>
        <w:shd w:val="clear" w:color="auto" w:fill="FFFFFF"/>
        <w:spacing w:after="0" w:line="240" w:lineRule="auto"/>
        <w:ind w:left="720"/>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lastRenderedPageBreak/>
        <w:t>-</w:t>
      </w:r>
      <w:r w:rsidRPr="0055662D">
        <w:rPr>
          <w:rFonts w:ascii="Times New Roman" w:eastAsia="Times New Roman" w:hAnsi="Times New Roman"/>
          <w:color w:val="222222"/>
          <w:sz w:val="14"/>
          <w:szCs w:val="14"/>
        </w:rPr>
        <w:t>       </w:t>
      </w:r>
      <w:r w:rsidRPr="0055662D">
        <w:rPr>
          <w:rFonts w:ascii="Times New Roman" w:eastAsia="Times New Roman" w:hAnsi="Times New Roman"/>
          <w:color w:val="222222"/>
          <w:sz w:val="14"/>
        </w:rPr>
        <w:t> </w:t>
      </w:r>
      <w:r w:rsidRPr="0055662D">
        <w:rPr>
          <w:rFonts w:ascii="Times New Roman" w:eastAsia="Times New Roman" w:hAnsi="Times New Roman"/>
          <w:color w:val="222222"/>
          <w:sz w:val="24"/>
          <w:szCs w:val="24"/>
        </w:rPr>
        <w:t>either make the tree good, or else corrupt = ends corrupt</w:t>
      </w:r>
    </w:p>
    <w:p w14:paraId="208AC72A" w14:textId="77777777" w:rsidR="0055662D" w:rsidRPr="0055662D" w:rsidRDefault="0055662D" w:rsidP="0055662D">
      <w:pPr>
        <w:shd w:val="clear" w:color="auto" w:fill="FFFFFF"/>
        <w:spacing w:after="0" w:line="240" w:lineRule="auto"/>
        <w:ind w:left="720"/>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w:t>
      </w:r>
      <w:r w:rsidRPr="0055662D">
        <w:rPr>
          <w:rFonts w:ascii="Times New Roman" w:eastAsia="Times New Roman" w:hAnsi="Times New Roman"/>
          <w:color w:val="222222"/>
          <w:sz w:val="14"/>
          <w:szCs w:val="14"/>
        </w:rPr>
        <w:t>       </w:t>
      </w:r>
      <w:r w:rsidRPr="0055662D">
        <w:rPr>
          <w:rFonts w:ascii="Times New Roman" w:eastAsia="Times New Roman" w:hAnsi="Times New Roman"/>
          <w:color w:val="222222"/>
          <w:sz w:val="14"/>
        </w:rPr>
        <w:t> </w:t>
      </w:r>
      <w:r w:rsidRPr="0055662D">
        <w:rPr>
          <w:rFonts w:ascii="Times New Roman" w:eastAsia="Times New Roman" w:hAnsi="Times New Roman"/>
          <w:color w:val="222222"/>
          <w:sz w:val="24"/>
          <w:szCs w:val="24"/>
        </w:rPr>
        <w:t xml:space="preserve">good man things, and evil man things = ends with evil </w:t>
      </w:r>
      <w:ins w:id="13" w:author="Antonio" w:date="2015-05-07T18:45:00Z">
        <w:r w:rsidRPr="0055662D">
          <w:rPr>
            <w:rFonts w:ascii="Times New Roman" w:eastAsia="Times New Roman" w:hAnsi="Times New Roman"/>
            <w:color w:val="222222"/>
            <w:sz w:val="24"/>
            <w:szCs w:val="24"/>
          </w:rPr>
          <w:t xml:space="preserve">man </w:t>
        </w:r>
      </w:ins>
      <w:r w:rsidRPr="0055662D">
        <w:rPr>
          <w:rFonts w:ascii="Times New Roman" w:eastAsia="Times New Roman" w:hAnsi="Times New Roman"/>
          <w:color w:val="222222"/>
          <w:sz w:val="24"/>
          <w:szCs w:val="24"/>
        </w:rPr>
        <w:t>things</w:t>
      </w:r>
    </w:p>
    <w:p w14:paraId="070750C8" w14:textId="77777777" w:rsidR="0055662D" w:rsidRPr="0055662D" w:rsidRDefault="0055662D" w:rsidP="0055662D">
      <w:pPr>
        <w:shd w:val="clear" w:color="auto" w:fill="FFFFFF"/>
        <w:spacing w:after="0" w:line="240" w:lineRule="auto"/>
        <w:ind w:left="720"/>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w:t>
      </w:r>
      <w:r w:rsidRPr="0055662D">
        <w:rPr>
          <w:rFonts w:ascii="Times New Roman" w:eastAsia="Times New Roman" w:hAnsi="Times New Roman"/>
          <w:color w:val="222222"/>
          <w:sz w:val="14"/>
          <w:szCs w:val="14"/>
        </w:rPr>
        <w:t>       </w:t>
      </w:r>
      <w:r w:rsidRPr="0055662D">
        <w:rPr>
          <w:rFonts w:ascii="Times New Roman" w:eastAsia="Times New Roman" w:hAnsi="Times New Roman"/>
          <w:color w:val="222222"/>
          <w:sz w:val="14"/>
        </w:rPr>
        <w:t> </w:t>
      </w:r>
      <w:r w:rsidRPr="0055662D">
        <w:rPr>
          <w:rFonts w:ascii="Times New Roman" w:eastAsia="Times New Roman" w:hAnsi="Times New Roman"/>
          <w:color w:val="222222"/>
          <w:sz w:val="24"/>
          <w:szCs w:val="24"/>
        </w:rPr>
        <w:t>by thy words justified and by thy words condemned = ends condemned</w:t>
      </w:r>
    </w:p>
    <w:p w14:paraId="3EB2B6D0"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691C1F34" w14:textId="77777777" w:rsidR="0055662D" w:rsidRPr="0055662D" w:rsidRDefault="0055662D" w:rsidP="0055662D">
      <w:pPr>
        <w:shd w:val="clear" w:color="auto" w:fill="FFFFFF"/>
        <w:spacing w:after="0" w:line="240" w:lineRule="auto"/>
        <w:jc w:val="both"/>
        <w:rPr>
          <w:ins w:id="14" w:author="Antonio" w:date="2015-05-07T18:45:00Z"/>
          <w:rFonts w:ascii="Times New Roman" w:eastAsia="Times New Roman" w:hAnsi="Times New Roman"/>
          <w:color w:val="222222"/>
          <w:sz w:val="24"/>
          <w:szCs w:val="24"/>
        </w:rPr>
      </w:pPr>
      <w:ins w:id="15" w:author="Antonio" w:date="2015-05-07T18:45:00Z">
        <w:r w:rsidRPr="0055662D">
          <w:rPr>
            <w:rFonts w:ascii="Times New Roman" w:eastAsia="Times New Roman" w:hAnsi="Times New Roman"/>
            <w:color w:val="222222"/>
            <w:sz w:val="24"/>
            <w:szCs w:val="24"/>
          </w:rPr>
          <w:t>If we dare look at how duality things </w:t>
        </w:r>
        <w:r w:rsidRPr="0055662D">
          <w:rPr>
            <w:rFonts w:ascii="Times New Roman" w:eastAsia="Times New Roman" w:hAnsi="Times New Roman"/>
            <w:i/>
            <w:iCs/>
            <w:color w:val="222222"/>
            <w:sz w:val="24"/>
            <w:szCs w:val="24"/>
          </w:rPr>
          <w:t>such like</w:t>
        </w:r>
        <w:r w:rsidRPr="0055662D">
          <w:rPr>
            <w:rFonts w:ascii="Times New Roman" w:eastAsia="Times New Roman" w:hAnsi="Times New Roman"/>
            <w:color w:val="222222"/>
            <w:sz w:val="24"/>
            <w:szCs w:val="24"/>
          </w:rPr>
          <w:t> end, like saved or </w:t>
        </w:r>
        <w:r w:rsidRPr="0055662D">
          <w:rPr>
            <w:rFonts w:ascii="Times New Roman" w:eastAsia="Times New Roman" w:hAnsi="Times New Roman"/>
            <w:b/>
            <w:bCs/>
            <w:i/>
            <w:iCs/>
            <w:color w:val="222222"/>
            <w:sz w:val="24"/>
            <w:szCs w:val="24"/>
          </w:rPr>
          <w:t>damned</w:t>
        </w:r>
        <w:r w:rsidRPr="0055662D">
          <w:rPr>
            <w:rFonts w:ascii="Times New Roman" w:eastAsia="Times New Roman" w:hAnsi="Times New Roman"/>
            <w:b/>
            <w:bCs/>
            <w:color w:val="222222"/>
            <w:sz w:val="24"/>
            <w:szCs w:val="24"/>
          </w:rPr>
          <w:t> </w:t>
        </w:r>
        <w:r w:rsidRPr="0055662D">
          <w:rPr>
            <w:rFonts w:ascii="Times New Roman" w:eastAsia="Times New Roman" w:hAnsi="Times New Roman"/>
            <w:color w:val="222222"/>
            <w:sz w:val="24"/>
            <w:szCs w:val="24"/>
          </w:rPr>
          <w:t xml:space="preserve">in Mark 16:16, it’s like ‘for better or worse’ vows in a traditional church wedding ceremony end not only with a worse scenario, but even go further </w:t>
        </w:r>
        <w:proofErr w:type="spellStart"/>
        <w:r w:rsidRPr="0055662D">
          <w:rPr>
            <w:rFonts w:ascii="Times New Roman" w:eastAsia="Times New Roman" w:hAnsi="Times New Roman"/>
            <w:color w:val="222222"/>
            <w:sz w:val="24"/>
            <w:szCs w:val="24"/>
          </w:rPr>
          <w:t>bwd</w:t>
        </w:r>
        <w:proofErr w:type="spellEnd"/>
        <w:r w:rsidRPr="0055662D">
          <w:rPr>
            <w:rFonts w:ascii="Times New Roman" w:eastAsia="Times New Roman" w:hAnsi="Times New Roman"/>
            <w:color w:val="222222"/>
            <w:sz w:val="24"/>
            <w:szCs w:val="24"/>
          </w:rPr>
          <w:t xml:space="preserve"> to worst: till death </w:t>
        </w:r>
        <w:proofErr w:type="spellStart"/>
        <w:r w:rsidRPr="0055662D">
          <w:rPr>
            <w:rFonts w:ascii="Times New Roman" w:eastAsia="Times New Roman" w:hAnsi="Times New Roman"/>
            <w:color w:val="222222"/>
            <w:sz w:val="24"/>
            <w:szCs w:val="24"/>
          </w:rPr>
          <w:t>due</w:t>
        </w:r>
        <w:proofErr w:type="spellEnd"/>
        <w:r w:rsidRPr="0055662D">
          <w:rPr>
            <w:rFonts w:ascii="Times New Roman" w:eastAsia="Times New Roman" w:hAnsi="Times New Roman"/>
            <w:color w:val="222222"/>
            <w:sz w:val="24"/>
            <w:szCs w:val="24"/>
          </w:rPr>
          <w:t xml:space="preserve"> us part. </w:t>
        </w:r>
        <w:commentRangeStart w:id="16"/>
        <w:r w:rsidRPr="0055662D">
          <w:rPr>
            <w:rFonts w:ascii="Times New Roman" w:eastAsia="Times New Roman" w:hAnsi="Times New Roman"/>
            <w:color w:val="222222"/>
            <w:sz w:val="24"/>
            <w:szCs w:val="24"/>
          </w:rPr>
          <w:t xml:space="preserve">So then, our goal is none of </w:t>
        </w:r>
        <w:proofErr w:type="spellStart"/>
        <w:r w:rsidRPr="0055662D">
          <w:rPr>
            <w:rFonts w:ascii="Times New Roman" w:eastAsia="Times New Roman" w:hAnsi="Times New Roman"/>
            <w:color w:val="222222"/>
            <w:sz w:val="24"/>
            <w:szCs w:val="24"/>
          </w:rPr>
          <w:t>worst←worse←bad</w:t>
        </w:r>
        <w:proofErr w:type="spellEnd"/>
        <w:r w:rsidRPr="0055662D">
          <w:rPr>
            <w:rFonts w:ascii="Times New Roman" w:eastAsia="Times New Roman" w:hAnsi="Times New Roman"/>
            <w:color w:val="222222"/>
            <w:sz w:val="24"/>
            <w:szCs w:val="24"/>
          </w:rPr>
          <w:t xml:space="preserve"> of ←bad/good→, but only </w:t>
        </w:r>
        <w:proofErr w:type="spellStart"/>
        <w:r w:rsidRPr="0055662D">
          <w:rPr>
            <w:rFonts w:ascii="Times New Roman" w:eastAsia="Times New Roman" w:hAnsi="Times New Roman"/>
            <w:color w:val="222222"/>
            <w:sz w:val="24"/>
            <w:szCs w:val="24"/>
          </w:rPr>
          <w:t>good→better→best</w:t>
        </w:r>
        <w:proofErr w:type="spellEnd"/>
        <w:r w:rsidRPr="0055662D">
          <w:rPr>
            <w:rFonts w:ascii="Times New Roman" w:eastAsia="Times New Roman" w:hAnsi="Times New Roman"/>
            <w:color w:val="222222"/>
            <w:sz w:val="24"/>
            <w:szCs w:val="24"/>
          </w:rPr>
          <w:t>.</w:t>
        </w:r>
      </w:ins>
      <w:commentRangeEnd w:id="16"/>
      <w:ins w:id="17" w:author="Antonio" w:date="2015-05-07T19:03:00Z">
        <w:r w:rsidR="00382EB9">
          <w:rPr>
            <w:rStyle w:val="CommentReference"/>
          </w:rPr>
          <w:commentReference w:id="16"/>
        </w:r>
      </w:ins>
    </w:p>
    <w:p w14:paraId="76E5FF54" w14:textId="77777777" w:rsidR="0055662D" w:rsidRPr="0055662D" w:rsidRDefault="0055662D" w:rsidP="0055662D">
      <w:pPr>
        <w:shd w:val="clear" w:color="auto" w:fill="FFFFFF"/>
        <w:spacing w:after="0" w:line="240" w:lineRule="auto"/>
        <w:jc w:val="both"/>
        <w:rPr>
          <w:ins w:id="18" w:author="Antonio" w:date="2015-05-07T18:45:00Z"/>
          <w:rFonts w:ascii="Times New Roman" w:eastAsia="Times New Roman" w:hAnsi="Times New Roman"/>
          <w:color w:val="222222"/>
          <w:sz w:val="24"/>
          <w:szCs w:val="24"/>
        </w:rPr>
      </w:pPr>
      <w:ins w:id="19" w:author="Antonio" w:date="2015-05-07T18:45:00Z">
        <w:r w:rsidRPr="0055662D">
          <w:rPr>
            <w:rFonts w:ascii="Times New Roman" w:eastAsia="Times New Roman" w:hAnsi="Times New Roman"/>
            <w:color w:val="222222"/>
            <w:sz w:val="24"/>
            <w:szCs w:val="24"/>
          </w:rPr>
          <w:t> </w:t>
        </w:r>
      </w:ins>
    </w:p>
    <w:p w14:paraId="708139DD" w14:textId="77777777" w:rsidR="0055662D" w:rsidRPr="0055662D" w:rsidRDefault="0055662D" w:rsidP="0055662D">
      <w:pPr>
        <w:shd w:val="clear" w:color="auto" w:fill="FFFFFF"/>
        <w:spacing w:after="0" w:line="240" w:lineRule="auto"/>
        <w:jc w:val="both"/>
        <w:rPr>
          <w:ins w:id="20" w:author="Antonio" w:date="2015-05-07T18:45:00Z"/>
          <w:rFonts w:ascii="Times New Roman" w:eastAsia="Times New Roman" w:hAnsi="Times New Roman"/>
          <w:color w:val="222222"/>
          <w:sz w:val="24"/>
          <w:szCs w:val="24"/>
        </w:rPr>
      </w:pPr>
      <w:proofErr w:type="spellStart"/>
      <w:ins w:id="21" w:author="Antonio" w:date="2015-05-07T18:45:00Z">
        <w:r w:rsidRPr="0055662D">
          <w:rPr>
            <w:rFonts w:ascii="Times New Roman" w:eastAsia="Times New Roman" w:hAnsi="Times New Roman"/>
            <w:color w:val="222222"/>
            <w:sz w:val="24"/>
            <w:szCs w:val="24"/>
          </w:rPr>
          <w:t>Eg</w:t>
        </w:r>
        <w:proofErr w:type="spellEnd"/>
        <w:r w:rsidRPr="0055662D">
          <w:rPr>
            <w:rFonts w:ascii="Times New Roman" w:eastAsia="Times New Roman" w:hAnsi="Times New Roman"/>
            <w:color w:val="222222"/>
            <w:sz w:val="24"/>
            <w:szCs w:val="24"/>
          </w:rPr>
          <w:t>: In John 5, </w:t>
        </w:r>
        <w:r w:rsidRPr="0055662D">
          <w:rPr>
            <w:rFonts w:ascii="Times New Roman" w:eastAsia="Times New Roman" w:hAnsi="Times New Roman"/>
            <w:i/>
            <w:iCs/>
            <w:color w:val="222222"/>
            <w:sz w:val="24"/>
            <w:szCs w:val="24"/>
          </w:rPr>
          <w:t>impotent</w:t>
        </w:r>
        <w:r w:rsidRPr="0055662D">
          <w:rPr>
            <w:rFonts w:ascii="Times New Roman" w:eastAsia="Times New Roman" w:hAnsi="Times New Roman"/>
            <w:color w:val="222222"/>
            <w:sz w:val="24"/>
            <w:szCs w:val="24"/>
          </w:rPr>
          <w:t> </w:t>
        </w:r>
        <w:r w:rsidRPr="0055662D">
          <w:rPr>
            <w:rFonts w:ascii="Times New Roman" w:eastAsia="Times New Roman" w:hAnsi="Times New Roman"/>
            <w:i/>
            <w:iCs/>
            <w:color w:val="222222"/>
            <w:sz w:val="24"/>
            <w:szCs w:val="24"/>
          </w:rPr>
          <w:t>folk</w:t>
        </w:r>
        <w:r w:rsidRPr="0055662D">
          <w:rPr>
            <w:rFonts w:ascii="Times New Roman" w:eastAsia="Times New Roman" w:hAnsi="Times New Roman"/>
            <w:color w:val="222222"/>
            <w:sz w:val="24"/>
            <w:szCs w:val="24"/>
          </w:rPr>
          <w:t> (sick) were a </w:t>
        </w:r>
        <w:r w:rsidRPr="0055662D">
          <w:rPr>
            <w:rFonts w:ascii="Times New Roman" w:eastAsia="Times New Roman" w:hAnsi="Times New Roman"/>
            <w:i/>
            <w:iCs/>
            <w:color w:val="222222"/>
            <w:sz w:val="24"/>
            <w:szCs w:val="24"/>
          </w:rPr>
          <w:t>great</w:t>
        </w:r>
        <w:r w:rsidRPr="0055662D">
          <w:rPr>
            <w:rFonts w:ascii="Times New Roman" w:eastAsia="Times New Roman" w:hAnsi="Times New Roman"/>
            <w:color w:val="222222"/>
            <w:sz w:val="24"/>
            <w:szCs w:val="24"/>
          </w:rPr>
          <w:t> multitude, of</w:t>
        </w:r>
      </w:ins>
      <w:ins w:id="22" w:author="Antonio" w:date="2015-05-07T19:04:00Z">
        <w:r w:rsidR="004D51F9">
          <w:rPr>
            <w:rFonts w:ascii="Times New Roman" w:eastAsia="Times New Roman" w:hAnsi="Times New Roman"/>
            <w:color w:val="222222"/>
            <w:sz w:val="24"/>
            <w:szCs w:val="24"/>
          </w:rPr>
          <w:t xml:space="preserve"> </w:t>
        </w:r>
      </w:ins>
      <w:proofErr w:type="spellStart"/>
      <w:ins w:id="23" w:author="Antonio" w:date="2015-05-07T18:45:00Z">
        <w:r w:rsidRPr="0055662D">
          <w:rPr>
            <w:rFonts w:ascii="Times New Roman" w:eastAsia="Times New Roman" w:hAnsi="Times New Roman"/>
            <w:b/>
            <w:bCs/>
            <w:color w:val="222222"/>
            <w:sz w:val="24"/>
            <w:szCs w:val="24"/>
          </w:rPr>
          <w:t>great</w:t>
        </w:r>
        <w:r w:rsidRPr="0055662D">
          <w:rPr>
            <w:rFonts w:ascii="Times New Roman" w:eastAsia="Times New Roman" w:hAnsi="Times New Roman"/>
            <w:color w:val="222222"/>
            <w:sz w:val="24"/>
            <w:szCs w:val="24"/>
          </w:rPr>
          <w:t>←greater←greatest</w:t>
        </w:r>
        <w:proofErr w:type="spellEnd"/>
        <w:r w:rsidRPr="0055662D">
          <w:rPr>
            <w:rFonts w:ascii="Times New Roman" w:eastAsia="Times New Roman" w:hAnsi="Times New Roman"/>
            <w:color w:val="222222"/>
            <w:sz w:val="24"/>
            <w:szCs w:val="24"/>
          </w:rPr>
          <w:t>. A </w:t>
        </w:r>
        <w:r w:rsidRPr="0055662D">
          <w:rPr>
            <w:rFonts w:ascii="Times New Roman" w:eastAsia="Times New Roman" w:hAnsi="Times New Roman"/>
            <w:i/>
            <w:iCs/>
            <w:color w:val="222222"/>
            <w:sz w:val="24"/>
            <w:szCs w:val="24"/>
          </w:rPr>
          <w:t>certain</w:t>
        </w:r>
        <w:r w:rsidRPr="0055662D">
          <w:rPr>
            <w:rFonts w:ascii="Times New Roman" w:eastAsia="Times New Roman" w:hAnsi="Times New Roman"/>
            <w:color w:val="222222"/>
            <w:sz w:val="24"/>
            <w:szCs w:val="24"/>
          </w:rPr>
          <w:t> such like wanted to be the first put (thrown, cast) into a pool of </w:t>
        </w:r>
        <w:r w:rsidRPr="0055662D">
          <w:rPr>
            <w:rFonts w:ascii="Times New Roman" w:eastAsia="Times New Roman" w:hAnsi="Times New Roman"/>
            <w:i/>
            <w:iCs/>
            <w:color w:val="222222"/>
            <w:sz w:val="24"/>
            <w:szCs w:val="24"/>
          </w:rPr>
          <w:t>troubled water</w:t>
        </w:r>
        <w:r w:rsidRPr="0055662D">
          <w:rPr>
            <w:rFonts w:ascii="Times New Roman" w:eastAsia="Times New Roman" w:hAnsi="Times New Roman"/>
            <w:color w:val="222222"/>
            <w:sz w:val="24"/>
            <w:szCs w:val="24"/>
          </w:rPr>
          <w:t>, where only first in got relief from dis-ease. He wasn’t helped into such troubled water, but told Rise, carry away sick bed, and</w:t>
        </w:r>
      </w:ins>
      <w:ins w:id="24" w:author="Antonio" w:date="2015-05-07T19:05:00Z">
        <w:r w:rsidR="004D51F9">
          <w:rPr>
            <w:rFonts w:ascii="Times New Roman" w:eastAsia="Times New Roman" w:hAnsi="Times New Roman"/>
            <w:color w:val="222222"/>
            <w:sz w:val="24"/>
            <w:szCs w:val="24"/>
          </w:rPr>
          <w:t xml:space="preserve"> </w:t>
        </w:r>
      </w:ins>
      <w:ins w:id="25" w:author="Antonio" w:date="2015-05-07T18:45:00Z">
        <w:r w:rsidRPr="0055662D">
          <w:rPr>
            <w:rFonts w:ascii="Times New Roman" w:eastAsia="Times New Roman" w:hAnsi="Times New Roman"/>
            <w:b/>
            <w:bCs/>
            <w:color w:val="222222"/>
            <w:sz w:val="24"/>
            <w:szCs w:val="24"/>
          </w:rPr>
          <w:t>walk</w:t>
        </w:r>
        <w:r w:rsidRPr="0055662D">
          <w:rPr>
            <w:rFonts w:ascii="Times New Roman" w:eastAsia="Times New Roman" w:hAnsi="Times New Roman"/>
            <w:color w:val="222222"/>
            <w:sz w:val="24"/>
            <w:szCs w:val="24"/>
          </w:rPr>
          <w:t> </w:t>
        </w:r>
        <w:commentRangeStart w:id="26"/>
        <w:r w:rsidRPr="0055662D">
          <w:rPr>
            <w:rFonts w:ascii="Times New Roman" w:eastAsia="Times New Roman" w:hAnsi="Times New Roman"/>
            <w:color w:val="222222"/>
            <w:sz w:val="24"/>
            <w:szCs w:val="24"/>
          </w:rPr>
          <w:t>(</w:t>
        </w:r>
        <w:proofErr w:type="gramStart"/>
        <w:r w:rsidRPr="0055662D">
          <w:rPr>
            <w:rFonts w:ascii="Times New Roman" w:eastAsia="Times New Roman" w:hAnsi="Times New Roman"/>
            <w:color w:val="222222"/>
            <w:sz w:val="24"/>
            <w:szCs w:val="24"/>
          </w:rPr>
          <w:t>make due</w:t>
        </w:r>
        <w:proofErr w:type="gramEnd"/>
        <w:r w:rsidRPr="0055662D">
          <w:rPr>
            <w:rFonts w:ascii="Times New Roman" w:eastAsia="Times New Roman" w:hAnsi="Times New Roman"/>
            <w:color w:val="222222"/>
            <w:sz w:val="24"/>
            <w:szCs w:val="24"/>
          </w:rPr>
          <w:t xml:space="preserve"> use of opportunities).  </w:t>
        </w:r>
      </w:ins>
      <w:commentRangeEnd w:id="26"/>
      <w:ins w:id="27" w:author="Antonio" w:date="2015-05-07T19:07:00Z">
        <w:r w:rsidR="004D51F9">
          <w:rPr>
            <w:rStyle w:val="CommentReference"/>
          </w:rPr>
          <w:commentReference w:id="26"/>
        </w:r>
      </w:ins>
      <w:ins w:id="28" w:author="Antonio" w:date="2015-05-07T18:45:00Z">
        <w:r w:rsidRPr="0055662D">
          <w:rPr>
            <w:rFonts w:ascii="Times New Roman" w:eastAsia="Times New Roman" w:hAnsi="Times New Roman"/>
            <w:color w:val="222222"/>
            <w:sz w:val="24"/>
            <w:szCs w:val="24"/>
          </w:rPr>
          <w:t xml:space="preserve">When later found in f-law temple he’s told not to do such like, as if going </w:t>
        </w:r>
        <w:proofErr w:type="spellStart"/>
        <w:r w:rsidRPr="0055662D">
          <w:rPr>
            <w:rFonts w:ascii="Times New Roman" w:eastAsia="Times New Roman" w:hAnsi="Times New Roman"/>
            <w:color w:val="222222"/>
            <w:sz w:val="24"/>
            <w:szCs w:val="24"/>
          </w:rPr>
          <w:t>bwd</w:t>
        </w:r>
        <w:proofErr w:type="spellEnd"/>
        <w:r w:rsidRPr="0055662D">
          <w:rPr>
            <w:rFonts w:ascii="Times New Roman" w:eastAsia="Times New Roman" w:hAnsi="Times New Roman"/>
            <w:color w:val="222222"/>
            <w:sz w:val="24"/>
            <w:szCs w:val="24"/>
          </w:rPr>
          <w:t xml:space="preserve">, again. </w:t>
        </w:r>
        <w:commentRangeStart w:id="29"/>
        <w:r w:rsidRPr="0055662D">
          <w:rPr>
            <w:rFonts w:ascii="Times New Roman" w:eastAsia="Times New Roman" w:hAnsi="Times New Roman"/>
            <w:color w:val="222222"/>
            <w:sz w:val="24"/>
            <w:szCs w:val="24"/>
          </w:rPr>
          <w:t>He departed.</w:t>
        </w:r>
      </w:ins>
      <w:commentRangeEnd w:id="29"/>
      <w:ins w:id="30" w:author="Antonio" w:date="2015-05-07T19:08:00Z">
        <w:r w:rsidR="004D51F9">
          <w:rPr>
            <w:rStyle w:val="CommentReference"/>
          </w:rPr>
          <w:commentReference w:id="29"/>
        </w:r>
      </w:ins>
    </w:p>
    <w:p w14:paraId="2895D955" w14:textId="77777777" w:rsidR="0055662D" w:rsidRPr="0055662D" w:rsidRDefault="0055662D" w:rsidP="0055662D">
      <w:pPr>
        <w:shd w:val="clear" w:color="auto" w:fill="FFFFFF"/>
        <w:spacing w:after="0" w:line="240" w:lineRule="auto"/>
        <w:jc w:val="both"/>
        <w:rPr>
          <w:ins w:id="31" w:author="Antonio" w:date="2015-05-07T18:45:00Z"/>
          <w:rFonts w:ascii="Times New Roman" w:eastAsia="Times New Roman" w:hAnsi="Times New Roman"/>
          <w:color w:val="222222"/>
          <w:sz w:val="24"/>
          <w:szCs w:val="24"/>
        </w:rPr>
      </w:pPr>
      <w:ins w:id="32" w:author="Antonio" w:date="2015-05-07T18:45:00Z">
        <w:r w:rsidRPr="0055662D">
          <w:rPr>
            <w:rFonts w:ascii="Times New Roman" w:eastAsia="Times New Roman" w:hAnsi="Times New Roman"/>
            <w:color w:val="222222"/>
            <w:sz w:val="24"/>
            <w:szCs w:val="24"/>
          </w:rPr>
          <w:t> </w:t>
        </w:r>
      </w:ins>
    </w:p>
    <w:p w14:paraId="17BF6A13"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lastRenderedPageBreak/>
        <w:t xml:space="preserve">The Walk: It’s Not a </w:t>
      </w:r>
      <w:proofErr w:type="spellStart"/>
      <w:r w:rsidRPr="0055662D">
        <w:rPr>
          <w:rFonts w:ascii="Times New Roman" w:eastAsia="Times New Roman" w:hAnsi="Times New Roman"/>
          <w:color w:val="222222"/>
          <w:sz w:val="24"/>
          <w:szCs w:val="24"/>
        </w:rPr>
        <w:t>back←and→forth</w:t>
      </w:r>
      <w:proofErr w:type="spellEnd"/>
      <w:r w:rsidRPr="0055662D">
        <w:rPr>
          <w:rFonts w:ascii="Times New Roman" w:eastAsia="Times New Roman" w:hAnsi="Times New Roman"/>
          <w:color w:val="222222"/>
          <w:sz w:val="24"/>
          <w:szCs w:val="24"/>
        </w:rPr>
        <w:t xml:space="preserve"> walk done by fishers of men along with Jesus; Nor a </w:t>
      </w:r>
      <w:proofErr w:type="gramStart"/>
      <w:r w:rsidRPr="0055662D">
        <w:rPr>
          <w:rFonts w:ascii="Times New Roman" w:eastAsia="Times New Roman" w:hAnsi="Times New Roman"/>
          <w:color w:val="222222"/>
          <w:sz w:val="24"/>
          <w:szCs w:val="24"/>
        </w:rPr>
        <w:t>walk through</w:t>
      </w:r>
      <w:proofErr w:type="gramEnd"/>
      <w:r w:rsidRPr="0055662D">
        <w:rPr>
          <w:rFonts w:ascii="Times New Roman" w:eastAsia="Times New Roman" w:hAnsi="Times New Roman"/>
          <w:color w:val="222222"/>
          <w:sz w:val="24"/>
          <w:szCs w:val="24"/>
        </w:rPr>
        <w:t xml:space="preserve"> dry places by an unclean spirit cast out seeking rest and finding none; Nor a walk to and </w:t>
      </w:r>
      <w:proofErr w:type="spellStart"/>
      <w:r w:rsidRPr="0055662D">
        <w:rPr>
          <w:rFonts w:ascii="Times New Roman" w:eastAsia="Times New Roman" w:hAnsi="Times New Roman"/>
          <w:color w:val="222222"/>
          <w:sz w:val="24"/>
          <w:szCs w:val="24"/>
        </w:rPr>
        <w:t>fro</w:t>
      </w:r>
      <w:proofErr w:type="spellEnd"/>
      <w:r w:rsidRPr="0055662D">
        <w:rPr>
          <w:rFonts w:ascii="Times New Roman" w:eastAsia="Times New Roman" w:hAnsi="Times New Roman"/>
          <w:color w:val="222222"/>
          <w:sz w:val="24"/>
          <w:szCs w:val="24"/>
        </w:rPr>
        <w:t xml:space="preserve"> </w:t>
      </w:r>
      <w:commentRangeStart w:id="33"/>
      <w:r w:rsidRPr="0055662D">
        <w:rPr>
          <w:rFonts w:ascii="Times New Roman" w:eastAsia="Times New Roman" w:hAnsi="Times New Roman"/>
          <w:color w:val="222222"/>
          <w:sz w:val="24"/>
          <w:szCs w:val="24"/>
        </w:rPr>
        <w:t xml:space="preserve">earth </w:t>
      </w:r>
      <w:commentRangeEnd w:id="33"/>
      <w:r w:rsidR="004D51F9">
        <w:rPr>
          <w:rStyle w:val="CommentReference"/>
        </w:rPr>
        <w:commentReference w:id="33"/>
      </w:r>
      <w:r w:rsidRPr="0055662D">
        <w:rPr>
          <w:rFonts w:ascii="Times New Roman" w:eastAsia="Times New Roman" w:hAnsi="Times New Roman"/>
          <w:color w:val="222222"/>
          <w:sz w:val="24"/>
          <w:szCs w:val="24"/>
        </w:rPr>
        <w:t>by your adversary, the devil, as a roaring lion seeks to devour. Rather it’s a Big </w:t>
      </w:r>
      <w:r w:rsidRPr="0055662D">
        <w:rPr>
          <w:rFonts w:ascii="Times New Roman" w:eastAsia="Times New Roman" w:hAnsi="Times New Roman"/>
          <w:b/>
          <w:bCs/>
          <w:color w:val="222222"/>
          <w:sz w:val="24"/>
          <w:szCs w:val="24"/>
        </w:rPr>
        <w:t>W</w:t>
      </w:r>
      <w:r w:rsidRPr="0055662D">
        <w:rPr>
          <w:rFonts w:ascii="Times New Roman" w:eastAsia="Times New Roman" w:hAnsi="Times New Roman"/>
          <w:color w:val="222222"/>
          <w:sz w:val="24"/>
          <w:szCs w:val="24"/>
        </w:rPr>
        <w:t>alk to have a Big Talk, as if what</w:t>
      </w:r>
      <w:commentRangeStart w:id="34"/>
      <w:commentRangeStart w:id="35"/>
      <w:r w:rsidRPr="0055662D">
        <w:rPr>
          <w:rFonts w:ascii="Times New Roman" w:eastAsia="Times New Roman" w:hAnsi="Times New Roman"/>
          <w:color w:val="222222"/>
          <w:sz w:val="24"/>
          <w:szCs w:val="24"/>
        </w:rPr>
        <w:t>(?)</w:t>
      </w:r>
      <w:commentRangeEnd w:id="34"/>
      <w:r w:rsidR="004D51F9">
        <w:rPr>
          <w:rStyle w:val="CommentReference"/>
        </w:rPr>
        <w:commentReference w:id="34"/>
      </w:r>
      <w:commentRangeEnd w:id="35"/>
      <w:r w:rsidR="00471146">
        <w:rPr>
          <w:rStyle w:val="CommentReference"/>
        </w:rPr>
        <w:commentReference w:id="35"/>
      </w:r>
      <w:r w:rsidRPr="0055662D">
        <w:rPr>
          <w:rFonts w:ascii="Times New Roman" w:eastAsia="Times New Roman" w:hAnsi="Times New Roman"/>
          <w:color w:val="222222"/>
          <w:sz w:val="24"/>
          <w:szCs w:val="24"/>
        </w:rPr>
        <w:t xml:space="preserve"> the Spirit saith unto the churches.</w:t>
      </w:r>
    </w:p>
    <w:p w14:paraId="2555065D"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49E1DEBF"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proofErr w:type="spellStart"/>
      <w:r w:rsidRPr="0055662D">
        <w:rPr>
          <w:rFonts w:ascii="Times New Roman" w:eastAsia="Times New Roman" w:hAnsi="Times New Roman"/>
          <w:color w:val="222222"/>
          <w:sz w:val="24"/>
          <w:szCs w:val="24"/>
        </w:rPr>
        <w:t>Eg</w:t>
      </w:r>
      <w:proofErr w:type="spellEnd"/>
      <w:r w:rsidRPr="0055662D">
        <w:rPr>
          <w:rFonts w:ascii="Times New Roman" w:eastAsia="Times New Roman" w:hAnsi="Times New Roman"/>
          <w:color w:val="222222"/>
          <w:sz w:val="24"/>
          <w:szCs w:val="24"/>
        </w:rPr>
        <w:t>: Galatians: Paul an apostle, and all brethren which are with me, </w:t>
      </w:r>
      <w:r w:rsidR="00695CCF" w:rsidRPr="00695CCF">
        <w:rPr>
          <w:rFonts w:ascii="Times New Roman" w:hAnsi="Times New Roman"/>
          <w:i/>
          <w:color w:val="222222"/>
          <w:sz w:val="24"/>
          <w:u w:val="single"/>
          <w:rPrChange w:id="36" w:author="Antonio" w:date="2015-05-07T18:45:00Z">
            <w:rPr>
              <w:rFonts w:ascii="Times New Roman" w:hAnsi="Times New Roman"/>
              <w:color w:val="222222"/>
              <w:sz w:val="24"/>
              <w:u w:val="single"/>
            </w:rPr>
          </w:rPrChange>
        </w:rPr>
        <w:t>unto the churches</w:t>
      </w:r>
      <w:r w:rsidRPr="0055662D">
        <w:rPr>
          <w:rFonts w:ascii="Times New Roman" w:eastAsia="Times New Roman" w:hAnsi="Times New Roman"/>
          <w:color w:val="222222"/>
          <w:sz w:val="24"/>
          <w:szCs w:val="24"/>
        </w:rPr>
        <w:t xml:space="preserve">. </w:t>
      </w:r>
      <w:del w:id="37" w:author="Antonio" w:date="2015-05-07T18:45:00Z">
        <w:r w:rsidR="001F5678" w:rsidRPr="001F5678">
          <w:rPr>
            <w:rFonts w:ascii="Times New Roman" w:eastAsia="Times New Roman" w:hAnsi="Times New Roman"/>
            <w:color w:val="222222"/>
            <w:sz w:val="24"/>
            <w:szCs w:val="24"/>
          </w:rPr>
          <w:delText>….</w:delText>
        </w:r>
      </w:del>
      <w:ins w:id="38" w:author="Antonio" w:date="2015-05-07T18:45:00Z">
        <w:r w:rsidRPr="0055662D">
          <w:rPr>
            <w:rFonts w:ascii="Times New Roman" w:eastAsia="Times New Roman" w:hAnsi="Times New Roman"/>
            <w:color w:val="222222"/>
            <w:sz w:val="24"/>
            <w:szCs w:val="24"/>
          </w:rPr>
          <w:t>…</w:t>
        </w:r>
      </w:ins>
      <w:r w:rsidRPr="0055662D">
        <w:rPr>
          <w:rFonts w:ascii="Times New Roman" w:eastAsia="Times New Roman" w:hAnsi="Times New Roman"/>
          <w:color w:val="222222"/>
          <w:sz w:val="24"/>
          <w:szCs w:val="24"/>
        </w:rPr>
        <w:t>Revelation x7. He that hath an ear, let him hear what the Spirit saith</w:t>
      </w:r>
      <w:ins w:id="39" w:author="Antonio" w:date="2015-05-07T19:11:00Z">
        <w:r w:rsidR="004D51F9">
          <w:rPr>
            <w:rFonts w:ascii="Times New Roman" w:eastAsia="Times New Roman" w:hAnsi="Times New Roman"/>
            <w:color w:val="222222"/>
            <w:sz w:val="24"/>
            <w:szCs w:val="24"/>
          </w:rPr>
          <w:t xml:space="preserve"> </w:t>
        </w:r>
      </w:ins>
      <w:r w:rsidR="00695CCF" w:rsidRPr="00695CCF">
        <w:rPr>
          <w:rFonts w:ascii="Times New Roman" w:hAnsi="Times New Roman"/>
          <w:i/>
          <w:color w:val="222222"/>
          <w:sz w:val="24"/>
          <w:u w:val="single"/>
          <w:rPrChange w:id="40" w:author="Antonio" w:date="2015-05-07T18:45:00Z">
            <w:rPr>
              <w:rFonts w:ascii="Times New Roman" w:hAnsi="Times New Roman"/>
              <w:color w:val="222222"/>
              <w:sz w:val="24"/>
              <w:u w:val="single"/>
            </w:rPr>
          </w:rPrChange>
        </w:rPr>
        <w:t>unto the churches</w:t>
      </w:r>
      <w:r w:rsidRPr="0055662D">
        <w:rPr>
          <w:rFonts w:ascii="Times New Roman" w:eastAsia="Times New Roman" w:hAnsi="Times New Roman"/>
          <w:color w:val="222222"/>
          <w:sz w:val="24"/>
          <w:szCs w:val="24"/>
        </w:rPr>
        <w:t>.</w:t>
      </w:r>
    </w:p>
    <w:p w14:paraId="792B31BB"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091FC5CD"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xml:space="preserve">Fishers of </w:t>
      </w:r>
      <w:proofErr w:type="gramStart"/>
      <w:r w:rsidRPr="0055662D">
        <w:rPr>
          <w:rFonts w:ascii="Times New Roman" w:eastAsia="Times New Roman" w:hAnsi="Times New Roman"/>
          <w:color w:val="222222"/>
          <w:sz w:val="24"/>
          <w:szCs w:val="24"/>
        </w:rPr>
        <w:t>men(</w:t>
      </w:r>
      <w:proofErr w:type="gramEnd"/>
      <w:r w:rsidRPr="0055662D">
        <w:rPr>
          <w:rFonts w:ascii="Times New Roman" w:eastAsia="Times New Roman" w:hAnsi="Times New Roman"/>
          <w:color w:val="222222"/>
          <w:sz w:val="24"/>
          <w:szCs w:val="24"/>
        </w:rPr>
        <w:t>‘</w:t>
      </w:r>
      <w:proofErr w:type="spellStart"/>
      <w:r w:rsidRPr="0055662D">
        <w:rPr>
          <w:rFonts w:ascii="Times New Roman" w:eastAsia="Times New Roman" w:hAnsi="Times New Roman"/>
          <w:color w:val="222222"/>
          <w:sz w:val="24"/>
          <w:szCs w:val="24"/>
        </w:rPr>
        <w:t>anthropos</w:t>
      </w:r>
      <w:proofErr w:type="spellEnd"/>
      <w:r w:rsidRPr="0055662D">
        <w:rPr>
          <w:rFonts w:ascii="Times New Roman" w:eastAsia="Times New Roman" w:hAnsi="Times New Roman"/>
          <w:color w:val="222222"/>
          <w:sz w:val="24"/>
          <w:szCs w:val="24"/>
        </w:rPr>
        <w:t xml:space="preserve">’: still </w:t>
      </w:r>
      <w:proofErr w:type="spellStart"/>
      <w:r w:rsidRPr="0055662D">
        <w:rPr>
          <w:rFonts w:ascii="Times New Roman" w:eastAsia="Times New Roman" w:hAnsi="Times New Roman"/>
          <w:color w:val="222222"/>
          <w:sz w:val="24"/>
          <w:szCs w:val="24"/>
        </w:rPr>
        <w:t>loving</w:t>
      </w:r>
      <w:proofErr w:type="spellEnd"/>
      <w:r w:rsidRPr="0055662D">
        <w:rPr>
          <w:rFonts w:ascii="Times New Roman" w:eastAsia="Times New Roman" w:hAnsi="Times New Roman"/>
          <w:color w:val="222222"/>
          <w:sz w:val="24"/>
          <w:szCs w:val="24"/>
        </w:rPr>
        <w:t xml:space="preserve"> a lie) like to hook lovers of lies with </w:t>
      </w:r>
      <w:proofErr w:type="spellStart"/>
      <w:r w:rsidRPr="0055662D">
        <w:rPr>
          <w:rFonts w:ascii="Times New Roman" w:eastAsia="Times New Roman" w:hAnsi="Times New Roman"/>
          <w:color w:val="222222"/>
          <w:sz w:val="24"/>
          <w:szCs w:val="24"/>
        </w:rPr>
        <w:t>fLaw</w:t>
      </w:r>
      <w:proofErr w:type="spellEnd"/>
      <w:r w:rsidRPr="0055662D">
        <w:rPr>
          <w:rFonts w:ascii="Times New Roman" w:eastAsia="Times New Roman" w:hAnsi="Times New Roman"/>
          <w:color w:val="222222"/>
          <w:sz w:val="24"/>
          <w:szCs w:val="24"/>
        </w:rPr>
        <w:t xml:space="preserve"> bait. They string a line attached to a leader in midst of line-leader-hook. Like political ministers promise democracy, religious leaders promise to lead snared men to liberty. Seems like a harmless Catch and Release fishing expedition. But more often than not, good intentioned ministers haven’t taken this Walk in the Spirit to get Self Control; So it oft becomes as if blind leading blind, and somewhere other than born </w:t>
      </w:r>
      <w:proofErr w:type="gramStart"/>
      <w:r w:rsidRPr="0055662D">
        <w:rPr>
          <w:rFonts w:ascii="Times New Roman" w:eastAsia="Times New Roman" w:hAnsi="Times New Roman"/>
          <w:color w:val="222222"/>
          <w:sz w:val="24"/>
          <w:szCs w:val="24"/>
        </w:rPr>
        <w:t>again(</w:t>
      </w:r>
      <w:proofErr w:type="gramEnd"/>
      <w:r w:rsidRPr="0055662D">
        <w:rPr>
          <w:rFonts w:ascii="Times New Roman" w:eastAsia="Times New Roman" w:hAnsi="Times New Roman"/>
          <w:color w:val="222222"/>
          <w:sz w:val="24"/>
          <w:szCs w:val="24"/>
        </w:rPr>
        <w:t>from above) is for you of ye/you, as man of child/man, to see there’s no such leaven in higher heaven.</w:t>
      </w:r>
    </w:p>
    <w:p w14:paraId="22F40E7C"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07DC69B1" w14:textId="77777777" w:rsidR="0055662D" w:rsidRPr="0055662D" w:rsidRDefault="0055662D" w:rsidP="0055662D">
      <w:pPr>
        <w:shd w:val="clear" w:color="auto" w:fill="FFFFFF"/>
        <w:spacing w:after="0" w:line="240" w:lineRule="auto"/>
        <w:jc w:val="center"/>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lastRenderedPageBreak/>
        <w:t>[This] </w:t>
      </w:r>
      <w:r w:rsidRPr="0055662D">
        <w:rPr>
          <w:rFonts w:ascii="Times New Roman" w:eastAsia="Times New Roman" w:hAnsi="Times New Roman"/>
          <w:i/>
          <w:iCs/>
          <w:color w:val="222222"/>
          <w:sz w:val="24"/>
          <w:szCs w:val="24"/>
        </w:rPr>
        <w:t xml:space="preserve">I say then, </w:t>
      </w:r>
      <w:proofErr w:type="gramStart"/>
      <w:r w:rsidRPr="0055662D">
        <w:rPr>
          <w:rFonts w:ascii="Times New Roman" w:eastAsia="Times New Roman" w:hAnsi="Times New Roman"/>
          <w:i/>
          <w:iCs/>
          <w:color w:val="222222"/>
          <w:sz w:val="24"/>
          <w:szCs w:val="24"/>
        </w:rPr>
        <w:t>Walk</w:t>
      </w:r>
      <w:proofErr w:type="gramEnd"/>
      <w:r w:rsidRPr="0055662D">
        <w:rPr>
          <w:rFonts w:ascii="Times New Roman" w:eastAsia="Times New Roman" w:hAnsi="Times New Roman"/>
          <w:i/>
          <w:iCs/>
          <w:color w:val="222222"/>
          <w:sz w:val="24"/>
          <w:szCs w:val="24"/>
        </w:rPr>
        <w:t xml:space="preserve"> in the Spirit, and ye shall not fulfil the lust of the flesh</w:t>
      </w:r>
      <w:r w:rsidRPr="0055662D">
        <w:rPr>
          <w:rFonts w:ascii="Times New Roman" w:eastAsia="Times New Roman" w:hAnsi="Times New Roman"/>
          <w:color w:val="222222"/>
          <w:sz w:val="24"/>
          <w:szCs w:val="24"/>
        </w:rPr>
        <w:t>:</w:t>
      </w:r>
    </w:p>
    <w:p w14:paraId="2DCF5915" w14:textId="77777777" w:rsidR="0055662D" w:rsidRPr="0055662D" w:rsidRDefault="0055662D" w:rsidP="0055662D">
      <w:pPr>
        <w:shd w:val="clear" w:color="auto" w:fill="FFFFFF"/>
        <w:spacing w:after="0" w:line="240" w:lineRule="auto"/>
        <w:jc w:val="center"/>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Galatians</w:t>
      </w:r>
      <w:del w:id="41" w:author="Antonio" w:date="2015-05-07T18:45:00Z">
        <w:r w:rsidR="001F5678" w:rsidRPr="001F5678">
          <w:rPr>
            <w:rFonts w:ascii="Times New Roman" w:eastAsia="Times New Roman" w:hAnsi="Times New Roman"/>
            <w:color w:val="222222"/>
            <w:sz w:val="24"/>
            <w:szCs w:val="24"/>
          </w:rPr>
          <w:delText> </w:delText>
        </w:r>
      </w:del>
      <w:ins w:id="42"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5:16</w:t>
      </w:r>
      <w:del w:id="43" w:author="Antonio" w:date="2015-05-07T18:45:00Z">
        <w:r w:rsidR="001F5678" w:rsidRPr="001F5678">
          <w:rPr>
            <w:rFonts w:ascii="Times New Roman" w:eastAsia="Times New Roman" w:hAnsi="Times New Roman"/>
            <w:color w:val="222222"/>
            <w:sz w:val="24"/>
            <w:szCs w:val="24"/>
          </w:rPr>
          <w:delText> </w:delText>
        </w:r>
      </w:del>
      <w:ins w:id="44"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KJV</w:t>
      </w:r>
    </w:p>
    <w:p w14:paraId="069953CC"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4330726E"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We’re not just talking sexual lust, nor lust for money, but many uncontrollable and overwhelming desires to do the things rule of law forbids. It’s called </w:t>
      </w:r>
      <w:commentRangeStart w:id="45"/>
      <w:commentRangeStart w:id="46"/>
      <w:r w:rsidRPr="0055662D">
        <w:rPr>
          <w:rFonts w:ascii="Times New Roman" w:eastAsia="Times New Roman" w:hAnsi="Times New Roman"/>
          <w:i/>
          <w:iCs/>
          <w:color w:val="222222"/>
          <w:sz w:val="24"/>
          <w:szCs w:val="24"/>
        </w:rPr>
        <w:t>evil concupiscence</w:t>
      </w:r>
      <w:commentRangeEnd w:id="45"/>
      <w:r w:rsidR="005E793F">
        <w:rPr>
          <w:rStyle w:val="CommentReference"/>
        </w:rPr>
        <w:commentReference w:id="45"/>
      </w:r>
      <w:commentRangeEnd w:id="46"/>
      <w:r w:rsidR="00E74E1E">
        <w:rPr>
          <w:rStyle w:val="CommentReference"/>
        </w:rPr>
        <w:commentReference w:id="46"/>
      </w:r>
      <w:r w:rsidRPr="0055662D">
        <w:rPr>
          <w:rFonts w:ascii="Times New Roman" w:eastAsia="Times New Roman" w:hAnsi="Times New Roman"/>
          <w:color w:val="222222"/>
          <w:sz w:val="24"/>
          <w:szCs w:val="24"/>
        </w:rPr>
        <w:t>.</w:t>
      </w:r>
    </w:p>
    <w:p w14:paraId="34A2BE14"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6262D01E"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proofErr w:type="spellStart"/>
      <w:r w:rsidRPr="0055662D">
        <w:rPr>
          <w:rFonts w:ascii="Times New Roman" w:eastAsia="Times New Roman" w:hAnsi="Times New Roman"/>
          <w:color w:val="222222"/>
          <w:sz w:val="24"/>
          <w:szCs w:val="24"/>
        </w:rPr>
        <w:t>Eg</w:t>
      </w:r>
      <w:proofErr w:type="spellEnd"/>
      <w:r w:rsidRPr="0055662D">
        <w:rPr>
          <w:rFonts w:ascii="Times New Roman" w:eastAsia="Times New Roman" w:hAnsi="Times New Roman"/>
          <w:color w:val="222222"/>
          <w:sz w:val="24"/>
          <w:szCs w:val="24"/>
        </w:rPr>
        <w:t>: Make a diet rule, and concupiscence will make you desire things on a forbidden list. If u lose this battle, which many do, you’ll be hounded with guilt, needing comfort* food.</w:t>
      </w:r>
    </w:p>
    <w:p w14:paraId="03D6FA59"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*comforted by law can be both comfort + dis-comfort, but by grace is comfort only</w:t>
      </w:r>
    </w:p>
    <w:p w14:paraId="694EEDF0"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140B0694"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proofErr w:type="spellStart"/>
      <w:r w:rsidRPr="0055662D">
        <w:rPr>
          <w:rFonts w:ascii="Times New Roman" w:eastAsia="Times New Roman" w:hAnsi="Times New Roman"/>
          <w:color w:val="222222"/>
          <w:sz w:val="24"/>
          <w:szCs w:val="24"/>
        </w:rPr>
        <w:t>Eg</w:t>
      </w:r>
      <w:proofErr w:type="spellEnd"/>
      <w:r w:rsidRPr="0055662D">
        <w:rPr>
          <w:rFonts w:ascii="Times New Roman" w:eastAsia="Times New Roman" w:hAnsi="Times New Roman"/>
          <w:color w:val="222222"/>
          <w:sz w:val="24"/>
          <w:szCs w:val="24"/>
        </w:rPr>
        <w:t>: Make a do not kill rule, and concupiscence may overwhelmingly drive you to desire to become police or soldier with weapons to kill a perceived enemy; Or to use a weapon of mass deception, which can lead to mass destruction. Result: PTSD, possible suicide.</w:t>
      </w:r>
    </w:p>
    <w:p w14:paraId="06080EF2"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7E320FB6"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proofErr w:type="gramStart"/>
      <w:r w:rsidRPr="0055662D">
        <w:rPr>
          <w:rFonts w:ascii="Times New Roman" w:eastAsia="Times New Roman" w:hAnsi="Times New Roman"/>
          <w:color w:val="222222"/>
          <w:sz w:val="24"/>
          <w:szCs w:val="24"/>
        </w:rPr>
        <w:t>So</w:t>
      </w:r>
      <w:proofErr w:type="gramEnd"/>
      <w:r w:rsidRPr="0055662D">
        <w:rPr>
          <w:rFonts w:ascii="Times New Roman" w:eastAsia="Times New Roman" w:hAnsi="Times New Roman"/>
          <w:color w:val="222222"/>
          <w:sz w:val="24"/>
          <w:szCs w:val="24"/>
        </w:rPr>
        <w:t xml:space="preserve"> Walk in the Spirit to learn not to use nor be enticed by weapons of mass deception, which can seduce, bewitch, deceive, and </w:t>
      </w:r>
      <w:r w:rsidRPr="0055662D">
        <w:rPr>
          <w:rFonts w:ascii="Times New Roman" w:eastAsia="Times New Roman" w:hAnsi="Times New Roman"/>
          <w:color w:val="222222"/>
          <w:sz w:val="24"/>
          <w:szCs w:val="24"/>
        </w:rPr>
        <w:lastRenderedPageBreak/>
        <w:t>harm unlearned in many unforeseen ways. If you be such like: unlearned smart ass sheeple, you can even deceive and harm yourself.</w:t>
      </w:r>
    </w:p>
    <w:p w14:paraId="6191A2FD"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2B26B714" w14:textId="77777777" w:rsidR="0055662D" w:rsidRPr="0055662D" w:rsidRDefault="0055662D" w:rsidP="0055662D">
      <w:pPr>
        <w:shd w:val="clear" w:color="auto" w:fill="FFFFFF"/>
        <w:spacing w:after="0" w:line="240" w:lineRule="auto"/>
        <w:jc w:val="center"/>
        <w:rPr>
          <w:rFonts w:ascii="Times New Roman" w:eastAsia="Times New Roman" w:hAnsi="Times New Roman"/>
          <w:color w:val="222222"/>
          <w:sz w:val="24"/>
          <w:szCs w:val="24"/>
        </w:rPr>
      </w:pPr>
      <w:r w:rsidRPr="0055662D">
        <w:rPr>
          <w:rFonts w:ascii="Times New Roman" w:eastAsia="Times New Roman" w:hAnsi="Times New Roman"/>
          <w:i/>
          <w:iCs/>
          <w:color w:val="222222"/>
          <w:sz w:val="24"/>
          <w:szCs w:val="24"/>
        </w:rPr>
        <w:t xml:space="preserve">For the flesh </w:t>
      </w:r>
      <w:proofErr w:type="spellStart"/>
      <w:r w:rsidRPr="0055662D">
        <w:rPr>
          <w:rFonts w:ascii="Times New Roman" w:eastAsia="Times New Roman" w:hAnsi="Times New Roman"/>
          <w:i/>
          <w:iCs/>
          <w:color w:val="222222"/>
          <w:sz w:val="24"/>
          <w:szCs w:val="24"/>
        </w:rPr>
        <w:t>lusteth</w:t>
      </w:r>
      <w:proofErr w:type="spellEnd"/>
      <w:r w:rsidRPr="0055662D">
        <w:rPr>
          <w:rFonts w:ascii="Times New Roman" w:eastAsia="Times New Roman" w:hAnsi="Times New Roman"/>
          <w:i/>
          <w:iCs/>
          <w:color w:val="222222"/>
          <w:sz w:val="24"/>
          <w:szCs w:val="24"/>
        </w:rPr>
        <w:t> </w:t>
      </w:r>
      <w:r w:rsidRPr="0055662D">
        <w:rPr>
          <w:rFonts w:ascii="Times New Roman" w:eastAsia="Times New Roman" w:hAnsi="Times New Roman"/>
          <w:b/>
          <w:bCs/>
          <w:i/>
          <w:iCs/>
          <w:color w:val="222222"/>
          <w:sz w:val="24"/>
          <w:szCs w:val="24"/>
        </w:rPr>
        <w:t>against</w:t>
      </w:r>
      <w:r w:rsidRPr="0055662D">
        <w:rPr>
          <w:rFonts w:ascii="Times New Roman" w:eastAsia="Times New Roman" w:hAnsi="Times New Roman"/>
          <w:i/>
          <w:iCs/>
          <w:color w:val="222222"/>
          <w:sz w:val="24"/>
          <w:szCs w:val="24"/>
        </w:rPr>
        <w:t xml:space="preserve"> the </w:t>
      </w:r>
      <w:proofErr w:type="gramStart"/>
      <w:r w:rsidRPr="0055662D">
        <w:rPr>
          <w:rFonts w:ascii="Times New Roman" w:eastAsia="Times New Roman" w:hAnsi="Times New Roman"/>
          <w:i/>
          <w:iCs/>
          <w:color w:val="222222"/>
          <w:sz w:val="24"/>
          <w:szCs w:val="24"/>
        </w:rPr>
        <w:t>Spirit,  and</w:t>
      </w:r>
      <w:proofErr w:type="gramEnd"/>
      <w:r w:rsidRPr="0055662D">
        <w:rPr>
          <w:rFonts w:ascii="Times New Roman" w:eastAsia="Times New Roman" w:hAnsi="Times New Roman"/>
          <w:i/>
          <w:iCs/>
          <w:color w:val="222222"/>
          <w:sz w:val="24"/>
          <w:szCs w:val="24"/>
        </w:rPr>
        <w:t xml:space="preserve"> the Spirit </w:t>
      </w:r>
      <w:r w:rsidRPr="0055662D">
        <w:rPr>
          <w:rFonts w:ascii="Times New Roman" w:eastAsia="Times New Roman" w:hAnsi="Times New Roman"/>
          <w:b/>
          <w:bCs/>
          <w:i/>
          <w:iCs/>
          <w:color w:val="222222"/>
          <w:sz w:val="24"/>
          <w:szCs w:val="24"/>
        </w:rPr>
        <w:t>against</w:t>
      </w:r>
      <w:r w:rsidRPr="0055662D">
        <w:rPr>
          <w:rFonts w:ascii="Times New Roman" w:eastAsia="Times New Roman" w:hAnsi="Times New Roman"/>
          <w:i/>
          <w:iCs/>
          <w:color w:val="222222"/>
          <w:sz w:val="24"/>
          <w:szCs w:val="24"/>
        </w:rPr>
        <w:t> the flesh: and these</w:t>
      </w:r>
    </w:p>
    <w:p w14:paraId="074A34B7" w14:textId="77777777" w:rsidR="0055662D" w:rsidRPr="0055662D" w:rsidRDefault="0055662D" w:rsidP="0055662D">
      <w:pPr>
        <w:shd w:val="clear" w:color="auto" w:fill="FFFFFF"/>
        <w:spacing w:after="0" w:line="240" w:lineRule="auto"/>
        <w:jc w:val="center"/>
        <w:rPr>
          <w:rFonts w:ascii="Times New Roman" w:eastAsia="Times New Roman" w:hAnsi="Times New Roman"/>
          <w:color w:val="222222"/>
          <w:sz w:val="24"/>
          <w:szCs w:val="24"/>
        </w:rPr>
      </w:pPr>
      <w:r w:rsidRPr="0055662D">
        <w:rPr>
          <w:rFonts w:ascii="Times New Roman" w:eastAsia="Times New Roman" w:hAnsi="Times New Roman"/>
          <w:i/>
          <w:iCs/>
          <w:color w:val="222222"/>
          <w:sz w:val="24"/>
          <w:szCs w:val="24"/>
        </w:rPr>
        <w:t>are ↓</w:t>
      </w:r>
      <w:r w:rsidRPr="0055662D">
        <w:rPr>
          <w:rFonts w:ascii="Times New Roman" w:eastAsia="Times New Roman" w:hAnsi="Times New Roman"/>
          <w:b/>
          <w:bCs/>
          <w:i/>
          <w:iCs/>
          <w:color w:val="222222"/>
          <w:sz w:val="24"/>
          <w:szCs w:val="24"/>
        </w:rPr>
        <w:t>contrary↑</w:t>
      </w:r>
      <w:r w:rsidRPr="0055662D">
        <w:rPr>
          <w:rFonts w:ascii="Times New Roman" w:eastAsia="Times New Roman" w:hAnsi="Times New Roman"/>
          <w:i/>
          <w:iCs/>
          <w:color w:val="222222"/>
          <w:sz w:val="24"/>
          <w:szCs w:val="24"/>
        </w:rPr>
        <w:t> the one to the other: so that ye cannot do the things that ye would</w:t>
      </w:r>
      <w:r w:rsidRPr="0055662D">
        <w:rPr>
          <w:rFonts w:ascii="Times New Roman" w:eastAsia="Times New Roman" w:hAnsi="Times New Roman"/>
          <w:color w:val="222222"/>
          <w:sz w:val="24"/>
          <w:szCs w:val="24"/>
        </w:rPr>
        <w:t>.</w:t>
      </w:r>
    </w:p>
    <w:p w14:paraId="44D4F7AB" w14:textId="77777777" w:rsidR="0055662D" w:rsidRPr="0055662D" w:rsidRDefault="0055662D" w:rsidP="0055662D">
      <w:pPr>
        <w:shd w:val="clear" w:color="auto" w:fill="FFFFFF"/>
        <w:spacing w:after="0" w:line="240" w:lineRule="auto"/>
        <w:jc w:val="center"/>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Galatians</w:t>
      </w:r>
      <w:del w:id="47" w:author="Antonio" w:date="2015-05-07T18:45:00Z">
        <w:r w:rsidR="001F5678" w:rsidRPr="001F5678">
          <w:rPr>
            <w:rFonts w:ascii="Times New Roman" w:eastAsia="Times New Roman" w:hAnsi="Times New Roman"/>
            <w:color w:val="222222"/>
            <w:sz w:val="24"/>
            <w:szCs w:val="24"/>
          </w:rPr>
          <w:delText> </w:delText>
        </w:r>
      </w:del>
      <w:ins w:id="48"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5:17</w:t>
      </w:r>
      <w:del w:id="49" w:author="Antonio" w:date="2015-05-07T18:45:00Z">
        <w:r w:rsidR="001F5678" w:rsidRPr="001F5678">
          <w:rPr>
            <w:rFonts w:ascii="Times New Roman" w:eastAsia="Times New Roman" w:hAnsi="Times New Roman"/>
            <w:color w:val="222222"/>
            <w:sz w:val="24"/>
            <w:szCs w:val="24"/>
          </w:rPr>
          <w:delText> </w:delText>
        </w:r>
      </w:del>
      <w:ins w:id="50"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KJV</w:t>
      </w:r>
    </w:p>
    <w:p w14:paraId="392E34E3" w14:textId="77777777" w:rsidR="0055662D" w:rsidRPr="0055662D" w:rsidRDefault="0055662D" w:rsidP="0055662D">
      <w:pPr>
        <w:shd w:val="clear" w:color="auto" w:fill="FFFFFF"/>
        <w:spacing w:after="0" w:line="240" w:lineRule="auto"/>
        <w:jc w:val="center"/>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3CAFB32B"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xml:space="preserve">It’s ↓flesh↓←vs→↑Spirit↑ conflict, where only flesh </w:t>
      </w:r>
      <w:proofErr w:type="spellStart"/>
      <w:r w:rsidRPr="0055662D">
        <w:rPr>
          <w:rFonts w:ascii="Times New Roman" w:eastAsia="Times New Roman" w:hAnsi="Times New Roman"/>
          <w:color w:val="222222"/>
          <w:sz w:val="24"/>
          <w:szCs w:val="24"/>
        </w:rPr>
        <w:t>lusteth</w:t>
      </w:r>
      <w:proofErr w:type="spellEnd"/>
      <w:r w:rsidRPr="0055662D">
        <w:rPr>
          <w:rFonts w:ascii="Times New Roman" w:eastAsia="Times New Roman" w:hAnsi="Times New Roman"/>
          <w:color w:val="222222"/>
          <w:sz w:val="24"/>
          <w:szCs w:val="24"/>
        </w:rPr>
        <w:t>, due to lacking Self Control. The flesh makes Do-</w:t>
      </w:r>
      <w:proofErr w:type="spellStart"/>
      <w:r w:rsidRPr="0055662D">
        <w:rPr>
          <w:rFonts w:ascii="Times New Roman" w:eastAsia="Times New Roman" w:hAnsi="Times New Roman"/>
          <w:color w:val="222222"/>
          <w:sz w:val="24"/>
          <w:szCs w:val="24"/>
        </w:rPr>
        <w:t>teronomy</w:t>
      </w:r>
      <w:proofErr w:type="spellEnd"/>
      <w:r w:rsidRPr="0055662D">
        <w:rPr>
          <w:rFonts w:ascii="Times New Roman" w:eastAsia="Times New Roman" w:hAnsi="Times New Roman"/>
          <w:color w:val="222222"/>
          <w:sz w:val="24"/>
          <w:szCs w:val="24"/>
        </w:rPr>
        <w:t xml:space="preserve"> &amp; Don’t-</w:t>
      </w:r>
      <w:proofErr w:type="spellStart"/>
      <w:r w:rsidRPr="0055662D">
        <w:rPr>
          <w:rFonts w:ascii="Times New Roman" w:eastAsia="Times New Roman" w:hAnsi="Times New Roman"/>
          <w:color w:val="222222"/>
          <w:sz w:val="24"/>
          <w:szCs w:val="24"/>
        </w:rPr>
        <w:t>eronomy</w:t>
      </w:r>
      <w:proofErr w:type="spellEnd"/>
      <w:r w:rsidRPr="0055662D">
        <w:rPr>
          <w:rFonts w:ascii="Times New Roman" w:eastAsia="Times New Roman" w:hAnsi="Times New Roman"/>
          <w:color w:val="222222"/>
          <w:sz w:val="24"/>
          <w:szCs w:val="24"/>
        </w:rPr>
        <w:t xml:space="preserve"> laws, then also desires things forbidden. Such like happens in ye (do err) mode, of ye/you; And when under the law, of law/grace. The law seems to hold people as hostage until they Walk in the Spirit unto Self Control.</w:t>
      </w:r>
    </w:p>
    <w:p w14:paraId="3B795622" w14:textId="77777777" w:rsidR="0055662D" w:rsidRPr="0055662D" w:rsidRDefault="0055662D" w:rsidP="0055662D">
      <w:pPr>
        <w:shd w:val="clear" w:color="auto" w:fill="FFFFFF"/>
        <w:spacing w:after="0" w:line="240" w:lineRule="auto"/>
        <w:jc w:val="center"/>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38EA2434" w14:textId="77777777" w:rsidR="0055662D" w:rsidRPr="0055662D" w:rsidRDefault="0055662D" w:rsidP="0055662D">
      <w:pPr>
        <w:shd w:val="clear" w:color="auto" w:fill="FFFFFF"/>
        <w:spacing w:after="0" w:line="240" w:lineRule="auto"/>
        <w:jc w:val="center"/>
        <w:rPr>
          <w:rFonts w:ascii="Times New Roman" w:eastAsia="Times New Roman" w:hAnsi="Times New Roman"/>
          <w:color w:val="222222"/>
          <w:sz w:val="24"/>
          <w:szCs w:val="24"/>
        </w:rPr>
      </w:pPr>
      <w:r w:rsidRPr="0055662D">
        <w:rPr>
          <w:rFonts w:ascii="Times New Roman" w:eastAsia="Times New Roman" w:hAnsi="Times New Roman"/>
          <w:i/>
          <w:iCs/>
          <w:color w:val="222222"/>
          <w:sz w:val="24"/>
          <w:szCs w:val="24"/>
        </w:rPr>
        <w:t>But if ye be </w:t>
      </w:r>
      <w:r w:rsidRPr="0055662D">
        <w:rPr>
          <w:rFonts w:ascii="Times New Roman" w:eastAsia="Times New Roman" w:hAnsi="Times New Roman"/>
          <w:b/>
          <w:bCs/>
          <w:i/>
          <w:iCs/>
          <w:color w:val="222222"/>
          <w:sz w:val="24"/>
          <w:szCs w:val="24"/>
        </w:rPr>
        <w:t>led </w:t>
      </w:r>
      <w:r w:rsidRPr="0055662D">
        <w:rPr>
          <w:rFonts w:ascii="Times New Roman" w:eastAsia="Times New Roman" w:hAnsi="Times New Roman"/>
          <w:i/>
          <w:iCs/>
          <w:color w:val="222222"/>
          <w:sz w:val="24"/>
          <w:szCs w:val="24"/>
        </w:rPr>
        <w:t xml:space="preserve">of the Spirit, </w:t>
      </w:r>
      <w:commentRangeStart w:id="51"/>
      <w:r w:rsidRPr="0055662D">
        <w:rPr>
          <w:rFonts w:ascii="Times New Roman" w:eastAsia="Times New Roman" w:hAnsi="Times New Roman"/>
          <w:i/>
          <w:iCs/>
          <w:color w:val="222222"/>
          <w:sz w:val="24"/>
          <w:szCs w:val="24"/>
        </w:rPr>
        <w:t>ye are not under the law</w:t>
      </w:r>
      <w:commentRangeEnd w:id="51"/>
      <w:r w:rsidR="005E793F">
        <w:rPr>
          <w:rStyle w:val="CommentReference"/>
        </w:rPr>
        <w:commentReference w:id="51"/>
      </w:r>
      <w:r w:rsidRPr="0055662D">
        <w:rPr>
          <w:rFonts w:ascii="Times New Roman" w:eastAsia="Times New Roman" w:hAnsi="Times New Roman"/>
          <w:color w:val="222222"/>
          <w:sz w:val="24"/>
          <w:szCs w:val="24"/>
        </w:rPr>
        <w:t>.</w:t>
      </w:r>
    </w:p>
    <w:p w14:paraId="097BAE2B" w14:textId="77777777" w:rsidR="0055662D" w:rsidRPr="0055662D" w:rsidRDefault="0055662D" w:rsidP="0055662D">
      <w:pPr>
        <w:shd w:val="clear" w:color="auto" w:fill="FFFFFF"/>
        <w:spacing w:after="0" w:line="240" w:lineRule="auto"/>
        <w:jc w:val="center"/>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Galatians</w:t>
      </w:r>
      <w:del w:id="52" w:author="Antonio" w:date="2015-05-07T18:45:00Z">
        <w:r w:rsidR="001F5678" w:rsidRPr="001F5678">
          <w:rPr>
            <w:rFonts w:ascii="Times New Roman" w:eastAsia="Times New Roman" w:hAnsi="Times New Roman"/>
            <w:color w:val="222222"/>
            <w:sz w:val="24"/>
            <w:szCs w:val="24"/>
          </w:rPr>
          <w:delText> </w:delText>
        </w:r>
      </w:del>
      <w:ins w:id="53"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5:18</w:t>
      </w:r>
      <w:del w:id="54" w:author="Antonio" w:date="2015-05-07T18:45:00Z">
        <w:r w:rsidR="001F5678" w:rsidRPr="001F5678">
          <w:rPr>
            <w:rFonts w:ascii="Times New Roman" w:eastAsia="Times New Roman" w:hAnsi="Times New Roman"/>
            <w:color w:val="222222"/>
            <w:sz w:val="24"/>
            <w:szCs w:val="24"/>
          </w:rPr>
          <w:delText> </w:delText>
        </w:r>
      </w:del>
      <w:ins w:id="55"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KJV</w:t>
      </w:r>
    </w:p>
    <w:p w14:paraId="68D561D7"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5D17541D" w14:textId="5A99E379"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xml:space="preserve">Of Driven/Led introduction noted, </w:t>
      </w:r>
      <w:proofErr w:type="gramStart"/>
      <w:r w:rsidRPr="0055662D">
        <w:rPr>
          <w:rFonts w:ascii="Times New Roman" w:eastAsia="Times New Roman" w:hAnsi="Times New Roman"/>
          <w:color w:val="222222"/>
          <w:sz w:val="24"/>
          <w:szCs w:val="24"/>
        </w:rPr>
        <w:t>our</w:t>
      </w:r>
      <w:proofErr w:type="gramEnd"/>
      <w:r w:rsidRPr="0055662D">
        <w:rPr>
          <w:rFonts w:ascii="Times New Roman" w:eastAsia="Times New Roman" w:hAnsi="Times New Roman"/>
          <w:color w:val="222222"/>
          <w:sz w:val="24"/>
          <w:szCs w:val="24"/>
        </w:rPr>
        <w:t xml:space="preserve"> to-pic is Led. Contrary to popular belief the </w:t>
      </w:r>
      <w:r w:rsidRPr="0055662D">
        <w:rPr>
          <w:rFonts w:ascii="Times New Roman" w:eastAsia="Times New Roman" w:hAnsi="Times New Roman"/>
          <w:i/>
          <w:iCs/>
          <w:color w:val="222222"/>
          <w:sz w:val="24"/>
          <w:szCs w:val="24"/>
        </w:rPr>
        <w:t>schoolmaster</w:t>
      </w:r>
      <w:r w:rsidRPr="0055662D">
        <w:rPr>
          <w:rFonts w:ascii="Times New Roman" w:eastAsia="Times New Roman" w:hAnsi="Times New Roman"/>
          <w:color w:val="222222"/>
          <w:sz w:val="24"/>
          <w:szCs w:val="24"/>
        </w:rPr>
        <w:t xml:space="preserve"> called law does not lead (follow </w:t>
      </w:r>
      <w:r w:rsidRPr="0055662D">
        <w:rPr>
          <w:rFonts w:ascii="Times New Roman" w:eastAsia="Times New Roman" w:hAnsi="Times New Roman"/>
          <w:color w:val="222222"/>
          <w:sz w:val="24"/>
          <w:szCs w:val="24"/>
        </w:rPr>
        <w:lastRenderedPageBreak/>
        <w:t>me</w:t>
      </w:r>
      <w:r w:rsidR="0079564E" w:rsidRPr="0055662D">
        <w:rPr>
          <w:rFonts w:ascii="Times New Roman" w:eastAsia="Times New Roman" w:hAnsi="Times New Roman"/>
          <w:color w:val="222222"/>
          <w:sz w:val="24"/>
          <w:szCs w:val="24"/>
        </w:rPr>
        <w:t>) but</w:t>
      </w:r>
      <w:r w:rsidRPr="0055662D">
        <w:rPr>
          <w:rFonts w:ascii="Times New Roman" w:eastAsia="Times New Roman" w:hAnsi="Times New Roman"/>
          <w:color w:val="222222"/>
          <w:sz w:val="24"/>
          <w:szCs w:val="24"/>
        </w:rPr>
        <w:t xml:space="preserve"> drives (walk before me); And often drives both makers and lovers of laws to the brink of </w:t>
      </w:r>
      <w:r w:rsidRPr="0055662D">
        <w:rPr>
          <w:rFonts w:ascii="Times New Roman" w:eastAsia="Times New Roman" w:hAnsi="Times New Roman"/>
          <w:i/>
          <w:iCs/>
          <w:color w:val="222222"/>
          <w:sz w:val="24"/>
          <w:szCs w:val="24"/>
        </w:rPr>
        <w:t>law worketh wrath</w:t>
      </w:r>
      <w:r w:rsidRPr="0055662D">
        <w:rPr>
          <w:rFonts w:ascii="Times New Roman" w:eastAsia="Times New Roman" w:hAnsi="Times New Roman"/>
          <w:color w:val="222222"/>
          <w:sz w:val="24"/>
          <w:szCs w:val="24"/>
        </w:rPr>
        <w:t> madness, thereby being as if the kind of schoolmaster that fails every student, sooner or later.</w:t>
      </w:r>
    </w:p>
    <w:p w14:paraId="6302C2A9"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7BF2BD56" w14:textId="77777777" w:rsidR="0055662D" w:rsidRPr="0055662D" w:rsidRDefault="0055662D" w:rsidP="0055662D">
      <w:pPr>
        <w:shd w:val="clear" w:color="auto" w:fill="FFFFFF"/>
        <w:spacing w:after="0" w:line="240" w:lineRule="auto"/>
        <w:jc w:val="center"/>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Hence: be aware of the purpose Driven people inside the purpose Driven churches.</w:t>
      </w:r>
    </w:p>
    <w:p w14:paraId="2A567452" w14:textId="77777777" w:rsidR="0055662D" w:rsidRPr="0055662D" w:rsidRDefault="0055662D" w:rsidP="0055662D">
      <w:pPr>
        <w:shd w:val="clear" w:color="auto" w:fill="FFFFFF"/>
        <w:spacing w:after="0" w:line="240" w:lineRule="auto"/>
        <w:jc w:val="center"/>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They’ll flatter with fame that turns into shame when conducting your early funeral.</w:t>
      </w:r>
    </w:p>
    <w:p w14:paraId="51B92CCE" w14:textId="77777777" w:rsidR="0055662D" w:rsidRPr="0055662D" w:rsidRDefault="0055662D" w:rsidP="0055662D">
      <w:pPr>
        <w:shd w:val="clear" w:color="auto" w:fill="FFFFFF"/>
        <w:spacing w:after="0" w:line="240" w:lineRule="auto"/>
        <w:jc w:val="center"/>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47F8AB75" w14:textId="77777777" w:rsidR="0055662D" w:rsidRPr="0055662D" w:rsidRDefault="0055662D" w:rsidP="0055662D">
      <w:pPr>
        <w:shd w:val="clear" w:color="auto" w:fill="FFFFFF"/>
        <w:spacing w:after="0" w:line="240" w:lineRule="auto"/>
        <w:jc w:val="center"/>
        <w:rPr>
          <w:rFonts w:ascii="Times New Roman" w:eastAsia="Times New Roman" w:hAnsi="Times New Roman"/>
          <w:color w:val="222222"/>
          <w:sz w:val="24"/>
          <w:szCs w:val="24"/>
        </w:rPr>
      </w:pPr>
      <w:proofErr w:type="spellStart"/>
      <w:r w:rsidRPr="0055662D">
        <w:rPr>
          <w:rFonts w:ascii="Times New Roman" w:eastAsia="Times New Roman" w:hAnsi="Times New Roman"/>
          <w:color w:val="222222"/>
          <w:sz w:val="24"/>
          <w:szCs w:val="24"/>
        </w:rPr>
        <w:t>Eg</w:t>
      </w:r>
      <w:proofErr w:type="spellEnd"/>
      <w:r w:rsidRPr="0055662D">
        <w:rPr>
          <w:rFonts w:ascii="Times New Roman" w:eastAsia="Times New Roman" w:hAnsi="Times New Roman"/>
          <w:color w:val="222222"/>
          <w:sz w:val="24"/>
          <w:szCs w:val="24"/>
        </w:rPr>
        <w:t>: church sign, outside a famous I Will Always Love You singer’s church funeral,</w:t>
      </w:r>
    </w:p>
    <w:p w14:paraId="29D6926E" w14:textId="77777777" w:rsidR="0055662D" w:rsidRPr="0055662D" w:rsidRDefault="0055662D" w:rsidP="0055662D">
      <w:pPr>
        <w:shd w:val="clear" w:color="auto" w:fill="FFFFFF"/>
        <w:spacing w:after="0" w:line="240" w:lineRule="auto"/>
        <w:jc w:val="center"/>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notably said, as if a forewarning what was inside it: this is a purpose Driven church.</w:t>
      </w:r>
    </w:p>
    <w:p w14:paraId="27BC4128"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7C1C6209"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A Driven/Led contrast not oft noticed is in Matthew 21:9, describing a Palm Sunday grand entrance of 2SonsJesus (Son of man/Son of God), and as if 2things (prophet/king), into O Jerusalem, Jerusalem, sitting on 2animals (an ass and a colt the foul of an ass), also has 2 Driven/Led multitudes:</w:t>
      </w:r>
    </w:p>
    <w:p w14:paraId="67E9F08C"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14BE1FAD" w14:textId="77777777" w:rsidR="0055662D" w:rsidRPr="0055662D" w:rsidRDefault="0055662D" w:rsidP="0055662D">
      <w:pPr>
        <w:shd w:val="clear" w:color="auto" w:fill="FFFFFF"/>
        <w:spacing w:after="0" w:line="240" w:lineRule="auto"/>
        <w:jc w:val="center"/>
        <w:rPr>
          <w:rFonts w:ascii="Times New Roman" w:eastAsia="Times New Roman" w:hAnsi="Times New Roman"/>
          <w:color w:val="222222"/>
          <w:sz w:val="24"/>
          <w:szCs w:val="24"/>
        </w:rPr>
      </w:pPr>
      <w:r w:rsidRPr="0055662D">
        <w:rPr>
          <w:rFonts w:ascii="Times New Roman" w:eastAsia="Times New Roman" w:hAnsi="Times New Roman"/>
          <w:i/>
          <w:iCs/>
          <w:color w:val="222222"/>
          <w:sz w:val="24"/>
          <w:szCs w:val="24"/>
        </w:rPr>
        <w:lastRenderedPageBreak/>
        <w:t>that went before</w:t>
      </w:r>
      <w:r w:rsidRPr="0055662D">
        <w:rPr>
          <w:rFonts w:ascii="Times New Roman" w:eastAsia="Times New Roman" w:hAnsi="Times New Roman"/>
          <w:color w:val="222222"/>
          <w:sz w:val="24"/>
          <w:szCs w:val="24"/>
        </w:rPr>
        <w:t> (Driven: walk before me) </w:t>
      </w:r>
      <w:r w:rsidRPr="0055662D">
        <w:rPr>
          <w:rFonts w:ascii="Times New Roman" w:eastAsia="Times New Roman" w:hAnsi="Times New Roman"/>
          <w:i/>
          <w:iCs/>
          <w:color w:val="222222"/>
          <w:sz w:val="24"/>
          <w:szCs w:val="24"/>
        </w:rPr>
        <w:t>and that followed</w:t>
      </w:r>
      <w:r w:rsidRPr="0055662D">
        <w:rPr>
          <w:rFonts w:ascii="Times New Roman" w:eastAsia="Times New Roman" w:hAnsi="Times New Roman"/>
          <w:color w:val="222222"/>
          <w:sz w:val="24"/>
          <w:szCs w:val="24"/>
        </w:rPr>
        <w:t> (Led: follow me)</w:t>
      </w:r>
    </w:p>
    <w:p w14:paraId="5CD1EA24"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7C104D0D" w14:textId="2A3D81A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There’s more details than first noticed, when you’re led of the Spirit instead of driven by the Ghost, of 2 Ghost/Spirit Comforters promised to be sent</w:t>
      </w:r>
      <w:del w:id="56" w:author="Antonio" w:date="2015-05-07T18:45:00Z">
        <w:r w:rsidR="001F5678" w:rsidRPr="001F5678">
          <w:rPr>
            <w:rFonts w:ascii="Times New Roman" w:eastAsia="Times New Roman" w:hAnsi="Times New Roman"/>
            <w:color w:val="222222"/>
            <w:sz w:val="24"/>
            <w:szCs w:val="24"/>
          </w:rPr>
          <w:delText xml:space="preserve"> </w:delText>
        </w:r>
      </w:del>
      <w:ins w:id="57" w:author="Antonio" w:date="2015-05-07T18:45:00Z">
        <w:r w:rsidRPr="0055662D">
          <w:rPr>
            <w:rFonts w:ascii="Times New Roman" w:eastAsia="Times New Roman" w:hAnsi="Times New Roman"/>
            <w:color w:val="222222"/>
            <w:sz w:val="24"/>
            <w:szCs w:val="24"/>
          </w:rPr>
          <w:t> </w:t>
        </w:r>
      </w:ins>
      <w:r w:rsidRPr="0055662D">
        <w:rPr>
          <w:rFonts w:ascii="Times New Roman" w:eastAsia="Times New Roman" w:hAnsi="Times New Roman"/>
          <w:color w:val="222222"/>
          <w:sz w:val="24"/>
          <w:szCs w:val="24"/>
        </w:rPr>
        <w:t>later (after a departure of risen Jesus) in John’s gospel account: which is the only “Ver</w:t>
      </w:r>
      <w:ins w:id="58" w:author="José Antonio Garcíarivas" w:date="2018-08-12T22:35:00Z">
        <w:r w:rsidR="00C0746A">
          <w:rPr>
            <w:rFonts w:ascii="Times New Roman" w:eastAsia="Times New Roman" w:hAnsi="Times New Roman"/>
            <w:color w:val="222222"/>
            <w:sz w:val="24"/>
            <w:szCs w:val="24"/>
          </w:rPr>
          <w:t>i</w:t>
        </w:r>
      </w:ins>
      <w:r w:rsidRPr="0055662D">
        <w:rPr>
          <w:rFonts w:ascii="Times New Roman" w:eastAsia="Times New Roman" w:hAnsi="Times New Roman"/>
          <w:color w:val="222222"/>
          <w:sz w:val="24"/>
          <w:szCs w:val="24"/>
        </w:rPr>
        <w:t>l</w:t>
      </w:r>
      <w:del w:id="59" w:author="José Antonio Garcíarivas" w:date="2018-08-12T22:35:00Z">
        <w:r w:rsidRPr="0055662D" w:rsidDel="00C0746A">
          <w:rPr>
            <w:rFonts w:ascii="Times New Roman" w:eastAsia="Times New Roman" w:hAnsi="Times New Roman"/>
            <w:color w:val="222222"/>
            <w:sz w:val="24"/>
            <w:szCs w:val="24"/>
          </w:rPr>
          <w:delText>i</w:delText>
        </w:r>
      </w:del>
      <w:r w:rsidRPr="0055662D">
        <w:rPr>
          <w:rFonts w:ascii="Times New Roman" w:eastAsia="Times New Roman" w:hAnsi="Times New Roman"/>
          <w:color w:val="222222"/>
          <w:sz w:val="24"/>
          <w:szCs w:val="24"/>
        </w:rPr>
        <w:t>y, verily” account of four; And John’s “Verily, verily” is such like “Master, master” which 2SonsJesus is called by his double minded save and/or perish disciples (students) in Luke</w:t>
      </w:r>
      <w:del w:id="60" w:author="Antonio" w:date="2015-05-07T18:45:00Z">
        <w:r w:rsidR="001F5678" w:rsidRPr="001F5678">
          <w:rPr>
            <w:rFonts w:ascii="Times New Roman" w:eastAsia="Times New Roman" w:hAnsi="Times New Roman"/>
            <w:color w:val="222222"/>
            <w:sz w:val="24"/>
            <w:szCs w:val="24"/>
          </w:rPr>
          <w:delText> </w:delText>
        </w:r>
      </w:del>
      <w:ins w:id="61"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 xml:space="preserve">8:24. Point: even though both </w:t>
      </w:r>
      <w:proofErr w:type="spellStart"/>
      <w:r w:rsidRPr="0055662D">
        <w:rPr>
          <w:rFonts w:ascii="Times New Roman" w:eastAsia="Times New Roman" w:hAnsi="Times New Roman"/>
          <w:color w:val="222222"/>
          <w:sz w:val="24"/>
          <w:szCs w:val="24"/>
        </w:rPr>
        <w:t>TheTruth</w:t>
      </w:r>
      <w:proofErr w:type="spellEnd"/>
      <w:r w:rsidRPr="0055662D">
        <w:rPr>
          <w:rFonts w:ascii="Times New Roman" w:eastAsia="Times New Roman" w:hAnsi="Times New Roman"/>
          <w:color w:val="222222"/>
          <w:sz w:val="24"/>
          <w:szCs w:val="24"/>
        </w:rPr>
        <w:t xml:space="preserve"> and </w:t>
      </w:r>
      <w:proofErr w:type="spellStart"/>
      <w:r w:rsidRPr="0055662D">
        <w:rPr>
          <w:rFonts w:ascii="Times New Roman" w:eastAsia="Times New Roman" w:hAnsi="Times New Roman"/>
          <w:color w:val="222222"/>
          <w:sz w:val="24"/>
          <w:szCs w:val="24"/>
        </w:rPr>
        <w:t>AllTruth</w:t>
      </w:r>
      <w:proofErr w:type="spellEnd"/>
      <w:r w:rsidRPr="0055662D">
        <w:rPr>
          <w:rFonts w:ascii="Times New Roman" w:eastAsia="Times New Roman" w:hAnsi="Times New Roman"/>
          <w:color w:val="222222"/>
          <w:sz w:val="24"/>
          <w:szCs w:val="24"/>
        </w:rPr>
        <w:t xml:space="preserve"> men-</w:t>
      </w:r>
      <w:proofErr w:type="spellStart"/>
      <w:r w:rsidRPr="0055662D">
        <w:rPr>
          <w:rFonts w:ascii="Times New Roman" w:eastAsia="Times New Roman" w:hAnsi="Times New Roman"/>
          <w:color w:val="222222"/>
          <w:sz w:val="24"/>
          <w:szCs w:val="24"/>
        </w:rPr>
        <w:t>tioned</w:t>
      </w:r>
      <w:proofErr w:type="spellEnd"/>
      <w:r w:rsidRPr="0055662D">
        <w:rPr>
          <w:rFonts w:ascii="Times New Roman" w:eastAsia="Times New Roman" w:hAnsi="Times New Roman"/>
          <w:color w:val="222222"/>
          <w:sz w:val="24"/>
          <w:szCs w:val="24"/>
        </w:rPr>
        <w:t xml:space="preserve"> in John, other things in John are suspect, such as John being more beloved, or truth-full, which is only according to John. </w:t>
      </w:r>
      <w:proofErr w:type="gramStart"/>
      <w:r w:rsidRPr="0055662D">
        <w:rPr>
          <w:rFonts w:ascii="Times New Roman" w:eastAsia="Times New Roman" w:hAnsi="Times New Roman"/>
          <w:color w:val="222222"/>
          <w:sz w:val="24"/>
          <w:szCs w:val="24"/>
        </w:rPr>
        <w:t>So</w:t>
      </w:r>
      <w:proofErr w:type="gramEnd"/>
      <w:r w:rsidRPr="0055662D">
        <w:rPr>
          <w:rFonts w:ascii="Times New Roman" w:eastAsia="Times New Roman" w:hAnsi="Times New Roman"/>
          <w:color w:val="222222"/>
          <w:sz w:val="24"/>
          <w:szCs w:val="24"/>
        </w:rPr>
        <w:t xml:space="preserve"> let’s notice “Verily, verily” = 2 is only according to John, and such like “Master, master” = 2.</w:t>
      </w:r>
    </w:p>
    <w:p w14:paraId="1868F418" w14:textId="6CBAF003"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ins w:id="62" w:author="José Antonio Garcíarivas" w:date="2018-08-12T23:20:00Z">
        <w:r w:rsidR="001C529C">
          <w:rPr>
            <w:rFonts w:ascii="Times New Roman" w:eastAsia="Times New Roman" w:hAnsi="Times New Roman"/>
            <w:color w:val="222222"/>
            <w:sz w:val="24"/>
            <w:szCs w:val="24"/>
          </w:rPr>
          <w:t xml:space="preserve"> </w:t>
        </w:r>
      </w:ins>
    </w:p>
    <w:p w14:paraId="0D6906AD" w14:textId="13CF5096"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proofErr w:type="gramStart"/>
      <w:r w:rsidRPr="0055662D">
        <w:rPr>
          <w:rFonts w:ascii="Times New Roman" w:eastAsia="Times New Roman" w:hAnsi="Times New Roman"/>
          <w:color w:val="222222"/>
          <w:sz w:val="24"/>
          <w:szCs w:val="24"/>
        </w:rPr>
        <w:t>So</w:t>
      </w:r>
      <w:proofErr w:type="gramEnd"/>
      <w:r w:rsidRPr="0055662D">
        <w:rPr>
          <w:rFonts w:ascii="Times New Roman" w:eastAsia="Times New Roman" w:hAnsi="Times New Roman"/>
          <w:color w:val="222222"/>
          <w:sz w:val="24"/>
          <w:szCs w:val="24"/>
        </w:rPr>
        <w:t xml:space="preserve"> Matthew</w:t>
      </w:r>
      <w:del w:id="63" w:author="Antonio" w:date="2015-05-07T18:45:00Z">
        <w:r w:rsidR="001F5678" w:rsidRPr="001F5678">
          <w:rPr>
            <w:rFonts w:ascii="Times New Roman" w:eastAsia="Times New Roman" w:hAnsi="Times New Roman"/>
            <w:color w:val="222222"/>
            <w:sz w:val="24"/>
            <w:szCs w:val="24"/>
          </w:rPr>
          <w:delText> </w:delText>
        </w:r>
      </w:del>
      <w:ins w:id="64"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6:24</w:t>
      </w:r>
      <w:del w:id="65" w:author="Antonio" w:date="2015-05-07T18:45:00Z">
        <w:r w:rsidR="001F5678" w:rsidRPr="001F5678">
          <w:rPr>
            <w:rFonts w:ascii="Times New Roman" w:eastAsia="Times New Roman" w:hAnsi="Times New Roman"/>
            <w:color w:val="222222"/>
            <w:sz w:val="24"/>
            <w:szCs w:val="24"/>
          </w:rPr>
          <w:delText> </w:delText>
        </w:r>
      </w:del>
      <w:ins w:id="66"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noted </w:t>
      </w:r>
      <w:r w:rsidRPr="0055662D">
        <w:rPr>
          <w:rFonts w:ascii="Times New Roman" w:eastAsia="Times New Roman" w:hAnsi="Times New Roman"/>
          <w:i/>
          <w:iCs/>
          <w:color w:val="222222"/>
          <w:sz w:val="24"/>
          <w:szCs w:val="24"/>
        </w:rPr>
        <w:t>no man can serve two masters</w:t>
      </w:r>
      <w:r w:rsidRPr="0055662D">
        <w:rPr>
          <w:rFonts w:ascii="Times New Roman" w:eastAsia="Times New Roman" w:hAnsi="Times New Roman"/>
          <w:color w:val="222222"/>
          <w:sz w:val="24"/>
          <w:szCs w:val="24"/>
        </w:rPr>
        <w:t>, such as God and mammon, being contrary things, like JC’s grace and Moses’ law, contrasted as truth and lie in John</w:t>
      </w:r>
      <w:del w:id="67" w:author="Antonio" w:date="2015-05-07T18:45:00Z">
        <w:r w:rsidR="001F5678" w:rsidRPr="001F5678">
          <w:rPr>
            <w:rFonts w:ascii="Times New Roman" w:eastAsia="Times New Roman" w:hAnsi="Times New Roman"/>
            <w:color w:val="222222"/>
            <w:sz w:val="24"/>
            <w:szCs w:val="24"/>
          </w:rPr>
          <w:delText> </w:delText>
        </w:r>
      </w:del>
      <w:ins w:id="68"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1:17; which Mt</w:t>
      </w:r>
      <w:del w:id="69" w:author="Antonio" w:date="2015-05-07T18:45:00Z">
        <w:r w:rsidR="001F5678" w:rsidRPr="001F5678">
          <w:rPr>
            <w:rFonts w:ascii="Times New Roman" w:eastAsia="Times New Roman" w:hAnsi="Times New Roman"/>
            <w:color w:val="222222"/>
            <w:sz w:val="24"/>
            <w:szCs w:val="24"/>
          </w:rPr>
          <w:delText> </w:delText>
        </w:r>
      </w:del>
      <w:ins w:id="70"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6:24</w:t>
      </w:r>
      <w:del w:id="71" w:author="Antonio" w:date="2015-05-07T18:45:00Z">
        <w:r w:rsidR="001F5678" w:rsidRPr="001F5678">
          <w:rPr>
            <w:rFonts w:ascii="Times New Roman" w:eastAsia="Times New Roman" w:hAnsi="Times New Roman"/>
            <w:color w:val="222222"/>
            <w:sz w:val="24"/>
            <w:szCs w:val="24"/>
          </w:rPr>
          <w:delText> </w:delText>
        </w:r>
      </w:del>
      <w:ins w:id="72"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allegorized as being love and hate, later allegorized as Spirit and Ghost.</w:t>
      </w:r>
      <w:ins w:id="73" w:author="José Antonio Garcíarivas" w:date="2018-08-12T23:32:00Z">
        <w:r w:rsidR="00C36230">
          <w:rPr>
            <w:rFonts w:ascii="Times New Roman" w:eastAsia="Times New Roman" w:hAnsi="Times New Roman"/>
            <w:color w:val="222222"/>
            <w:sz w:val="24"/>
            <w:szCs w:val="24"/>
          </w:rPr>
          <w:t xml:space="preserve"> </w:t>
        </w:r>
      </w:ins>
    </w:p>
    <w:p w14:paraId="1131D90B"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40602555"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lastRenderedPageBreak/>
        <w:t>So our to-pic, of 2 Ghost/Spirit (teacher/guide) Comforters, in John</w:t>
      </w:r>
      <w:del w:id="74" w:author="Antonio" w:date="2015-05-07T18:45:00Z">
        <w:r w:rsidR="001F5678" w:rsidRPr="001F5678">
          <w:rPr>
            <w:rFonts w:ascii="Times New Roman" w:eastAsia="Times New Roman" w:hAnsi="Times New Roman"/>
            <w:color w:val="222222"/>
            <w:sz w:val="24"/>
            <w:szCs w:val="24"/>
          </w:rPr>
          <w:delText> </w:delText>
        </w:r>
      </w:del>
      <w:ins w:id="75"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14:26 &amp; 15:26</w:t>
      </w:r>
      <w:del w:id="76" w:author="Antonio" w:date="2015-05-07T18:45:00Z">
        <w:r w:rsidR="001F5678" w:rsidRPr="001F5678">
          <w:rPr>
            <w:rFonts w:ascii="Times New Roman" w:eastAsia="Times New Roman" w:hAnsi="Times New Roman"/>
            <w:color w:val="222222"/>
            <w:sz w:val="24"/>
            <w:szCs w:val="24"/>
          </w:rPr>
          <w:delText> </w:delText>
        </w:r>
      </w:del>
      <w:ins w:id="77"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KJV*, is Spirit (to be </w:t>
      </w:r>
      <w:r w:rsidRPr="0055662D">
        <w:rPr>
          <w:rFonts w:ascii="Times New Roman" w:eastAsia="Times New Roman" w:hAnsi="Times New Roman"/>
          <w:i/>
          <w:iCs/>
          <w:color w:val="222222"/>
          <w:sz w:val="24"/>
          <w:szCs w:val="24"/>
        </w:rPr>
        <w:t>not under</w:t>
      </w:r>
      <w:del w:id="78" w:author="Antonio" w:date="2015-05-07T18:45:00Z">
        <w:r w:rsidR="001F5678" w:rsidRPr="001F5678">
          <w:rPr>
            <w:rFonts w:ascii="Times New Roman" w:eastAsia="Times New Roman" w:hAnsi="Times New Roman"/>
            <w:i/>
            <w:iCs/>
            <w:color w:val="222222"/>
            <w:sz w:val="24"/>
            <w:szCs w:val="24"/>
          </w:rPr>
          <w:delText xml:space="preserve"> </w:delText>
        </w:r>
      </w:del>
      <w:ins w:id="79" w:author="Antonio" w:date="2015-05-07T18:45:00Z">
        <w:r w:rsidRPr="0055662D">
          <w:rPr>
            <w:rFonts w:ascii="Times New Roman" w:eastAsia="Times New Roman" w:hAnsi="Times New Roman"/>
            <w:i/>
            <w:iCs/>
            <w:color w:val="222222"/>
            <w:sz w:val="24"/>
            <w:szCs w:val="24"/>
          </w:rPr>
          <w:t> </w:t>
        </w:r>
      </w:ins>
      <w:r w:rsidRPr="0055662D">
        <w:rPr>
          <w:rFonts w:ascii="Times New Roman" w:eastAsia="Times New Roman" w:hAnsi="Times New Roman"/>
          <w:i/>
          <w:iCs/>
          <w:color w:val="222222"/>
          <w:sz w:val="24"/>
          <w:szCs w:val="24"/>
        </w:rPr>
        <w:t>the law if</w:t>
      </w:r>
      <w:del w:id="80" w:author="Antonio" w:date="2015-05-07T18:45:00Z">
        <w:r w:rsidR="001F5678" w:rsidRPr="001F5678">
          <w:rPr>
            <w:rFonts w:ascii="Times New Roman" w:eastAsia="Times New Roman" w:hAnsi="Times New Roman"/>
            <w:i/>
            <w:iCs/>
            <w:color w:val="222222"/>
            <w:sz w:val="24"/>
            <w:szCs w:val="24"/>
          </w:rPr>
          <w:delText xml:space="preserve"> </w:delText>
        </w:r>
      </w:del>
      <w:ins w:id="81" w:author="Antonio" w:date="2015-05-07T18:45:00Z">
        <w:r w:rsidRPr="0055662D">
          <w:rPr>
            <w:rFonts w:ascii="Times New Roman" w:eastAsia="Times New Roman" w:hAnsi="Times New Roman"/>
            <w:i/>
            <w:iCs/>
            <w:color w:val="222222"/>
            <w:sz w:val="24"/>
            <w:szCs w:val="24"/>
          </w:rPr>
          <w:t> </w:t>
        </w:r>
      </w:ins>
      <w:r w:rsidRPr="0055662D">
        <w:rPr>
          <w:rFonts w:ascii="Times New Roman" w:eastAsia="Times New Roman" w:hAnsi="Times New Roman"/>
          <w:i/>
          <w:iCs/>
          <w:color w:val="222222"/>
          <w:sz w:val="24"/>
          <w:szCs w:val="24"/>
        </w:rPr>
        <w:t>led of the Spirit</w:t>
      </w:r>
      <w:r w:rsidRPr="0055662D">
        <w:rPr>
          <w:rFonts w:ascii="Times New Roman" w:eastAsia="Times New Roman" w:hAnsi="Times New Roman"/>
          <w:color w:val="222222"/>
          <w:sz w:val="24"/>
          <w:szCs w:val="24"/>
        </w:rPr>
        <w:t>), and because John</w:t>
      </w:r>
      <w:del w:id="82" w:author="Antonio" w:date="2015-05-07T18:45:00Z">
        <w:r w:rsidR="001F5678" w:rsidRPr="001F5678">
          <w:rPr>
            <w:rFonts w:ascii="Times New Roman" w:eastAsia="Times New Roman" w:hAnsi="Times New Roman"/>
            <w:color w:val="222222"/>
            <w:sz w:val="24"/>
            <w:szCs w:val="24"/>
          </w:rPr>
          <w:delText> </w:delText>
        </w:r>
      </w:del>
      <w:ins w:id="83"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4:2</w:t>
      </w:r>
      <w:ins w:id="84" w:author="Antonio" w:date="2015-05-07T21:03:00Z">
        <w:r w:rsidR="00760F0B">
          <w:rPr>
            <w:rFonts w:ascii="Times New Roman" w:eastAsia="Times New Roman" w:hAnsi="Times New Roman"/>
            <w:color w:val="222222"/>
            <w:sz w:val="24"/>
            <w:szCs w:val="24"/>
          </w:rPr>
          <w:t>4</w:t>
        </w:r>
      </w:ins>
      <w:del w:id="85" w:author="Antonio" w:date="2015-05-07T21:03:00Z">
        <w:r w:rsidRPr="0055662D" w:rsidDel="00760F0B">
          <w:rPr>
            <w:rFonts w:ascii="Times New Roman" w:eastAsia="Times New Roman" w:hAnsi="Times New Roman"/>
            <w:color w:val="222222"/>
            <w:sz w:val="24"/>
            <w:szCs w:val="24"/>
          </w:rPr>
          <w:delText>6</w:delText>
        </w:r>
      </w:del>
      <w:del w:id="86" w:author="Antonio" w:date="2015-05-07T18:45:00Z">
        <w:r w:rsidR="001F5678" w:rsidRPr="001F5678">
          <w:rPr>
            <w:rFonts w:ascii="Times New Roman" w:eastAsia="Times New Roman" w:hAnsi="Times New Roman"/>
            <w:color w:val="222222"/>
            <w:sz w:val="24"/>
            <w:szCs w:val="24"/>
          </w:rPr>
          <w:delText> </w:delText>
        </w:r>
      </w:del>
      <w:ins w:id="87"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first noted </w:t>
      </w:r>
      <w:r w:rsidRPr="0055662D">
        <w:rPr>
          <w:rFonts w:ascii="Times New Roman" w:eastAsia="Times New Roman" w:hAnsi="Times New Roman"/>
          <w:i/>
          <w:iCs/>
          <w:color w:val="222222"/>
          <w:sz w:val="24"/>
          <w:szCs w:val="24"/>
        </w:rPr>
        <w:t>God is a Spirit</w:t>
      </w:r>
      <w:r w:rsidRPr="0055662D">
        <w:rPr>
          <w:rFonts w:ascii="Times New Roman" w:eastAsia="Times New Roman" w:hAnsi="Times New Roman"/>
          <w:color w:val="222222"/>
          <w:sz w:val="24"/>
          <w:szCs w:val="24"/>
        </w:rPr>
        <w:t> (aka not a Ghost: per </w:t>
      </w:r>
      <w:r w:rsidRPr="0055662D">
        <w:rPr>
          <w:rFonts w:ascii="Times New Roman" w:eastAsia="Times New Roman" w:hAnsi="Times New Roman"/>
          <w:i/>
          <w:iCs/>
          <w:color w:val="222222"/>
          <w:sz w:val="24"/>
          <w:szCs w:val="24"/>
        </w:rPr>
        <w:t>not God of the dead, but God of the living</w:t>
      </w:r>
      <w:r w:rsidRPr="0055662D">
        <w:rPr>
          <w:rFonts w:ascii="Times New Roman" w:eastAsia="Times New Roman" w:hAnsi="Times New Roman"/>
          <w:color w:val="222222"/>
          <w:sz w:val="24"/>
          <w:szCs w:val="24"/>
        </w:rPr>
        <w:t>, which is noted thrice in Mt</w:t>
      </w:r>
      <w:del w:id="88" w:author="Antonio" w:date="2015-05-07T18:45:00Z">
        <w:r w:rsidR="001F5678" w:rsidRPr="001F5678">
          <w:rPr>
            <w:rFonts w:ascii="Times New Roman" w:eastAsia="Times New Roman" w:hAnsi="Times New Roman"/>
            <w:color w:val="222222"/>
            <w:sz w:val="24"/>
            <w:szCs w:val="24"/>
          </w:rPr>
          <w:delText> </w:delText>
        </w:r>
      </w:del>
      <w:ins w:id="89"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22:32; Mk</w:t>
      </w:r>
      <w:del w:id="90" w:author="Antonio" w:date="2015-05-07T18:45:00Z">
        <w:r w:rsidR="001F5678" w:rsidRPr="001F5678">
          <w:rPr>
            <w:rFonts w:ascii="Times New Roman" w:eastAsia="Times New Roman" w:hAnsi="Times New Roman"/>
            <w:color w:val="222222"/>
            <w:sz w:val="24"/>
            <w:szCs w:val="24"/>
          </w:rPr>
          <w:delText> </w:delText>
        </w:r>
      </w:del>
      <w:ins w:id="91"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12:27; Lk</w:t>
      </w:r>
      <w:del w:id="92" w:author="Antonio" w:date="2015-05-07T18:45:00Z">
        <w:r w:rsidR="001F5678" w:rsidRPr="001F5678">
          <w:rPr>
            <w:rFonts w:ascii="Times New Roman" w:eastAsia="Times New Roman" w:hAnsi="Times New Roman"/>
            <w:color w:val="222222"/>
            <w:sz w:val="24"/>
            <w:szCs w:val="24"/>
          </w:rPr>
          <w:delText> </w:delText>
        </w:r>
      </w:del>
      <w:ins w:id="93"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20:38, re follow me = let the dead bury the dead);</w:t>
      </w:r>
    </w:p>
    <w:p w14:paraId="4384F968"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xml:space="preserve">*only KJV uses Holy Ghost and Holy Spirit to distinguish teacher/guide Comforters; As </w:t>
      </w:r>
      <w:commentRangeStart w:id="94"/>
      <w:r w:rsidRPr="0055662D">
        <w:rPr>
          <w:rFonts w:ascii="Times New Roman" w:eastAsia="Times New Roman" w:hAnsi="Times New Roman"/>
          <w:color w:val="222222"/>
          <w:sz w:val="24"/>
          <w:szCs w:val="24"/>
        </w:rPr>
        <w:t xml:space="preserve">creature </w:t>
      </w:r>
      <w:commentRangeEnd w:id="94"/>
      <w:r w:rsidR="0014602E">
        <w:rPr>
          <w:rStyle w:val="CommentReference"/>
        </w:rPr>
        <w:commentReference w:id="94"/>
      </w:r>
      <w:r w:rsidRPr="0055662D">
        <w:rPr>
          <w:rFonts w:ascii="Times New Roman" w:eastAsia="Times New Roman" w:hAnsi="Times New Roman"/>
          <w:color w:val="222222"/>
          <w:sz w:val="24"/>
          <w:szCs w:val="24"/>
        </w:rPr>
        <w:t xml:space="preserve">comfort teacher </w:t>
      </w:r>
      <w:ins w:id="95" w:author="Antonio" w:date="2015-05-07T20:53:00Z">
        <w:r w:rsidR="0014602E">
          <w:rPr>
            <w:rFonts w:ascii="Times New Roman" w:eastAsia="Times New Roman" w:hAnsi="Times New Roman"/>
            <w:color w:val="222222"/>
            <w:sz w:val="24"/>
            <w:szCs w:val="24"/>
          </w:rPr>
          <w:t xml:space="preserve">is </w:t>
        </w:r>
      </w:ins>
      <w:r w:rsidRPr="0055662D">
        <w:rPr>
          <w:rFonts w:ascii="Times New Roman" w:eastAsia="Times New Roman" w:hAnsi="Times New Roman"/>
          <w:color w:val="222222"/>
          <w:sz w:val="24"/>
          <w:szCs w:val="24"/>
        </w:rPr>
        <w:t>both comfort + dis-comfort, not merciful guide to comfort only.</w:t>
      </w:r>
    </w:p>
    <w:p w14:paraId="5F60E837"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23B9733A"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And Spirit of Ghost/Spirit Comforters because John</w:t>
      </w:r>
      <w:del w:id="96" w:author="Antonio" w:date="2015-05-07T18:45:00Z">
        <w:r w:rsidR="001F5678" w:rsidRPr="001F5678">
          <w:rPr>
            <w:rFonts w:ascii="Times New Roman" w:eastAsia="Times New Roman" w:hAnsi="Times New Roman"/>
            <w:color w:val="222222"/>
            <w:sz w:val="24"/>
            <w:szCs w:val="24"/>
          </w:rPr>
          <w:delText> </w:delText>
        </w:r>
      </w:del>
      <w:ins w:id="97"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14:16,17 noted the </w:t>
      </w:r>
      <w:r w:rsidRPr="0055662D">
        <w:rPr>
          <w:rFonts w:ascii="Times New Roman" w:eastAsia="Times New Roman" w:hAnsi="Times New Roman"/>
          <w:i/>
          <w:iCs/>
          <w:color w:val="222222"/>
          <w:sz w:val="24"/>
          <w:szCs w:val="24"/>
        </w:rPr>
        <w:t>Spirit of truth</w:t>
      </w:r>
      <w:r w:rsidRPr="0055662D">
        <w:rPr>
          <w:rFonts w:ascii="Times New Roman" w:eastAsia="Times New Roman" w:hAnsi="Times New Roman"/>
          <w:color w:val="222222"/>
          <w:sz w:val="24"/>
          <w:szCs w:val="24"/>
        </w:rPr>
        <w:t>, and John</w:t>
      </w:r>
      <w:del w:id="98" w:author="Antonio" w:date="2015-05-07T18:45:00Z">
        <w:r w:rsidR="001F5678" w:rsidRPr="001F5678">
          <w:rPr>
            <w:rFonts w:ascii="Times New Roman" w:eastAsia="Times New Roman" w:hAnsi="Times New Roman"/>
            <w:color w:val="222222"/>
            <w:sz w:val="24"/>
            <w:szCs w:val="24"/>
          </w:rPr>
          <w:delText> </w:delText>
        </w:r>
      </w:del>
      <w:ins w:id="99"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16:13</w:t>
      </w:r>
      <w:del w:id="100" w:author="Antonio" w:date="2015-05-07T18:45:00Z">
        <w:r w:rsidR="001F5678" w:rsidRPr="001F5678">
          <w:rPr>
            <w:rFonts w:ascii="Times New Roman" w:eastAsia="Times New Roman" w:hAnsi="Times New Roman"/>
            <w:color w:val="222222"/>
            <w:sz w:val="24"/>
            <w:szCs w:val="24"/>
          </w:rPr>
          <w:delText> </w:delText>
        </w:r>
      </w:del>
      <w:ins w:id="101"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notes when Spirit of truth (guide) is come, </w:t>
      </w:r>
      <w:r w:rsidRPr="0055662D">
        <w:rPr>
          <w:rFonts w:ascii="Times New Roman" w:eastAsia="Times New Roman" w:hAnsi="Times New Roman"/>
          <w:i/>
          <w:iCs/>
          <w:color w:val="222222"/>
          <w:sz w:val="24"/>
          <w:szCs w:val="24"/>
        </w:rPr>
        <w:t>he will guide you into all truth</w:t>
      </w:r>
      <w:r w:rsidRPr="0055662D">
        <w:rPr>
          <w:rFonts w:ascii="Times New Roman" w:eastAsia="Times New Roman" w:hAnsi="Times New Roman"/>
          <w:color w:val="222222"/>
          <w:sz w:val="24"/>
          <w:szCs w:val="24"/>
        </w:rPr>
        <w:t>: Not both truth and lie added (aka not both grace and law added), which could leaven the whole lump of man to alive and death added, if </w:t>
      </w:r>
      <w:r w:rsidRPr="0055662D">
        <w:rPr>
          <w:rFonts w:ascii="Times New Roman" w:eastAsia="Times New Roman" w:hAnsi="Times New Roman"/>
          <w:i/>
          <w:iCs/>
          <w:color w:val="222222"/>
          <w:sz w:val="24"/>
          <w:szCs w:val="24"/>
        </w:rPr>
        <w:t xml:space="preserve">a little leaven </w:t>
      </w:r>
      <w:proofErr w:type="spellStart"/>
      <w:r w:rsidRPr="0055662D">
        <w:rPr>
          <w:rFonts w:ascii="Times New Roman" w:eastAsia="Times New Roman" w:hAnsi="Times New Roman"/>
          <w:i/>
          <w:iCs/>
          <w:color w:val="222222"/>
          <w:sz w:val="24"/>
          <w:szCs w:val="24"/>
        </w:rPr>
        <w:t>leaveneth</w:t>
      </w:r>
      <w:proofErr w:type="spellEnd"/>
      <w:r w:rsidRPr="0055662D">
        <w:rPr>
          <w:rFonts w:ascii="Times New Roman" w:eastAsia="Times New Roman" w:hAnsi="Times New Roman"/>
          <w:i/>
          <w:iCs/>
          <w:color w:val="222222"/>
          <w:sz w:val="24"/>
          <w:szCs w:val="24"/>
        </w:rPr>
        <w:t xml:space="preserve"> the whole lump</w:t>
      </w:r>
      <w:r w:rsidRPr="0055662D">
        <w:rPr>
          <w:rFonts w:ascii="Times New Roman" w:eastAsia="Times New Roman" w:hAnsi="Times New Roman"/>
          <w:color w:val="222222"/>
          <w:sz w:val="24"/>
          <w:szCs w:val="24"/>
        </w:rPr>
        <w:t>.</w:t>
      </w:r>
    </w:p>
    <w:p w14:paraId="1C864B78"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6709F470"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xml:space="preserve">Seems one jot or one tittle that did not pass from the law </w:t>
      </w:r>
      <w:proofErr w:type="gramStart"/>
      <w:r w:rsidRPr="0055662D">
        <w:rPr>
          <w:rFonts w:ascii="Times New Roman" w:eastAsia="Times New Roman" w:hAnsi="Times New Roman"/>
          <w:color w:val="222222"/>
          <w:sz w:val="24"/>
          <w:szCs w:val="24"/>
        </w:rPr>
        <w:t>actually did</w:t>
      </w:r>
      <w:proofErr w:type="gramEnd"/>
      <w:r w:rsidRPr="0055662D">
        <w:rPr>
          <w:rFonts w:ascii="Times New Roman" w:eastAsia="Times New Roman" w:hAnsi="Times New Roman"/>
          <w:color w:val="222222"/>
          <w:sz w:val="24"/>
          <w:szCs w:val="24"/>
        </w:rPr>
        <w:t xml:space="preserve"> leaven the lump of disciples selected to be apostles, making such old twelve a dirty dozen. Yet trying to replace Judas, who </w:t>
      </w:r>
      <w:r w:rsidRPr="0055662D">
        <w:rPr>
          <w:rFonts w:ascii="Times New Roman" w:eastAsia="Times New Roman" w:hAnsi="Times New Roman"/>
          <w:i/>
          <w:iCs/>
          <w:color w:val="222222"/>
          <w:sz w:val="24"/>
          <w:szCs w:val="24"/>
        </w:rPr>
        <w:t>also betrayed him</w:t>
      </w:r>
      <w:r w:rsidRPr="0055662D">
        <w:rPr>
          <w:rFonts w:ascii="Times New Roman" w:eastAsia="Times New Roman" w:hAnsi="Times New Roman"/>
          <w:color w:val="222222"/>
          <w:sz w:val="24"/>
          <w:szCs w:val="24"/>
        </w:rPr>
        <w:t xml:space="preserve">, with Matthias, to restore an upbraided eleven to twelve again, didn’t make a new twelve any less a dirty </w:t>
      </w:r>
      <w:r w:rsidRPr="0055662D">
        <w:rPr>
          <w:rFonts w:ascii="Times New Roman" w:eastAsia="Times New Roman" w:hAnsi="Times New Roman"/>
          <w:color w:val="222222"/>
          <w:sz w:val="24"/>
          <w:szCs w:val="24"/>
        </w:rPr>
        <w:lastRenderedPageBreak/>
        <w:t>dozen; For it wasn’t Judas surnamed Iscariot, but Simon surnamed Peter who got called </w:t>
      </w:r>
      <w:r w:rsidRPr="0055662D">
        <w:rPr>
          <w:rFonts w:ascii="Times New Roman" w:eastAsia="Times New Roman" w:hAnsi="Times New Roman"/>
          <w:i/>
          <w:iCs/>
          <w:color w:val="222222"/>
          <w:sz w:val="24"/>
          <w:szCs w:val="24"/>
        </w:rPr>
        <w:t>Satan</w:t>
      </w:r>
      <w:r w:rsidRPr="0055662D">
        <w:rPr>
          <w:rFonts w:ascii="Times New Roman" w:eastAsia="Times New Roman" w:hAnsi="Times New Roman"/>
          <w:color w:val="222222"/>
          <w:sz w:val="24"/>
          <w:szCs w:val="24"/>
        </w:rPr>
        <w:t> (not </w:t>
      </w:r>
      <w:r w:rsidRPr="0055662D">
        <w:rPr>
          <w:rFonts w:ascii="Times New Roman" w:eastAsia="Times New Roman" w:hAnsi="Times New Roman"/>
          <w:i/>
          <w:iCs/>
          <w:color w:val="222222"/>
          <w:sz w:val="24"/>
          <w:szCs w:val="24"/>
        </w:rPr>
        <w:t>devil</w:t>
      </w:r>
      <w:r w:rsidRPr="0055662D">
        <w:rPr>
          <w:rFonts w:ascii="Times New Roman" w:eastAsia="Times New Roman" w:hAnsi="Times New Roman"/>
          <w:color w:val="222222"/>
          <w:sz w:val="24"/>
          <w:szCs w:val="24"/>
        </w:rPr>
        <w:t xml:space="preserve">*), and his </w:t>
      </w:r>
      <w:commentRangeStart w:id="102"/>
      <w:r w:rsidRPr="0055662D">
        <w:rPr>
          <w:rFonts w:ascii="Times New Roman" w:eastAsia="Times New Roman" w:hAnsi="Times New Roman"/>
          <w:color w:val="222222"/>
          <w:sz w:val="24"/>
          <w:szCs w:val="24"/>
        </w:rPr>
        <w:t xml:space="preserve">dissimulation </w:t>
      </w:r>
      <w:commentRangeEnd w:id="102"/>
      <w:r w:rsidR="00EA0E9C">
        <w:rPr>
          <w:rStyle w:val="CommentReference"/>
        </w:rPr>
        <w:commentReference w:id="102"/>
      </w:r>
      <w:r w:rsidRPr="0055662D">
        <w:rPr>
          <w:rFonts w:ascii="Times New Roman" w:eastAsia="Times New Roman" w:hAnsi="Times New Roman"/>
          <w:color w:val="222222"/>
          <w:sz w:val="24"/>
          <w:szCs w:val="24"/>
        </w:rPr>
        <w:t xml:space="preserve">carried away </w:t>
      </w:r>
      <w:proofErr w:type="spellStart"/>
      <w:r w:rsidRPr="0055662D">
        <w:rPr>
          <w:rFonts w:ascii="Times New Roman" w:eastAsia="Times New Roman" w:hAnsi="Times New Roman"/>
          <w:color w:val="222222"/>
          <w:sz w:val="24"/>
          <w:szCs w:val="24"/>
        </w:rPr>
        <w:t>Joses</w:t>
      </w:r>
      <w:proofErr w:type="spellEnd"/>
      <w:r w:rsidRPr="0055662D">
        <w:rPr>
          <w:rFonts w:ascii="Times New Roman" w:eastAsia="Times New Roman" w:hAnsi="Times New Roman"/>
          <w:color w:val="222222"/>
          <w:sz w:val="24"/>
          <w:szCs w:val="24"/>
        </w:rPr>
        <w:t xml:space="preserve"> </w:t>
      </w:r>
      <w:commentRangeStart w:id="103"/>
      <w:r w:rsidRPr="0055662D">
        <w:rPr>
          <w:rFonts w:ascii="Times New Roman" w:eastAsia="Times New Roman" w:hAnsi="Times New Roman"/>
          <w:color w:val="222222"/>
          <w:sz w:val="24"/>
          <w:szCs w:val="24"/>
        </w:rPr>
        <w:t xml:space="preserve">surnamed </w:t>
      </w:r>
      <w:commentRangeEnd w:id="103"/>
      <w:r w:rsidR="00EA0E9C">
        <w:rPr>
          <w:rStyle w:val="CommentReference"/>
        </w:rPr>
        <w:commentReference w:id="103"/>
      </w:r>
      <w:r w:rsidRPr="0055662D">
        <w:rPr>
          <w:rFonts w:ascii="Times New Roman" w:eastAsia="Times New Roman" w:hAnsi="Times New Roman"/>
          <w:color w:val="222222"/>
          <w:sz w:val="24"/>
          <w:szCs w:val="24"/>
        </w:rPr>
        <w:t xml:space="preserve">Barnabas, even when </w:t>
      </w:r>
      <w:commentRangeStart w:id="104"/>
      <w:r w:rsidRPr="0055662D">
        <w:rPr>
          <w:rFonts w:ascii="Times New Roman" w:eastAsia="Times New Roman" w:hAnsi="Times New Roman"/>
          <w:color w:val="222222"/>
          <w:sz w:val="24"/>
          <w:szCs w:val="24"/>
        </w:rPr>
        <w:t>such called Christians.</w:t>
      </w:r>
      <w:commentRangeEnd w:id="104"/>
      <w:r w:rsidR="00F14127">
        <w:rPr>
          <w:rStyle w:val="CommentReference"/>
        </w:rPr>
        <w:commentReference w:id="104"/>
      </w:r>
    </w:p>
    <w:p w14:paraId="03F34F39"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commentRangeStart w:id="105"/>
      <w:r w:rsidRPr="0055662D">
        <w:rPr>
          <w:rFonts w:ascii="Times New Roman" w:eastAsia="Times New Roman" w:hAnsi="Times New Roman"/>
          <w:color w:val="222222"/>
          <w:sz w:val="24"/>
          <w:szCs w:val="24"/>
        </w:rPr>
        <w:t xml:space="preserve">*devil(diablos)= false accuser who slanders, but </w:t>
      </w:r>
      <w:proofErr w:type="gramStart"/>
      <w:r w:rsidRPr="0055662D">
        <w:rPr>
          <w:rFonts w:ascii="Times New Roman" w:eastAsia="Times New Roman" w:hAnsi="Times New Roman"/>
          <w:color w:val="222222"/>
          <w:sz w:val="24"/>
          <w:szCs w:val="24"/>
        </w:rPr>
        <w:t>Satan(</w:t>
      </w:r>
      <w:proofErr w:type="spellStart"/>
      <w:proofErr w:type="gramEnd"/>
      <w:r w:rsidRPr="0055662D">
        <w:rPr>
          <w:rFonts w:ascii="Times New Roman" w:eastAsia="Times New Roman" w:hAnsi="Times New Roman"/>
          <w:color w:val="222222"/>
          <w:sz w:val="24"/>
          <w:szCs w:val="24"/>
        </w:rPr>
        <w:t>Satanas</w:t>
      </w:r>
      <w:proofErr w:type="spellEnd"/>
      <w:r w:rsidRPr="0055662D">
        <w:rPr>
          <w:rFonts w:ascii="Times New Roman" w:eastAsia="Times New Roman" w:hAnsi="Times New Roman"/>
          <w:color w:val="222222"/>
          <w:sz w:val="24"/>
          <w:szCs w:val="24"/>
        </w:rPr>
        <w:t>)= adversary who opposes</w:t>
      </w:r>
    </w:p>
    <w:p w14:paraId="2832EBB7"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commentRangeEnd w:id="105"/>
    <w:p w14:paraId="44899330" w14:textId="77777777" w:rsidR="0055662D" w:rsidRPr="0055662D" w:rsidRDefault="00F14127" w:rsidP="0055662D">
      <w:pPr>
        <w:shd w:val="clear" w:color="auto" w:fill="FFFFFF"/>
        <w:spacing w:after="0" w:line="240" w:lineRule="auto"/>
        <w:jc w:val="both"/>
        <w:rPr>
          <w:rFonts w:ascii="Times New Roman" w:eastAsia="Times New Roman" w:hAnsi="Times New Roman"/>
          <w:color w:val="222222"/>
          <w:sz w:val="24"/>
          <w:szCs w:val="24"/>
        </w:rPr>
      </w:pPr>
      <w:r>
        <w:rPr>
          <w:rStyle w:val="CommentReference"/>
        </w:rPr>
        <w:commentReference w:id="105"/>
      </w:r>
      <w:r w:rsidR="0055662D" w:rsidRPr="0055662D">
        <w:rPr>
          <w:rFonts w:ascii="Times New Roman" w:eastAsia="Times New Roman" w:hAnsi="Times New Roman"/>
          <w:color w:val="222222"/>
          <w:sz w:val="24"/>
          <w:szCs w:val="24"/>
        </w:rPr>
        <w:t xml:space="preserve">Seems of 2 appointed candidates to replace Judas: Joseph called </w:t>
      </w:r>
      <w:proofErr w:type="spellStart"/>
      <w:r w:rsidR="0055662D" w:rsidRPr="0055662D">
        <w:rPr>
          <w:rFonts w:ascii="Times New Roman" w:eastAsia="Times New Roman" w:hAnsi="Times New Roman"/>
          <w:color w:val="222222"/>
          <w:sz w:val="24"/>
          <w:szCs w:val="24"/>
        </w:rPr>
        <w:t>Barsabas</w:t>
      </w:r>
      <w:proofErr w:type="spellEnd"/>
      <w:r w:rsidR="0055662D" w:rsidRPr="0055662D">
        <w:rPr>
          <w:rFonts w:ascii="Times New Roman" w:eastAsia="Times New Roman" w:hAnsi="Times New Roman"/>
          <w:color w:val="222222"/>
          <w:sz w:val="24"/>
          <w:szCs w:val="24"/>
        </w:rPr>
        <w:t xml:space="preserve"> who was surnamed Justus, and Matthias; </w:t>
      </w:r>
      <w:commentRangeStart w:id="106"/>
      <w:r w:rsidR="0055662D" w:rsidRPr="0055662D">
        <w:rPr>
          <w:rFonts w:ascii="Times New Roman" w:eastAsia="Times New Roman" w:hAnsi="Times New Roman"/>
          <w:color w:val="222222"/>
          <w:sz w:val="24"/>
          <w:szCs w:val="24"/>
        </w:rPr>
        <w:t xml:space="preserve">Casting lots </w:t>
      </w:r>
      <w:commentRangeEnd w:id="106"/>
      <w:r>
        <w:rPr>
          <w:rStyle w:val="CommentReference"/>
        </w:rPr>
        <w:commentReference w:id="106"/>
      </w:r>
      <w:r w:rsidR="0055662D" w:rsidRPr="0055662D">
        <w:rPr>
          <w:rFonts w:ascii="Times New Roman" w:eastAsia="Times New Roman" w:hAnsi="Times New Roman"/>
          <w:color w:val="222222"/>
          <w:sz w:val="24"/>
          <w:szCs w:val="24"/>
        </w:rPr>
        <w:t xml:space="preserve">for one, by </w:t>
      </w:r>
      <w:commentRangeStart w:id="107"/>
      <w:r w:rsidR="0055662D" w:rsidRPr="0055662D">
        <w:rPr>
          <w:rFonts w:ascii="Times New Roman" w:eastAsia="Times New Roman" w:hAnsi="Times New Roman"/>
          <w:color w:val="222222"/>
          <w:sz w:val="24"/>
          <w:szCs w:val="24"/>
        </w:rPr>
        <w:t>12</w:t>
      </w:r>
      <w:del w:id="108" w:author="Antonio" w:date="2015-05-07T22:17:00Z">
        <w:r w:rsidR="0055662D" w:rsidRPr="0055662D" w:rsidDel="00EF334E">
          <w:rPr>
            <w:rFonts w:ascii="Times New Roman" w:eastAsia="Times New Roman" w:hAnsi="Times New Roman"/>
            <w:color w:val="222222"/>
            <w:sz w:val="24"/>
            <w:szCs w:val="24"/>
          </w:rPr>
          <w:delText>0</w:delText>
        </w:r>
      </w:del>
      <w:r w:rsidR="0055662D" w:rsidRPr="0055662D">
        <w:rPr>
          <w:rFonts w:ascii="Times New Roman" w:eastAsia="Times New Roman" w:hAnsi="Times New Roman"/>
          <w:color w:val="222222"/>
          <w:sz w:val="24"/>
          <w:szCs w:val="24"/>
        </w:rPr>
        <w:t xml:space="preserve"> upper room folk, </w:t>
      </w:r>
      <w:commentRangeEnd w:id="107"/>
      <w:r w:rsidR="005C649E">
        <w:rPr>
          <w:rStyle w:val="CommentReference"/>
        </w:rPr>
        <w:commentReference w:id="107"/>
      </w:r>
      <w:r w:rsidR="0055662D" w:rsidRPr="0055662D">
        <w:rPr>
          <w:rFonts w:ascii="Times New Roman" w:eastAsia="Times New Roman" w:hAnsi="Times New Roman"/>
          <w:color w:val="222222"/>
          <w:sz w:val="24"/>
          <w:szCs w:val="24"/>
        </w:rPr>
        <w:t>should have gone to Joseph (</w:t>
      </w:r>
      <w:commentRangeStart w:id="109"/>
      <w:r w:rsidR="0055662D" w:rsidRPr="0055662D">
        <w:rPr>
          <w:rFonts w:ascii="Times New Roman" w:eastAsia="Times New Roman" w:hAnsi="Times New Roman"/>
          <w:color w:val="222222"/>
          <w:sz w:val="24"/>
          <w:szCs w:val="24"/>
        </w:rPr>
        <w:t xml:space="preserve">let him add) </w:t>
      </w:r>
      <w:commentRangeEnd w:id="109"/>
      <w:r w:rsidR="00EF334E">
        <w:rPr>
          <w:rStyle w:val="CommentReference"/>
        </w:rPr>
        <w:commentReference w:id="109"/>
      </w:r>
      <w:r w:rsidR="0055662D" w:rsidRPr="0055662D">
        <w:rPr>
          <w:rFonts w:ascii="Times New Roman" w:eastAsia="Times New Roman" w:hAnsi="Times New Roman"/>
          <w:color w:val="222222"/>
          <w:sz w:val="24"/>
          <w:szCs w:val="24"/>
        </w:rPr>
        <w:t xml:space="preserve">called </w:t>
      </w:r>
      <w:proofErr w:type="spellStart"/>
      <w:r w:rsidR="0055662D" w:rsidRPr="0055662D">
        <w:rPr>
          <w:rFonts w:ascii="Times New Roman" w:eastAsia="Times New Roman" w:hAnsi="Times New Roman"/>
          <w:color w:val="222222"/>
          <w:sz w:val="24"/>
          <w:szCs w:val="24"/>
        </w:rPr>
        <w:t>Barsabas</w:t>
      </w:r>
      <w:proofErr w:type="spellEnd"/>
      <w:r w:rsidR="0055662D" w:rsidRPr="0055662D">
        <w:rPr>
          <w:rFonts w:ascii="Times New Roman" w:eastAsia="Times New Roman" w:hAnsi="Times New Roman"/>
          <w:color w:val="222222"/>
          <w:sz w:val="24"/>
          <w:szCs w:val="24"/>
        </w:rPr>
        <w:t xml:space="preserve"> (son of </w:t>
      </w:r>
      <w:proofErr w:type="spellStart"/>
      <w:r w:rsidR="0055662D" w:rsidRPr="0055662D">
        <w:rPr>
          <w:rFonts w:ascii="Times New Roman" w:eastAsia="Times New Roman" w:hAnsi="Times New Roman"/>
          <w:color w:val="222222"/>
          <w:sz w:val="24"/>
          <w:szCs w:val="24"/>
        </w:rPr>
        <w:t>Sabas</w:t>
      </w:r>
      <w:proofErr w:type="spellEnd"/>
      <w:r w:rsidR="0055662D" w:rsidRPr="0055662D">
        <w:rPr>
          <w:rFonts w:ascii="Times New Roman" w:eastAsia="Times New Roman" w:hAnsi="Times New Roman"/>
          <w:color w:val="222222"/>
          <w:sz w:val="24"/>
          <w:szCs w:val="24"/>
        </w:rPr>
        <w:t>) surnamed Justus (just). Perhaps it may have helped replace unmerciful OT just-ice with NT’s end goal of just-us.</w:t>
      </w:r>
    </w:p>
    <w:p w14:paraId="6CE06BC1"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7892CAB7"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xml:space="preserve">But alas, voting swung to Matthias, who’s never heard of again. Then things got Ghostly, to the point of killing Ananias and Sapphira for holding back some of </w:t>
      </w:r>
      <w:commentRangeStart w:id="110"/>
      <w:r w:rsidRPr="0055662D">
        <w:rPr>
          <w:rFonts w:ascii="Times New Roman" w:eastAsia="Times New Roman" w:hAnsi="Times New Roman"/>
          <w:color w:val="222222"/>
          <w:sz w:val="24"/>
          <w:szCs w:val="24"/>
        </w:rPr>
        <w:t>their own money</w:t>
      </w:r>
      <w:commentRangeEnd w:id="110"/>
      <w:r w:rsidR="005C649E">
        <w:rPr>
          <w:rStyle w:val="CommentReference"/>
        </w:rPr>
        <w:commentReference w:id="110"/>
      </w:r>
      <w:r w:rsidRPr="0055662D">
        <w:rPr>
          <w:rFonts w:ascii="Times New Roman" w:eastAsia="Times New Roman" w:hAnsi="Times New Roman"/>
          <w:color w:val="222222"/>
          <w:sz w:val="24"/>
          <w:szCs w:val="24"/>
        </w:rPr>
        <w:t>, and such like. When too much of </w:t>
      </w:r>
      <w:r w:rsidRPr="0055662D">
        <w:rPr>
          <w:rFonts w:ascii="Times New Roman" w:eastAsia="Times New Roman" w:hAnsi="Times New Roman"/>
          <w:i/>
          <w:iCs/>
          <w:color w:val="222222"/>
          <w:sz w:val="24"/>
          <w:szCs w:val="24"/>
        </w:rPr>
        <w:t>such like</w:t>
      </w:r>
      <w:r w:rsidRPr="0055662D">
        <w:rPr>
          <w:rFonts w:ascii="Times New Roman" w:eastAsia="Times New Roman" w:hAnsi="Times New Roman"/>
          <w:color w:val="222222"/>
          <w:sz w:val="24"/>
          <w:szCs w:val="24"/>
        </w:rPr>
        <w:t> happened, to the point of a great dearth throughout the earth, Then God chose Saul of Tarsus to become Paul the apostle of grace and peace, </w:t>
      </w:r>
      <w:r w:rsidRPr="0055662D">
        <w:rPr>
          <w:rFonts w:ascii="Times New Roman" w:eastAsia="Times New Roman" w:hAnsi="Times New Roman"/>
          <w:i/>
          <w:iCs/>
          <w:color w:val="222222"/>
          <w:sz w:val="24"/>
          <w:szCs w:val="24"/>
        </w:rPr>
        <w:t>his witness unto all men</w:t>
      </w:r>
      <w:r w:rsidRPr="0055662D">
        <w:rPr>
          <w:rFonts w:ascii="Times New Roman" w:eastAsia="Times New Roman" w:hAnsi="Times New Roman"/>
          <w:color w:val="222222"/>
          <w:sz w:val="24"/>
          <w:szCs w:val="24"/>
        </w:rPr>
        <w:t xml:space="preserve">, including </w:t>
      </w:r>
      <w:commentRangeStart w:id="111"/>
      <w:r w:rsidRPr="0055662D">
        <w:rPr>
          <w:rFonts w:ascii="Times New Roman" w:eastAsia="Times New Roman" w:hAnsi="Times New Roman"/>
          <w:color w:val="222222"/>
          <w:sz w:val="24"/>
          <w:szCs w:val="24"/>
        </w:rPr>
        <w:t xml:space="preserve">the new twelve </w:t>
      </w:r>
      <w:commentRangeEnd w:id="111"/>
      <w:r w:rsidR="00EF0979">
        <w:rPr>
          <w:rStyle w:val="CommentReference"/>
        </w:rPr>
        <w:commentReference w:id="111"/>
      </w:r>
      <w:r w:rsidRPr="0055662D">
        <w:rPr>
          <w:rFonts w:ascii="Times New Roman" w:eastAsia="Times New Roman" w:hAnsi="Times New Roman"/>
          <w:color w:val="222222"/>
          <w:sz w:val="24"/>
          <w:szCs w:val="24"/>
        </w:rPr>
        <w:t xml:space="preserve">(aka To </w:t>
      </w:r>
      <w:proofErr w:type="gramStart"/>
      <w:r w:rsidRPr="0055662D">
        <w:rPr>
          <w:rFonts w:ascii="Times New Roman" w:eastAsia="Times New Roman" w:hAnsi="Times New Roman"/>
          <w:color w:val="222222"/>
          <w:sz w:val="24"/>
          <w:szCs w:val="24"/>
        </w:rPr>
        <w:t>The</w:t>
      </w:r>
      <w:proofErr w:type="gramEnd"/>
      <w:r w:rsidRPr="0055662D">
        <w:rPr>
          <w:rFonts w:ascii="Times New Roman" w:eastAsia="Times New Roman" w:hAnsi="Times New Roman"/>
          <w:color w:val="222222"/>
          <w:sz w:val="24"/>
          <w:szCs w:val="24"/>
        </w:rPr>
        <w:t xml:space="preserve"> Hebrews).</w:t>
      </w:r>
    </w:p>
    <w:p w14:paraId="3277B535"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 </w:t>
      </w:r>
    </w:p>
    <w:p w14:paraId="356F8D4B" w14:textId="77777777" w:rsidR="0055662D" w:rsidRPr="0055662D" w:rsidRDefault="0055662D" w:rsidP="0055662D">
      <w:pPr>
        <w:shd w:val="clear" w:color="auto" w:fill="FFFFFF"/>
        <w:spacing w:after="0" w:line="240" w:lineRule="auto"/>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lastRenderedPageBreak/>
        <w:t>Ok, in quick point review, regarding our Walk in the Spirit Talk:</w:t>
      </w:r>
    </w:p>
    <w:p w14:paraId="138C4453" w14:textId="77777777" w:rsidR="0055662D" w:rsidRPr="0055662D" w:rsidRDefault="0055662D" w:rsidP="0055662D">
      <w:pPr>
        <w:shd w:val="clear" w:color="auto" w:fill="FFFFFF"/>
        <w:spacing w:after="0" w:line="240" w:lineRule="auto"/>
        <w:ind w:left="720"/>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w:t>
      </w:r>
      <w:r w:rsidRPr="0055662D">
        <w:rPr>
          <w:rFonts w:ascii="Times New Roman" w:eastAsia="Times New Roman" w:hAnsi="Times New Roman"/>
          <w:color w:val="222222"/>
          <w:sz w:val="14"/>
          <w:szCs w:val="14"/>
        </w:rPr>
        <w:t>       </w:t>
      </w:r>
      <w:r w:rsidRPr="0055662D">
        <w:rPr>
          <w:rFonts w:ascii="Times New Roman" w:eastAsia="Times New Roman" w:hAnsi="Times New Roman"/>
          <w:color w:val="222222"/>
          <w:sz w:val="14"/>
        </w:rPr>
        <w:t> </w:t>
      </w:r>
      <w:r w:rsidRPr="0055662D">
        <w:rPr>
          <w:rFonts w:ascii="Times New Roman" w:eastAsia="Times New Roman" w:hAnsi="Times New Roman"/>
          <w:color w:val="222222"/>
          <w:sz w:val="24"/>
          <w:szCs w:val="24"/>
        </w:rPr>
        <w:t xml:space="preserve">of Walk/Run, it’s Walk first; and of </w:t>
      </w:r>
      <w:commentRangeStart w:id="112"/>
      <w:r w:rsidRPr="0055662D">
        <w:rPr>
          <w:rFonts w:ascii="Times New Roman" w:eastAsia="Times New Roman" w:hAnsi="Times New Roman"/>
          <w:color w:val="222222"/>
          <w:sz w:val="24"/>
          <w:szCs w:val="24"/>
        </w:rPr>
        <w:t xml:space="preserve">walk/Walk </w:t>
      </w:r>
      <w:proofErr w:type="gramStart"/>
      <w:r w:rsidRPr="0055662D">
        <w:rPr>
          <w:rFonts w:ascii="Times New Roman" w:eastAsia="Times New Roman" w:hAnsi="Times New Roman"/>
          <w:color w:val="222222"/>
          <w:sz w:val="24"/>
          <w:szCs w:val="24"/>
        </w:rPr>
        <w:t>it’s</w:t>
      </w:r>
      <w:proofErr w:type="gramEnd"/>
      <w:r w:rsidRPr="0055662D">
        <w:rPr>
          <w:rFonts w:ascii="Times New Roman" w:eastAsia="Times New Roman" w:hAnsi="Times New Roman"/>
          <w:color w:val="222222"/>
          <w:sz w:val="24"/>
          <w:szCs w:val="24"/>
        </w:rPr>
        <w:t xml:space="preserve"> big Walk</w:t>
      </w:r>
      <w:commentRangeEnd w:id="112"/>
      <w:r w:rsidR="00156E3B">
        <w:rPr>
          <w:rStyle w:val="CommentReference"/>
        </w:rPr>
        <w:commentReference w:id="112"/>
      </w:r>
    </w:p>
    <w:p w14:paraId="0725E1F9" w14:textId="77777777" w:rsidR="0055662D" w:rsidRPr="0055662D" w:rsidRDefault="0055662D" w:rsidP="0055662D">
      <w:pPr>
        <w:shd w:val="clear" w:color="auto" w:fill="FFFFFF"/>
        <w:spacing w:after="0" w:line="240" w:lineRule="auto"/>
        <w:ind w:left="720"/>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w:t>
      </w:r>
      <w:r w:rsidRPr="0055662D">
        <w:rPr>
          <w:rFonts w:ascii="Times New Roman" w:eastAsia="Times New Roman" w:hAnsi="Times New Roman"/>
          <w:color w:val="222222"/>
          <w:sz w:val="14"/>
          <w:szCs w:val="14"/>
        </w:rPr>
        <w:t>       </w:t>
      </w:r>
      <w:r w:rsidRPr="0055662D">
        <w:rPr>
          <w:rFonts w:ascii="Times New Roman" w:eastAsia="Times New Roman" w:hAnsi="Times New Roman"/>
          <w:color w:val="222222"/>
          <w:sz w:val="14"/>
        </w:rPr>
        <w:t> </w:t>
      </w:r>
      <w:r w:rsidRPr="0055662D">
        <w:rPr>
          <w:rFonts w:ascii="Times New Roman" w:eastAsia="Times New Roman" w:hAnsi="Times New Roman"/>
          <w:color w:val="222222"/>
          <w:sz w:val="24"/>
          <w:szCs w:val="24"/>
        </w:rPr>
        <w:t xml:space="preserve">of learn/teach, it’s </w:t>
      </w:r>
      <w:proofErr w:type="gramStart"/>
      <w:r w:rsidRPr="0055662D">
        <w:rPr>
          <w:rFonts w:ascii="Times New Roman" w:eastAsia="Times New Roman" w:hAnsi="Times New Roman"/>
          <w:color w:val="222222"/>
          <w:sz w:val="24"/>
          <w:szCs w:val="24"/>
        </w:rPr>
        <w:t>learn</w:t>
      </w:r>
      <w:proofErr w:type="gramEnd"/>
      <w:r w:rsidRPr="0055662D">
        <w:rPr>
          <w:rFonts w:ascii="Times New Roman" w:eastAsia="Times New Roman" w:hAnsi="Times New Roman"/>
          <w:color w:val="222222"/>
          <w:sz w:val="24"/>
          <w:szCs w:val="24"/>
        </w:rPr>
        <w:t xml:space="preserve"> first; and </w:t>
      </w:r>
      <w:ins w:id="113" w:author="Antonio" w:date="2015-05-07T18:45:00Z">
        <w:r w:rsidRPr="0055662D">
          <w:rPr>
            <w:rFonts w:ascii="Times New Roman" w:eastAsia="Times New Roman" w:hAnsi="Times New Roman"/>
            <w:color w:val="222222"/>
            <w:sz w:val="24"/>
            <w:szCs w:val="24"/>
          </w:rPr>
          <w:t xml:space="preserve">so </w:t>
        </w:r>
      </w:ins>
      <w:r w:rsidRPr="0055662D">
        <w:rPr>
          <w:rFonts w:ascii="Times New Roman" w:eastAsia="Times New Roman" w:hAnsi="Times New Roman"/>
          <w:color w:val="222222"/>
          <w:sz w:val="24"/>
          <w:szCs w:val="24"/>
        </w:rPr>
        <w:t>of blind/see, it’s to see</w:t>
      </w:r>
    </w:p>
    <w:p w14:paraId="535ABB50" w14:textId="77777777" w:rsidR="0055662D" w:rsidRPr="0055662D" w:rsidRDefault="0055662D" w:rsidP="0055662D">
      <w:pPr>
        <w:shd w:val="clear" w:color="auto" w:fill="FFFFFF"/>
        <w:spacing w:after="0" w:line="240" w:lineRule="auto"/>
        <w:ind w:left="720"/>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w:t>
      </w:r>
      <w:r w:rsidRPr="0055662D">
        <w:rPr>
          <w:rFonts w:ascii="Times New Roman" w:eastAsia="Times New Roman" w:hAnsi="Times New Roman"/>
          <w:color w:val="222222"/>
          <w:sz w:val="14"/>
          <w:szCs w:val="14"/>
        </w:rPr>
        <w:t>       </w:t>
      </w:r>
      <w:r w:rsidRPr="0055662D">
        <w:rPr>
          <w:rFonts w:ascii="Times New Roman" w:eastAsia="Times New Roman" w:hAnsi="Times New Roman"/>
          <w:color w:val="222222"/>
          <w:sz w:val="14"/>
        </w:rPr>
        <w:t> </w:t>
      </w:r>
      <w:r w:rsidRPr="0055662D">
        <w:rPr>
          <w:rFonts w:ascii="Times New Roman" w:eastAsia="Times New Roman" w:hAnsi="Times New Roman"/>
          <w:color w:val="222222"/>
          <w:sz w:val="24"/>
          <w:szCs w:val="24"/>
        </w:rPr>
        <w:t xml:space="preserve">of Driven/Led, it’s Led; and </w:t>
      </w:r>
      <w:proofErr w:type="gramStart"/>
      <w:r w:rsidRPr="0055662D">
        <w:rPr>
          <w:rFonts w:ascii="Times New Roman" w:eastAsia="Times New Roman" w:hAnsi="Times New Roman"/>
          <w:color w:val="222222"/>
          <w:sz w:val="24"/>
          <w:szCs w:val="24"/>
        </w:rPr>
        <w:t>so</w:t>
      </w:r>
      <w:proofErr w:type="gramEnd"/>
      <w:r w:rsidRPr="0055662D">
        <w:rPr>
          <w:rFonts w:ascii="Times New Roman" w:eastAsia="Times New Roman" w:hAnsi="Times New Roman"/>
          <w:color w:val="222222"/>
          <w:sz w:val="24"/>
          <w:szCs w:val="24"/>
        </w:rPr>
        <w:t xml:space="preserve"> of Ghost/Spirit, it’s Spirit</w:t>
      </w:r>
    </w:p>
    <w:p w14:paraId="5AD0CC32" w14:textId="77777777" w:rsidR="0055662D" w:rsidRPr="0055662D" w:rsidRDefault="0055662D" w:rsidP="0055662D">
      <w:pPr>
        <w:shd w:val="clear" w:color="auto" w:fill="FFFFFF"/>
        <w:spacing w:after="0" w:line="240" w:lineRule="auto"/>
        <w:ind w:left="720"/>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w:t>
      </w:r>
      <w:r w:rsidRPr="0055662D">
        <w:rPr>
          <w:rFonts w:ascii="Times New Roman" w:eastAsia="Times New Roman" w:hAnsi="Times New Roman"/>
          <w:color w:val="222222"/>
          <w:sz w:val="14"/>
          <w:szCs w:val="14"/>
        </w:rPr>
        <w:t>       </w:t>
      </w:r>
      <w:r w:rsidRPr="0055662D">
        <w:rPr>
          <w:rFonts w:ascii="Times New Roman" w:eastAsia="Times New Roman" w:hAnsi="Times New Roman"/>
          <w:color w:val="222222"/>
          <w:sz w:val="14"/>
        </w:rPr>
        <w:t> </w:t>
      </w:r>
      <w:r w:rsidRPr="0055662D">
        <w:rPr>
          <w:rFonts w:ascii="Times New Roman" w:eastAsia="Times New Roman" w:hAnsi="Times New Roman"/>
          <w:color w:val="222222"/>
          <w:sz w:val="24"/>
          <w:szCs w:val="24"/>
        </w:rPr>
        <w:t>of teacher/guide, it’s guide; and of lie/truth it’s the truth</w:t>
      </w:r>
    </w:p>
    <w:p w14:paraId="173675BB" w14:textId="77777777" w:rsidR="0055662D" w:rsidRPr="0055662D" w:rsidRDefault="0055662D" w:rsidP="0055662D">
      <w:pPr>
        <w:shd w:val="clear" w:color="auto" w:fill="FFFFFF"/>
        <w:spacing w:after="0" w:line="240" w:lineRule="auto"/>
        <w:ind w:left="720"/>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w:t>
      </w:r>
      <w:r w:rsidRPr="0055662D">
        <w:rPr>
          <w:rFonts w:ascii="Times New Roman" w:eastAsia="Times New Roman" w:hAnsi="Times New Roman"/>
          <w:color w:val="222222"/>
          <w:sz w:val="14"/>
          <w:szCs w:val="14"/>
        </w:rPr>
        <w:t>       </w:t>
      </w:r>
      <w:r w:rsidRPr="0055662D">
        <w:rPr>
          <w:rFonts w:ascii="Times New Roman" w:eastAsia="Times New Roman" w:hAnsi="Times New Roman"/>
          <w:color w:val="222222"/>
          <w:sz w:val="14"/>
        </w:rPr>
        <w:t> </w:t>
      </w:r>
      <w:r w:rsidRPr="0055662D">
        <w:rPr>
          <w:rFonts w:ascii="Times New Roman" w:eastAsia="Times New Roman" w:hAnsi="Times New Roman"/>
          <w:color w:val="222222"/>
          <w:sz w:val="24"/>
          <w:szCs w:val="24"/>
        </w:rPr>
        <w:t>of masters/Master, it’s one Master (see Matthew</w:t>
      </w:r>
      <w:del w:id="114" w:author="Antonio" w:date="2015-05-07T18:45:00Z">
        <w:r w:rsidR="001F5678" w:rsidRPr="001F5678">
          <w:rPr>
            <w:rFonts w:ascii="Times New Roman" w:eastAsia="Times New Roman" w:hAnsi="Times New Roman"/>
            <w:color w:val="222222"/>
            <w:sz w:val="24"/>
            <w:szCs w:val="24"/>
          </w:rPr>
          <w:delText> </w:delText>
        </w:r>
      </w:del>
      <w:ins w:id="115" w:author="Antonio" w:date="2015-05-07T18:45:00Z">
        <w:r w:rsidRPr="0055662D">
          <w:rPr>
            <w:rFonts w:ascii="Times New Roman" w:eastAsia="Times New Roman" w:hAnsi="Times New Roman"/>
            <w:color w:val="222222"/>
            <w:sz w:val="24"/>
            <w:szCs w:val="24"/>
          </w:rPr>
          <w:t xml:space="preserve"> </w:t>
        </w:r>
      </w:ins>
      <w:r w:rsidRPr="0055662D">
        <w:rPr>
          <w:rFonts w:ascii="Times New Roman" w:eastAsia="Times New Roman" w:hAnsi="Times New Roman"/>
          <w:color w:val="222222"/>
          <w:sz w:val="24"/>
          <w:szCs w:val="24"/>
        </w:rPr>
        <w:t>23:10)</w:t>
      </w:r>
    </w:p>
    <w:p w14:paraId="1F4F3910" w14:textId="77777777" w:rsidR="0055662D" w:rsidRPr="0055662D" w:rsidRDefault="0055662D" w:rsidP="0055662D">
      <w:pPr>
        <w:shd w:val="clear" w:color="auto" w:fill="FFFFFF"/>
        <w:spacing w:after="0" w:line="240" w:lineRule="auto"/>
        <w:ind w:left="720"/>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w:t>
      </w:r>
      <w:r w:rsidRPr="0055662D">
        <w:rPr>
          <w:rFonts w:ascii="Times New Roman" w:eastAsia="Times New Roman" w:hAnsi="Times New Roman"/>
          <w:color w:val="222222"/>
          <w:sz w:val="14"/>
          <w:szCs w:val="14"/>
        </w:rPr>
        <w:t>       </w:t>
      </w:r>
      <w:r w:rsidRPr="0055662D">
        <w:rPr>
          <w:rFonts w:ascii="Times New Roman" w:eastAsia="Times New Roman" w:hAnsi="Times New Roman"/>
          <w:color w:val="222222"/>
          <w:sz w:val="14"/>
        </w:rPr>
        <w:t> </w:t>
      </w:r>
      <w:r w:rsidRPr="0055662D">
        <w:rPr>
          <w:rFonts w:ascii="Times New Roman" w:eastAsia="Times New Roman" w:hAnsi="Times New Roman"/>
          <w:color w:val="222222"/>
          <w:sz w:val="24"/>
          <w:szCs w:val="24"/>
        </w:rPr>
        <w:t>of God/mammon it’s God; and</w:t>
      </w:r>
      <w:ins w:id="116" w:author="Antonio" w:date="2015-05-07T18:45:00Z">
        <w:r w:rsidRPr="0055662D">
          <w:rPr>
            <w:rFonts w:ascii="Times New Roman" w:eastAsia="Times New Roman" w:hAnsi="Times New Roman"/>
            <w:color w:val="222222"/>
            <w:sz w:val="24"/>
            <w:szCs w:val="24"/>
          </w:rPr>
          <w:t xml:space="preserve"> </w:t>
        </w:r>
        <w:proofErr w:type="gramStart"/>
        <w:r w:rsidRPr="0055662D">
          <w:rPr>
            <w:rFonts w:ascii="Times New Roman" w:eastAsia="Times New Roman" w:hAnsi="Times New Roman"/>
            <w:color w:val="222222"/>
            <w:sz w:val="24"/>
            <w:szCs w:val="24"/>
          </w:rPr>
          <w:t>so</w:t>
        </w:r>
      </w:ins>
      <w:proofErr w:type="gramEnd"/>
      <w:r w:rsidRPr="0055662D">
        <w:rPr>
          <w:rFonts w:ascii="Times New Roman" w:eastAsia="Times New Roman" w:hAnsi="Times New Roman"/>
          <w:color w:val="222222"/>
          <w:sz w:val="24"/>
          <w:szCs w:val="24"/>
        </w:rPr>
        <w:t xml:space="preserve"> of hate/love it’s love only</w:t>
      </w:r>
    </w:p>
    <w:p w14:paraId="3D4CE225" w14:textId="77777777" w:rsidR="0055662D" w:rsidRPr="0055662D" w:rsidRDefault="0055662D" w:rsidP="0055662D">
      <w:pPr>
        <w:shd w:val="clear" w:color="auto" w:fill="FFFFFF"/>
        <w:spacing w:after="0" w:line="240" w:lineRule="auto"/>
        <w:ind w:left="720"/>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w:t>
      </w:r>
      <w:r w:rsidRPr="0055662D">
        <w:rPr>
          <w:rFonts w:ascii="Times New Roman" w:eastAsia="Times New Roman" w:hAnsi="Times New Roman"/>
          <w:color w:val="222222"/>
          <w:sz w:val="14"/>
          <w:szCs w:val="14"/>
        </w:rPr>
        <w:t>       </w:t>
      </w:r>
      <w:r w:rsidRPr="0055662D">
        <w:rPr>
          <w:rFonts w:ascii="Times New Roman" w:eastAsia="Times New Roman" w:hAnsi="Times New Roman"/>
          <w:color w:val="222222"/>
          <w:sz w:val="14"/>
        </w:rPr>
        <w:t> </w:t>
      </w:r>
      <w:r w:rsidRPr="0055662D">
        <w:rPr>
          <w:rFonts w:ascii="Times New Roman" w:eastAsia="Times New Roman" w:hAnsi="Times New Roman"/>
          <w:color w:val="222222"/>
          <w:sz w:val="24"/>
          <w:szCs w:val="24"/>
        </w:rPr>
        <w:t xml:space="preserve">of perish/save, it’s </w:t>
      </w:r>
      <w:proofErr w:type="gramStart"/>
      <w:r w:rsidRPr="0055662D">
        <w:rPr>
          <w:rFonts w:ascii="Times New Roman" w:eastAsia="Times New Roman" w:hAnsi="Times New Roman"/>
          <w:color w:val="222222"/>
          <w:sz w:val="24"/>
          <w:szCs w:val="24"/>
        </w:rPr>
        <w:t>save</w:t>
      </w:r>
      <w:proofErr w:type="gramEnd"/>
      <w:r w:rsidRPr="0055662D">
        <w:rPr>
          <w:rFonts w:ascii="Times New Roman" w:eastAsia="Times New Roman" w:hAnsi="Times New Roman"/>
          <w:color w:val="222222"/>
          <w:sz w:val="24"/>
          <w:szCs w:val="24"/>
        </w:rPr>
        <w:t>; and so of law/grace, it’s not under law</w:t>
      </w:r>
    </w:p>
    <w:p w14:paraId="498C7C48" w14:textId="77777777" w:rsidR="0055662D" w:rsidRPr="0055662D" w:rsidRDefault="0055662D" w:rsidP="0055662D">
      <w:pPr>
        <w:shd w:val="clear" w:color="auto" w:fill="FFFFFF"/>
        <w:spacing w:after="0" w:line="240" w:lineRule="auto"/>
        <w:ind w:left="720"/>
        <w:jc w:val="both"/>
        <w:rPr>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w:t>
      </w:r>
      <w:r w:rsidRPr="0055662D">
        <w:rPr>
          <w:rFonts w:ascii="Times New Roman" w:eastAsia="Times New Roman" w:hAnsi="Times New Roman"/>
          <w:color w:val="222222"/>
          <w:sz w:val="14"/>
          <w:szCs w:val="14"/>
        </w:rPr>
        <w:t>       </w:t>
      </w:r>
      <w:r w:rsidRPr="0055662D">
        <w:rPr>
          <w:rFonts w:ascii="Times New Roman" w:eastAsia="Times New Roman" w:hAnsi="Times New Roman"/>
          <w:color w:val="222222"/>
          <w:sz w:val="14"/>
        </w:rPr>
        <w:t> </w:t>
      </w:r>
      <w:r w:rsidRPr="0055662D">
        <w:rPr>
          <w:rFonts w:ascii="Times New Roman" w:eastAsia="Times New Roman" w:hAnsi="Times New Roman"/>
          <w:color w:val="222222"/>
          <w:sz w:val="24"/>
          <w:szCs w:val="24"/>
        </w:rPr>
        <w:t xml:space="preserve">of </w:t>
      </w:r>
      <w:del w:id="117" w:author="Antonio" w:date="2015-05-07T18:45:00Z">
        <w:r w:rsidR="001F5678" w:rsidRPr="001F5678">
          <w:rPr>
            <w:rFonts w:ascii="Times New Roman" w:eastAsia="Times New Roman" w:hAnsi="Times New Roman"/>
            <w:color w:val="222222"/>
            <w:sz w:val="24"/>
            <w:szCs w:val="24"/>
          </w:rPr>
          <w:delText>TheTruth/AllTruth</w:delText>
        </w:r>
      </w:del>
      <w:proofErr w:type="spellStart"/>
      <w:ins w:id="118" w:author="Antonio" w:date="2015-05-07T18:45:00Z">
        <w:r w:rsidRPr="0055662D">
          <w:rPr>
            <w:rFonts w:ascii="Times New Roman" w:eastAsia="Times New Roman" w:hAnsi="Times New Roman"/>
            <w:color w:val="222222"/>
            <w:sz w:val="24"/>
            <w:szCs w:val="24"/>
          </w:rPr>
          <w:t>BelieveLies</w:t>
        </w:r>
        <w:proofErr w:type="spellEnd"/>
        <w:r w:rsidRPr="0055662D">
          <w:rPr>
            <w:rFonts w:ascii="Times New Roman" w:eastAsia="Times New Roman" w:hAnsi="Times New Roman"/>
            <w:color w:val="222222"/>
            <w:sz w:val="24"/>
            <w:szCs w:val="24"/>
          </w:rPr>
          <w:t>/</w:t>
        </w:r>
        <w:proofErr w:type="spellStart"/>
        <w:r w:rsidRPr="0055662D">
          <w:rPr>
            <w:rFonts w:ascii="Times New Roman" w:eastAsia="Times New Roman" w:hAnsi="Times New Roman"/>
            <w:color w:val="222222"/>
            <w:sz w:val="24"/>
            <w:szCs w:val="24"/>
          </w:rPr>
          <w:t>KnowTruth</w:t>
        </w:r>
      </w:ins>
      <w:proofErr w:type="spellEnd"/>
      <w:r w:rsidRPr="0055662D">
        <w:rPr>
          <w:rFonts w:ascii="Times New Roman" w:eastAsia="Times New Roman" w:hAnsi="Times New Roman"/>
          <w:color w:val="222222"/>
          <w:sz w:val="24"/>
          <w:szCs w:val="24"/>
        </w:rPr>
        <w:t xml:space="preserve"> it’s </w:t>
      </w:r>
      <w:del w:id="119" w:author="Antonio" w:date="2015-05-07T18:45:00Z">
        <w:r w:rsidR="001F5678" w:rsidRPr="001F5678">
          <w:rPr>
            <w:rFonts w:ascii="Times New Roman" w:eastAsia="Times New Roman" w:hAnsi="Times New Roman"/>
            <w:color w:val="222222"/>
            <w:sz w:val="24"/>
            <w:szCs w:val="24"/>
          </w:rPr>
          <w:delText>AllTruth</w:delText>
        </w:r>
      </w:del>
      <w:ins w:id="120" w:author="Antonio" w:date="2015-05-07T18:45:00Z">
        <w:r w:rsidRPr="0055662D">
          <w:rPr>
            <w:rFonts w:ascii="Times New Roman" w:eastAsia="Times New Roman" w:hAnsi="Times New Roman"/>
            <w:color w:val="222222"/>
            <w:sz w:val="24"/>
            <w:szCs w:val="24"/>
          </w:rPr>
          <w:t>Truth</w:t>
        </w:r>
      </w:ins>
      <w:r w:rsidRPr="0055662D">
        <w:rPr>
          <w:rFonts w:ascii="Times New Roman" w:eastAsia="Times New Roman" w:hAnsi="Times New Roman"/>
          <w:color w:val="222222"/>
          <w:sz w:val="24"/>
          <w:szCs w:val="24"/>
        </w:rPr>
        <w:t xml:space="preserve">, so of soul/spirit, it’s </w:t>
      </w:r>
      <w:del w:id="121" w:author="Antonio" w:date="2015-05-07T18:45:00Z">
        <w:r w:rsidR="001F5678" w:rsidRPr="001F5678">
          <w:rPr>
            <w:rFonts w:ascii="Times New Roman" w:eastAsia="Times New Roman" w:hAnsi="Times New Roman"/>
            <w:color w:val="222222"/>
            <w:sz w:val="24"/>
            <w:szCs w:val="24"/>
          </w:rPr>
          <w:delText>spiritual</w:delText>
        </w:r>
      </w:del>
      <w:ins w:id="122" w:author="Antonio" w:date="2015-05-07T18:45:00Z">
        <w:r w:rsidRPr="0055662D">
          <w:rPr>
            <w:rFonts w:ascii="Times New Roman" w:eastAsia="Times New Roman" w:hAnsi="Times New Roman"/>
            <w:color w:val="222222"/>
            <w:sz w:val="24"/>
            <w:szCs w:val="24"/>
          </w:rPr>
          <w:t>spirit-</w:t>
        </w:r>
        <w:proofErr w:type="spellStart"/>
        <w:r w:rsidRPr="0055662D">
          <w:rPr>
            <w:rFonts w:ascii="Times New Roman" w:eastAsia="Times New Roman" w:hAnsi="Times New Roman"/>
            <w:color w:val="222222"/>
            <w:sz w:val="24"/>
            <w:szCs w:val="24"/>
          </w:rPr>
          <w:t>ual</w:t>
        </w:r>
      </w:ins>
      <w:proofErr w:type="spellEnd"/>
    </w:p>
    <w:p w14:paraId="2D88C401" w14:textId="77777777" w:rsidR="0055662D" w:rsidRPr="0055662D" w:rsidRDefault="0055662D" w:rsidP="0055662D">
      <w:pPr>
        <w:shd w:val="clear" w:color="auto" w:fill="FFFFFF"/>
        <w:spacing w:after="0" w:line="240" w:lineRule="auto"/>
        <w:ind w:left="720"/>
        <w:jc w:val="both"/>
        <w:rPr>
          <w:ins w:id="123" w:author="Antonio" w:date="2015-05-07T18:45:00Z"/>
          <w:rFonts w:ascii="Times New Roman" w:eastAsia="Times New Roman" w:hAnsi="Times New Roman"/>
          <w:color w:val="222222"/>
          <w:sz w:val="24"/>
          <w:szCs w:val="24"/>
        </w:rPr>
      </w:pPr>
      <w:ins w:id="124" w:author="Antonio" w:date="2015-05-07T18:45:00Z">
        <w:r w:rsidRPr="0055662D">
          <w:rPr>
            <w:rFonts w:ascii="Times New Roman" w:eastAsia="Times New Roman" w:hAnsi="Times New Roman"/>
            <w:color w:val="222222"/>
            <w:sz w:val="24"/>
            <w:szCs w:val="24"/>
          </w:rPr>
          <w:t>-</w:t>
        </w:r>
        <w:r w:rsidRPr="0055662D">
          <w:rPr>
            <w:rFonts w:ascii="Times New Roman" w:eastAsia="Times New Roman" w:hAnsi="Times New Roman"/>
            <w:color w:val="222222"/>
            <w:sz w:val="14"/>
            <w:szCs w:val="14"/>
          </w:rPr>
          <w:t>       </w:t>
        </w:r>
        <w:r w:rsidRPr="0055662D">
          <w:rPr>
            <w:rFonts w:ascii="Times New Roman" w:eastAsia="Times New Roman" w:hAnsi="Times New Roman"/>
            <w:color w:val="222222"/>
            <w:sz w:val="14"/>
          </w:rPr>
          <w:t> </w:t>
        </w:r>
        <w:r w:rsidRPr="0055662D">
          <w:rPr>
            <w:rFonts w:ascii="Times New Roman" w:eastAsia="Times New Roman" w:hAnsi="Times New Roman"/>
            <w:color w:val="222222"/>
            <w:sz w:val="24"/>
            <w:szCs w:val="24"/>
          </w:rPr>
          <w:t xml:space="preserve">Of spirit of error/spirit of truth, it’s not a </w:t>
        </w:r>
        <w:proofErr w:type="gramStart"/>
        <w:r w:rsidRPr="0055662D">
          <w:rPr>
            <w:rFonts w:ascii="Times New Roman" w:eastAsia="Times New Roman" w:hAnsi="Times New Roman"/>
            <w:color w:val="222222"/>
            <w:sz w:val="24"/>
            <w:szCs w:val="24"/>
          </w:rPr>
          <w:t>Walk in</w:t>
        </w:r>
        <w:proofErr w:type="gramEnd"/>
        <w:r w:rsidRPr="0055662D">
          <w:rPr>
            <w:rFonts w:ascii="Times New Roman" w:eastAsia="Times New Roman" w:hAnsi="Times New Roman"/>
            <w:color w:val="222222"/>
            <w:sz w:val="24"/>
            <w:szCs w:val="24"/>
          </w:rPr>
          <w:t xml:space="preserve"> error, but in truth</w:t>
        </w:r>
      </w:ins>
    </w:p>
    <w:p w14:paraId="72D418C7" w14:textId="77777777" w:rsidR="0055662D" w:rsidRPr="0055662D" w:rsidRDefault="0055662D" w:rsidP="0055662D">
      <w:pPr>
        <w:shd w:val="clear" w:color="auto" w:fill="FFFFFF"/>
        <w:spacing w:after="0" w:line="240" w:lineRule="auto"/>
        <w:ind w:left="720"/>
        <w:jc w:val="both"/>
        <w:rPr>
          <w:ins w:id="125" w:author="Antonio" w:date="2015-05-07T18:45:00Z"/>
          <w:rFonts w:ascii="Times New Roman" w:eastAsia="Times New Roman" w:hAnsi="Times New Roman"/>
          <w:color w:val="222222"/>
          <w:sz w:val="24"/>
          <w:szCs w:val="24"/>
        </w:rPr>
      </w:pPr>
      <w:r w:rsidRPr="0055662D">
        <w:rPr>
          <w:rFonts w:ascii="Times New Roman" w:eastAsia="Times New Roman" w:hAnsi="Times New Roman"/>
          <w:color w:val="222222"/>
          <w:sz w:val="24"/>
          <w:szCs w:val="24"/>
        </w:rPr>
        <w:t>-</w:t>
      </w:r>
      <w:r w:rsidRPr="0055662D">
        <w:rPr>
          <w:rFonts w:ascii="Times New Roman" w:eastAsia="Times New Roman" w:hAnsi="Times New Roman"/>
          <w:color w:val="222222"/>
          <w:sz w:val="14"/>
          <w:szCs w:val="14"/>
        </w:rPr>
        <w:t>       </w:t>
      </w:r>
      <w:r w:rsidRPr="0055662D">
        <w:rPr>
          <w:rFonts w:ascii="Times New Roman" w:eastAsia="Times New Roman" w:hAnsi="Times New Roman"/>
          <w:color w:val="222222"/>
          <w:sz w:val="14"/>
        </w:rPr>
        <w:t> </w:t>
      </w:r>
      <w:r w:rsidRPr="0055662D">
        <w:rPr>
          <w:rFonts w:ascii="Times New Roman" w:eastAsia="Times New Roman" w:hAnsi="Times New Roman"/>
          <w:color w:val="222222"/>
          <w:sz w:val="24"/>
          <w:szCs w:val="24"/>
        </w:rPr>
        <w:t>of leaven/heaven, it’s about no such leaven in the higher heaven</w:t>
      </w:r>
    </w:p>
    <w:p w14:paraId="4DC76FE5" w14:textId="77777777" w:rsidR="0055662D" w:rsidRPr="0055662D" w:rsidRDefault="0055662D" w:rsidP="0055662D">
      <w:pPr>
        <w:shd w:val="clear" w:color="auto" w:fill="FFFFFF"/>
        <w:spacing w:after="0" w:line="240" w:lineRule="auto"/>
        <w:jc w:val="both"/>
        <w:rPr>
          <w:ins w:id="126" w:author="Antonio" w:date="2015-05-07T18:45:00Z"/>
          <w:rFonts w:ascii="Times New Roman" w:eastAsia="Times New Roman" w:hAnsi="Times New Roman"/>
          <w:color w:val="222222"/>
          <w:sz w:val="24"/>
          <w:szCs w:val="24"/>
        </w:rPr>
      </w:pPr>
      <w:ins w:id="127" w:author="Antonio" w:date="2015-05-07T18:45:00Z">
        <w:r w:rsidRPr="0055662D">
          <w:rPr>
            <w:rFonts w:ascii="Times New Roman" w:eastAsia="Times New Roman" w:hAnsi="Times New Roman"/>
            <w:color w:val="222222"/>
            <w:sz w:val="24"/>
            <w:szCs w:val="24"/>
          </w:rPr>
          <w:t> </w:t>
        </w:r>
      </w:ins>
    </w:p>
    <w:p w14:paraId="771C89B7" w14:textId="77777777" w:rsidR="0055662D" w:rsidRPr="0055662D" w:rsidRDefault="0055662D" w:rsidP="0055662D">
      <w:pPr>
        <w:shd w:val="clear" w:color="auto" w:fill="FFFFFF"/>
        <w:spacing w:after="0" w:line="240" w:lineRule="auto"/>
        <w:rPr>
          <w:ins w:id="128" w:author="Antonio" w:date="2015-05-07T18:45:00Z"/>
          <w:rFonts w:ascii="Times New Roman" w:eastAsia="Times New Roman" w:hAnsi="Times New Roman"/>
          <w:color w:val="222222"/>
          <w:sz w:val="24"/>
          <w:szCs w:val="24"/>
        </w:rPr>
      </w:pPr>
      <w:ins w:id="129" w:author="Antonio" w:date="2015-05-07T18:45:00Z">
        <w:r w:rsidRPr="002B21BA">
          <w:rPr>
            <w:rFonts w:ascii="Times New Roman" w:eastAsia="Times New Roman" w:hAnsi="Times New Roman"/>
            <w:color w:val="141823"/>
            <w:sz w:val="24"/>
            <w:szCs w:val="24"/>
          </w:rPr>
          <w:t>If I may again list the 9 Fruit to Walk (of Walk/Run) in the Spirit thru 1</w:t>
        </w:r>
        <w:r w:rsidRPr="002B21BA">
          <w:rPr>
            <w:rFonts w:ascii="Times New Roman" w:eastAsia="Times New Roman" w:hAnsi="Times New Roman"/>
            <w:color w:val="141823"/>
            <w:sz w:val="24"/>
            <w:szCs w:val="24"/>
            <w:vertAlign w:val="superscript"/>
          </w:rPr>
          <w:t>st</w:t>
        </w:r>
        <w:r w:rsidRPr="002B21BA">
          <w:rPr>
            <w:rFonts w:ascii="Times New Roman" w:eastAsia="Times New Roman" w:hAnsi="Times New Roman"/>
            <w:color w:val="141823"/>
            <w:sz w:val="24"/>
            <w:szCs w:val="24"/>
          </w:rPr>
          <w:t xml:space="preserve"> in Gal 5, Then also list the </w:t>
        </w:r>
        <w:proofErr w:type="spellStart"/>
        <w:r w:rsidRPr="002B21BA">
          <w:rPr>
            <w:rFonts w:ascii="Times New Roman" w:eastAsia="Times New Roman" w:hAnsi="Times New Roman"/>
            <w:color w:val="141823"/>
            <w:sz w:val="24"/>
            <w:szCs w:val="24"/>
          </w:rPr>
          <w:t>AddVenture</w:t>
        </w:r>
        <w:proofErr w:type="spellEnd"/>
        <w:r w:rsidRPr="002B21BA">
          <w:rPr>
            <w:rFonts w:ascii="Times New Roman" w:eastAsia="Times New Roman" w:hAnsi="Times New Roman"/>
            <w:color w:val="141823"/>
            <w:sz w:val="24"/>
            <w:szCs w:val="24"/>
          </w:rPr>
          <w:t xml:space="preserve"> list in </w:t>
        </w:r>
        <w:r w:rsidRPr="002B21BA">
          <w:rPr>
            <w:rFonts w:ascii="Times New Roman" w:eastAsia="Times New Roman" w:hAnsi="Times New Roman"/>
            <w:color w:val="141823"/>
            <w:sz w:val="24"/>
            <w:szCs w:val="24"/>
          </w:rPr>
          <w:lastRenderedPageBreak/>
          <w:t>2Pet 1:5-9; So we may see all blindness is not yet totally removed till we complete both ↓circular↑ lists, Asif a ↓’</w:t>
        </w:r>
        <w:proofErr w:type="spellStart"/>
        <w:r w:rsidRPr="002B21BA">
          <w:rPr>
            <w:rFonts w:ascii="Times New Roman" w:eastAsia="Times New Roman" w:hAnsi="Times New Roman"/>
            <w:color w:val="141823"/>
            <w:sz w:val="24"/>
            <w:szCs w:val="24"/>
          </w:rPr>
          <w:t>psuche</w:t>
        </w:r>
        <w:proofErr w:type="spellEnd"/>
        <w:r w:rsidRPr="002B21BA">
          <w:rPr>
            <w:rFonts w:ascii="Times New Roman" w:eastAsia="Times New Roman" w:hAnsi="Times New Roman"/>
            <w:color w:val="141823"/>
            <w:sz w:val="24"/>
            <w:szCs w:val="24"/>
          </w:rPr>
          <w:t>’↓/↑’</w:t>
        </w:r>
        <w:proofErr w:type="spellStart"/>
        <w:r w:rsidRPr="002B21BA">
          <w:rPr>
            <w:rFonts w:ascii="Times New Roman" w:eastAsia="Times New Roman" w:hAnsi="Times New Roman"/>
            <w:color w:val="141823"/>
            <w:sz w:val="24"/>
            <w:szCs w:val="24"/>
          </w:rPr>
          <w:t>zoe</w:t>
        </w:r>
        <w:proofErr w:type="spellEnd"/>
        <w:r w:rsidRPr="002B21BA">
          <w:rPr>
            <w:rFonts w:ascii="Times New Roman" w:eastAsia="Times New Roman" w:hAnsi="Times New Roman"/>
            <w:color w:val="141823"/>
            <w:sz w:val="24"/>
            <w:szCs w:val="24"/>
          </w:rPr>
          <w:t>’↑ life cycle, that</w:t>
        </w:r>
      </w:ins>
    </w:p>
    <w:p w14:paraId="1CDC3668" w14:textId="77777777" w:rsidR="0055662D" w:rsidRPr="00156E3B" w:rsidRDefault="0055662D">
      <w:pPr>
        <w:autoSpaceDE w:val="0"/>
        <w:autoSpaceDN w:val="0"/>
        <w:adjustRightInd w:val="0"/>
        <w:spacing w:after="0" w:line="240" w:lineRule="auto"/>
        <w:rPr>
          <w:ins w:id="130" w:author="Antonio" w:date="2015-05-07T18:45:00Z"/>
          <w:rFonts w:ascii="Georgia" w:hAnsi="Georgia" w:cs="Georgia"/>
          <w:color w:val="000000"/>
          <w:sz w:val="23"/>
          <w:szCs w:val="23"/>
          <w:rPrChange w:id="131" w:author="Antonio" w:date="2015-05-08T01:47:00Z">
            <w:rPr>
              <w:ins w:id="132" w:author="Antonio" w:date="2015-05-07T18:45:00Z"/>
              <w:rFonts w:ascii="Times New Roman" w:eastAsia="Times New Roman" w:hAnsi="Times New Roman"/>
              <w:color w:val="222222"/>
              <w:sz w:val="24"/>
              <w:szCs w:val="24"/>
            </w:rPr>
          </w:rPrChange>
        </w:rPr>
        <w:pPrChange w:id="133" w:author="Antonio" w:date="2015-05-08T01:47:00Z">
          <w:pPr>
            <w:shd w:val="clear" w:color="auto" w:fill="FFFFFF"/>
            <w:spacing w:after="0" w:line="240" w:lineRule="auto"/>
          </w:pPr>
        </w:pPrChange>
      </w:pPr>
      <w:ins w:id="134" w:author="Antonio" w:date="2015-05-07T18:45:00Z">
        <w:r w:rsidRPr="002B21BA">
          <w:rPr>
            <w:rFonts w:ascii="Times New Roman" w:eastAsia="Times New Roman" w:hAnsi="Times New Roman"/>
            <w:color w:val="141823"/>
            <w:sz w:val="24"/>
            <w:szCs w:val="24"/>
          </w:rPr>
          <w:t>↓begins↓ with love, but ↑ends↑ with perfected love:</w:t>
        </w:r>
        <w:r w:rsidRPr="002B21BA">
          <w:rPr>
            <w:rFonts w:ascii="Times New Roman" w:eastAsia="Times New Roman" w:hAnsi="Times New Roman"/>
            <w:color w:val="141823"/>
            <w:sz w:val="24"/>
            <w:szCs w:val="24"/>
          </w:rPr>
          <w:br/>
        </w:r>
        <w:r w:rsidRPr="002B21BA">
          <w:rPr>
            <w:rFonts w:ascii="Times New Roman" w:eastAsia="Times New Roman" w:hAnsi="Times New Roman"/>
            <w:color w:val="141823"/>
            <w:sz w:val="24"/>
            <w:szCs w:val="24"/>
          </w:rPr>
          <w:br/>
          <w:t>Gal 5 ↓Fruit of Spirit↓ (2 law/grace aspects of each fruit):</w:t>
        </w:r>
        <w:r w:rsidRPr="002B21BA">
          <w:rPr>
            <w:rFonts w:ascii="Times New Roman" w:eastAsia="Times New Roman" w:hAnsi="Times New Roman"/>
            <w:color w:val="141823"/>
            <w:sz w:val="24"/>
            <w:szCs w:val="24"/>
          </w:rPr>
          <w:br/>
          <w:t>1-love↓</w:t>
        </w:r>
        <w:r w:rsidRPr="002B21BA">
          <w:rPr>
            <w:rFonts w:ascii="Times New Roman" w:eastAsia="Times New Roman" w:hAnsi="Times New Roman"/>
            <w:color w:val="141823"/>
            <w:sz w:val="24"/>
            <w:szCs w:val="24"/>
          </w:rPr>
          <w:br/>
          <w:t>2-joy </w:t>
        </w:r>
        <w:r w:rsidRPr="002B21BA">
          <w:rPr>
            <w:rFonts w:ascii="Times New Roman" w:eastAsia="Times New Roman" w:hAnsi="Times New Roman"/>
            <w:color w:val="141823"/>
            <w:sz w:val="24"/>
            <w:szCs w:val="24"/>
          </w:rPr>
          <w:br/>
          <w:t>3-peace</w:t>
        </w:r>
        <w:r w:rsidRPr="002B21BA">
          <w:rPr>
            <w:rFonts w:ascii="Times New Roman" w:eastAsia="Times New Roman" w:hAnsi="Times New Roman"/>
            <w:color w:val="141823"/>
            <w:sz w:val="24"/>
            <w:szCs w:val="24"/>
          </w:rPr>
          <w:br/>
          <w:t>4-longsuffering</w:t>
        </w:r>
        <w:r w:rsidRPr="002B21BA">
          <w:rPr>
            <w:rFonts w:ascii="Times New Roman" w:eastAsia="Times New Roman" w:hAnsi="Times New Roman"/>
            <w:color w:val="141823"/>
            <w:sz w:val="24"/>
            <w:szCs w:val="24"/>
          </w:rPr>
          <w:br/>
          <w:t>5-gentleness</w:t>
        </w:r>
        <w:r w:rsidRPr="002B21BA">
          <w:rPr>
            <w:rFonts w:ascii="Times New Roman" w:eastAsia="Times New Roman" w:hAnsi="Times New Roman"/>
            <w:color w:val="141823"/>
            <w:sz w:val="24"/>
            <w:szCs w:val="24"/>
          </w:rPr>
          <w:br/>
          <w:t>6-goodness</w:t>
        </w:r>
        <w:r w:rsidRPr="002B21BA">
          <w:rPr>
            <w:rFonts w:ascii="Times New Roman" w:eastAsia="Times New Roman" w:hAnsi="Times New Roman"/>
            <w:color w:val="141823"/>
            <w:sz w:val="24"/>
            <w:szCs w:val="24"/>
          </w:rPr>
          <w:br/>
          <w:t xml:space="preserve">7-faith=only your faith (to add more </w:t>
        </w:r>
        <w:commentRangeStart w:id="135"/>
        <w:r w:rsidRPr="002B21BA">
          <w:rPr>
            <w:rFonts w:ascii="Times New Roman" w:eastAsia="Times New Roman" w:hAnsi="Times New Roman"/>
            <w:color w:val="141823"/>
            <w:sz w:val="24"/>
            <w:szCs w:val="24"/>
          </w:rPr>
          <w:t xml:space="preserve">stuff </w:t>
        </w:r>
      </w:ins>
      <w:commentRangeEnd w:id="135"/>
      <w:ins w:id="136" w:author="Antonio" w:date="2015-05-08T01:42:00Z">
        <w:r w:rsidR="00156E3B">
          <w:rPr>
            <w:rStyle w:val="CommentReference"/>
          </w:rPr>
          <w:commentReference w:id="135"/>
        </w:r>
      </w:ins>
      <w:ins w:id="137" w:author="Antonio" w:date="2015-05-07T18:45:00Z">
        <w:r w:rsidRPr="002B21BA">
          <w:rPr>
            <w:rFonts w:ascii="Times New Roman" w:eastAsia="Times New Roman" w:hAnsi="Times New Roman"/>
            <w:color w:val="141823"/>
            <w:sz w:val="24"/>
            <w:szCs w:val="24"/>
          </w:rPr>
          <w:t>unto in 2Pet1)</w:t>
        </w:r>
        <w:r w:rsidRPr="002B21BA">
          <w:rPr>
            <w:rFonts w:ascii="Times New Roman" w:eastAsia="Times New Roman" w:hAnsi="Times New Roman"/>
            <w:color w:val="141823"/>
            <w:sz w:val="24"/>
            <w:szCs w:val="24"/>
          </w:rPr>
          <w:br/>
          <w:t>8-meekness</w:t>
        </w:r>
        <w:r w:rsidRPr="002B21BA">
          <w:rPr>
            <w:rFonts w:ascii="Times New Roman" w:eastAsia="Times New Roman" w:hAnsi="Times New Roman"/>
            <w:color w:val="141823"/>
            <w:sz w:val="24"/>
            <w:szCs w:val="24"/>
          </w:rPr>
          <w:br/>
          <w:t>9-temperance=</w:t>
        </w:r>
        <w:proofErr w:type="spellStart"/>
        <w:r w:rsidRPr="002B21BA">
          <w:rPr>
            <w:rFonts w:ascii="Times New Roman" w:eastAsia="Times New Roman" w:hAnsi="Times New Roman"/>
            <w:color w:val="141823"/>
            <w:sz w:val="24"/>
            <w:szCs w:val="24"/>
          </w:rPr>
          <w:t>SelfControl</w:t>
        </w:r>
        <w:proofErr w:type="spellEnd"/>
        <w:r w:rsidRPr="002B21BA">
          <w:rPr>
            <w:rFonts w:ascii="Times New Roman" w:eastAsia="Times New Roman" w:hAnsi="Times New Roman"/>
            <w:color w:val="141823"/>
            <w:sz w:val="24"/>
            <w:szCs w:val="24"/>
          </w:rPr>
          <w:t>=</w:t>
        </w:r>
        <w:proofErr w:type="spellStart"/>
        <w:r w:rsidRPr="002B21BA">
          <w:rPr>
            <w:rFonts w:ascii="Times New Roman" w:eastAsia="Times New Roman" w:hAnsi="Times New Roman"/>
            <w:color w:val="141823"/>
            <w:sz w:val="24"/>
            <w:szCs w:val="24"/>
          </w:rPr>
          <w:t>NoMoreLawGovernor</w:t>
        </w:r>
        <w:proofErr w:type="spellEnd"/>
        <w:r w:rsidRPr="002B21BA">
          <w:rPr>
            <w:rFonts w:ascii="Times New Roman" w:eastAsia="Times New Roman" w:hAnsi="Times New Roman"/>
            <w:color w:val="141823"/>
            <w:sz w:val="24"/>
            <w:szCs w:val="24"/>
          </w:rPr>
          <w:t xml:space="preserve"> … to add as 3</w:t>
        </w:r>
        <w:r w:rsidRPr="002B21BA">
          <w:rPr>
            <w:rFonts w:ascii="Times New Roman" w:eastAsia="Times New Roman" w:hAnsi="Times New Roman"/>
            <w:color w:val="141823"/>
            <w:sz w:val="24"/>
            <w:szCs w:val="24"/>
            <w:vertAlign w:val="superscript"/>
          </w:rPr>
          <w:t>rd</w:t>
        </w:r>
        <w:r w:rsidRPr="002B21BA">
          <w:rPr>
            <w:rFonts w:ascii="Times New Roman" w:eastAsia="Times New Roman" w:hAnsi="Times New Roman"/>
            <w:color w:val="141823"/>
            <w:sz w:val="24"/>
            <w:szCs w:val="24"/>
          </w:rPr>
          <w:t> of 7 to  2Pet 1:5-9 list</w:t>
        </w:r>
        <w:r w:rsidRPr="002B21BA">
          <w:rPr>
            <w:rFonts w:ascii="Times New Roman" w:eastAsia="Times New Roman" w:hAnsi="Times New Roman"/>
            <w:color w:val="141823"/>
            <w:sz w:val="24"/>
            <w:szCs w:val="24"/>
          </w:rPr>
          <w:br/>
        </w:r>
        <w:r w:rsidRPr="002B21BA">
          <w:rPr>
            <w:rFonts w:ascii="Times New Roman" w:eastAsia="Times New Roman" w:hAnsi="Times New Roman"/>
            <w:color w:val="141823"/>
            <w:sz w:val="24"/>
            <w:szCs w:val="24"/>
          </w:rPr>
          <w:br/>
          <w:t>Now let's also notice Temperance only 3rd of 7 in 2Pet 1:5-9,</w:t>
        </w:r>
        <w:r w:rsidRPr="002B21BA">
          <w:rPr>
            <w:rFonts w:ascii="Times New Roman" w:eastAsia="Times New Roman" w:hAnsi="Times New Roman"/>
            <w:color w:val="141823"/>
            <w:sz w:val="24"/>
            <w:szCs w:val="24"/>
          </w:rPr>
          <w:br/>
          <w:t>with clarity there's still some blindness until all ↓such↑ done:</w:t>
        </w:r>
        <w:r w:rsidRPr="002B21BA">
          <w:rPr>
            <w:rFonts w:ascii="Times New Roman" w:eastAsia="Times New Roman" w:hAnsi="Times New Roman"/>
            <w:color w:val="141823"/>
            <w:sz w:val="24"/>
            <w:szCs w:val="24"/>
          </w:rPr>
          <w:br/>
          <w:t>7-charity (the perfect grace 'agape', that never fails)</w:t>
        </w:r>
        <w:r w:rsidRPr="002B21BA">
          <w:rPr>
            <w:rFonts w:ascii="Times New Roman" w:eastAsia="Times New Roman" w:hAnsi="Times New Roman"/>
            <w:color w:val="141823"/>
            <w:sz w:val="24"/>
            <w:szCs w:val="24"/>
          </w:rPr>
          <w:br/>
          <w:t>6-brotherly kindness</w:t>
        </w:r>
        <w:r w:rsidRPr="002B21BA">
          <w:rPr>
            <w:rFonts w:ascii="Times New Roman" w:eastAsia="Times New Roman" w:hAnsi="Times New Roman"/>
            <w:color w:val="141823"/>
            <w:sz w:val="24"/>
            <w:szCs w:val="24"/>
          </w:rPr>
          <w:br/>
          <w:t>5-godliness</w:t>
        </w:r>
        <w:r w:rsidRPr="002B21BA">
          <w:rPr>
            <w:rFonts w:ascii="Times New Roman" w:eastAsia="Times New Roman" w:hAnsi="Times New Roman"/>
            <w:color w:val="141823"/>
            <w:sz w:val="24"/>
            <w:szCs w:val="24"/>
          </w:rPr>
          <w:br/>
        </w:r>
        <w:r w:rsidRPr="002B21BA">
          <w:rPr>
            <w:rFonts w:ascii="Times New Roman" w:eastAsia="Times New Roman" w:hAnsi="Times New Roman"/>
            <w:color w:val="141823"/>
            <w:sz w:val="24"/>
            <w:szCs w:val="24"/>
          </w:rPr>
          <w:lastRenderedPageBreak/>
          <w:t>4-patience (</w:t>
        </w:r>
        <w:commentRangeStart w:id="138"/>
        <w:r w:rsidRPr="002B21BA">
          <w:rPr>
            <w:rFonts w:ascii="Times New Roman" w:eastAsia="Times New Roman" w:hAnsi="Times New Roman"/>
            <w:color w:val="141823"/>
            <w:sz w:val="24"/>
            <w:szCs w:val="24"/>
          </w:rPr>
          <w:t>what to do end run along with</w:t>
        </w:r>
      </w:ins>
      <w:commentRangeEnd w:id="138"/>
      <w:ins w:id="139" w:author="Antonio" w:date="2015-05-08T01:44:00Z">
        <w:r w:rsidR="00156E3B">
          <w:rPr>
            <w:rStyle w:val="CommentReference"/>
          </w:rPr>
          <w:commentReference w:id="138"/>
        </w:r>
      </w:ins>
      <w:ins w:id="140" w:author="Antonio" w:date="2015-05-08T01:48:00Z">
        <w:r w:rsidR="001232A2">
          <w:rPr>
            <w:rFonts w:ascii="Times New Roman" w:eastAsia="Times New Roman" w:hAnsi="Times New Roman"/>
            <w:color w:val="141823"/>
            <w:sz w:val="24"/>
            <w:szCs w:val="24"/>
          </w:rPr>
          <w:t>,</w:t>
        </w:r>
      </w:ins>
      <w:ins w:id="141" w:author="Antonio" w:date="2015-05-08T01:47:00Z">
        <w:r w:rsidR="00156E3B" w:rsidRPr="00156E3B">
          <w:rPr>
            <w:rFonts w:ascii="Georgia" w:hAnsi="Georgia" w:cs="Georgia"/>
            <w:color w:val="000000"/>
            <w:sz w:val="23"/>
            <w:szCs w:val="23"/>
          </w:rPr>
          <w:t xml:space="preserve"> </w:t>
        </w:r>
        <w:r w:rsidR="00156E3B" w:rsidRPr="00063899">
          <w:rPr>
            <w:rFonts w:ascii="Times New Roman" w:eastAsia="Times New Roman" w:hAnsi="Times New Roman"/>
            <w:color w:val="141823"/>
            <w:sz w:val="24"/>
            <w:szCs w:val="24"/>
          </w:rPr>
          <w:t>Heb 12:1</w:t>
        </w:r>
      </w:ins>
      <w:ins w:id="142" w:author="Antonio" w:date="2015-05-07T18:45:00Z">
        <w:r w:rsidRPr="002B21BA">
          <w:rPr>
            <w:rFonts w:ascii="Times New Roman" w:eastAsia="Times New Roman" w:hAnsi="Times New Roman"/>
            <w:color w:val="141823"/>
            <w:sz w:val="24"/>
            <w:szCs w:val="24"/>
          </w:rPr>
          <w:t>)</w:t>
        </w:r>
        <w:r w:rsidRPr="002B21BA">
          <w:rPr>
            <w:rFonts w:ascii="Times New Roman" w:eastAsia="Times New Roman" w:hAnsi="Times New Roman"/>
            <w:color w:val="141823"/>
            <w:sz w:val="24"/>
            <w:szCs w:val="24"/>
          </w:rPr>
          <w:br/>
          <w:t>3-temperance (last of 9 fruit in Gal 5)</w:t>
        </w:r>
        <w:r w:rsidRPr="002B21BA">
          <w:rPr>
            <w:rFonts w:ascii="Times New Roman" w:eastAsia="Times New Roman" w:hAnsi="Times New Roman"/>
            <w:color w:val="141823"/>
            <w:sz w:val="24"/>
            <w:szCs w:val="24"/>
          </w:rPr>
          <w:br/>
          <w:t xml:space="preserve">2-knowledge (upgrade from </w:t>
        </w:r>
        <w:proofErr w:type="spellStart"/>
        <w:r w:rsidRPr="002B21BA">
          <w:rPr>
            <w:rFonts w:ascii="Times New Roman" w:eastAsia="Times New Roman" w:hAnsi="Times New Roman"/>
            <w:color w:val="141823"/>
            <w:sz w:val="24"/>
            <w:szCs w:val="24"/>
          </w:rPr>
          <w:t>believe→to</w:t>
        </w:r>
        <w:proofErr w:type="spellEnd"/>
        <w:r w:rsidRPr="002B21BA">
          <w:rPr>
            <w:rFonts w:ascii="Times New Roman" w:eastAsia="Times New Roman" w:hAnsi="Times New Roman"/>
            <w:color w:val="141823"/>
            <w:sz w:val="24"/>
            <w:szCs w:val="24"/>
          </w:rPr>
          <w:t xml:space="preserve"> know truth)</w:t>
        </w:r>
        <w:r w:rsidRPr="002B21BA">
          <w:rPr>
            <w:rFonts w:ascii="Times New Roman" w:eastAsia="Times New Roman" w:hAnsi="Times New Roman"/>
            <w:color w:val="141823"/>
            <w:sz w:val="24"/>
            <w:szCs w:val="24"/>
          </w:rPr>
          <w:br/>
          <w:t>1-virtue↑</w:t>
        </w:r>
        <w:r w:rsidRPr="002B21BA">
          <w:rPr>
            <w:rFonts w:ascii="Times New Roman" w:eastAsia="Times New Roman" w:hAnsi="Times New Roman"/>
            <w:color w:val="141823"/>
            <w:sz w:val="24"/>
            <w:szCs w:val="24"/>
          </w:rPr>
          <w:br/>
          <w:t>↑Add these to "your faith", to get to the faith of Son of God)↑</w:t>
        </w:r>
        <w:r w:rsidRPr="002B21BA">
          <w:rPr>
            <w:rFonts w:ascii="Times New Roman" w:eastAsia="Times New Roman" w:hAnsi="Times New Roman"/>
            <w:color w:val="141823"/>
            <w:sz w:val="24"/>
            <w:szCs w:val="24"/>
          </w:rPr>
          <w:br/>
        </w:r>
        <w:r w:rsidRPr="002B21BA">
          <w:rPr>
            <w:rFonts w:ascii="Times New Roman" w:eastAsia="Times New Roman" w:hAnsi="Times New Roman"/>
            <w:color w:val="141823"/>
            <w:sz w:val="24"/>
            <w:szCs w:val="24"/>
          </w:rPr>
          <w:br/>
          <w:t xml:space="preserve">He that </w:t>
        </w:r>
        <w:proofErr w:type="spellStart"/>
        <w:r w:rsidRPr="002B21BA">
          <w:rPr>
            <w:rFonts w:ascii="Times New Roman" w:eastAsia="Times New Roman" w:hAnsi="Times New Roman"/>
            <w:color w:val="141823"/>
            <w:sz w:val="24"/>
            <w:szCs w:val="24"/>
          </w:rPr>
          <w:t>lacketh</w:t>
        </w:r>
        <w:proofErr w:type="spellEnd"/>
        <w:r w:rsidRPr="002B21BA">
          <w:rPr>
            <w:rFonts w:ascii="Times New Roman" w:eastAsia="Times New Roman" w:hAnsi="Times New Roman"/>
            <w:color w:val="141823"/>
            <w:sz w:val="24"/>
            <w:szCs w:val="24"/>
          </w:rPr>
          <w:t xml:space="preserve"> (all these ↓↑ things in both lists) still has some blindness: 2Peter 1:9.</w:t>
        </w:r>
      </w:ins>
    </w:p>
    <w:p w14:paraId="471FF040" w14:textId="77777777" w:rsidR="0055662D" w:rsidRPr="0055662D" w:rsidRDefault="0055662D" w:rsidP="0055662D">
      <w:pPr>
        <w:shd w:val="clear" w:color="auto" w:fill="FFFFFF"/>
        <w:spacing w:after="0" w:line="240" w:lineRule="auto"/>
        <w:jc w:val="both"/>
        <w:rPr>
          <w:ins w:id="143" w:author="Antonio" w:date="2015-05-07T18:45:00Z"/>
          <w:rFonts w:ascii="Times New Roman" w:eastAsia="Times New Roman" w:hAnsi="Times New Roman"/>
          <w:color w:val="222222"/>
          <w:sz w:val="24"/>
          <w:szCs w:val="24"/>
        </w:rPr>
      </w:pPr>
      <w:ins w:id="144" w:author="Antonio" w:date="2015-05-07T18:45:00Z">
        <w:r w:rsidRPr="002B21BA">
          <w:rPr>
            <w:rFonts w:ascii="Times New Roman" w:eastAsia="Times New Roman" w:hAnsi="Times New Roman"/>
            <w:color w:val="141823"/>
            <w:sz w:val="24"/>
            <w:szCs w:val="24"/>
          </w:rPr>
          <w:t xml:space="preserve">For in 1Peter 1:9 the end of “your faith” </w:t>
        </w:r>
        <w:commentRangeStart w:id="145"/>
        <w:r w:rsidRPr="002B21BA">
          <w:rPr>
            <w:rFonts w:ascii="Times New Roman" w:eastAsia="Times New Roman" w:hAnsi="Times New Roman"/>
            <w:color w:val="141823"/>
            <w:sz w:val="24"/>
            <w:szCs w:val="24"/>
          </w:rPr>
          <w:t>is only salvation of your soul (of soul/spirit);</w:t>
        </w:r>
      </w:ins>
      <w:commentRangeEnd w:id="145"/>
      <w:ins w:id="146" w:author="Antonio" w:date="2015-05-08T01:51:00Z">
        <w:r w:rsidR="001232A2">
          <w:rPr>
            <w:rStyle w:val="CommentReference"/>
          </w:rPr>
          <w:commentReference w:id="145"/>
        </w:r>
      </w:ins>
    </w:p>
    <w:p w14:paraId="2F509121" w14:textId="77777777" w:rsidR="00F76A62" w:rsidRDefault="0055662D" w:rsidP="00F76A62">
      <w:pPr>
        <w:shd w:val="clear" w:color="auto" w:fill="FFFFFF"/>
        <w:spacing w:after="0" w:line="240" w:lineRule="auto"/>
        <w:jc w:val="both"/>
        <w:rPr>
          <w:rFonts w:ascii="Times New Roman" w:eastAsia="Times New Roman" w:hAnsi="Times New Roman"/>
          <w:color w:val="141823"/>
          <w:sz w:val="24"/>
          <w:szCs w:val="24"/>
        </w:rPr>
      </w:pPr>
      <w:ins w:id="147" w:author="Antonio" w:date="2015-05-07T18:45:00Z">
        <w:r w:rsidRPr="002B21BA">
          <w:rPr>
            <w:rFonts w:ascii="Times New Roman" w:eastAsia="Times New Roman" w:hAnsi="Times New Roman"/>
            <w:color w:val="141823"/>
            <w:sz w:val="24"/>
            <w:szCs w:val="24"/>
          </w:rPr>
          <w:t>Which then goes on in spirit mode of soul/spirit to further…more complete the life cycle.</w:t>
        </w:r>
      </w:ins>
    </w:p>
    <w:p w14:paraId="40DC7C93" w14:textId="77777777" w:rsidR="00F76A62" w:rsidRPr="00F76A62" w:rsidRDefault="00F76A62" w:rsidP="00F76A62">
      <w:pPr>
        <w:pStyle w:val="Title"/>
        <w:rPr>
          <w:sz w:val="24"/>
          <w:szCs w:val="24"/>
        </w:rPr>
      </w:pPr>
      <w:r>
        <w:rPr>
          <w:color w:val="141823"/>
          <w:sz w:val="24"/>
          <w:szCs w:val="24"/>
        </w:rPr>
        <w:br w:type="page"/>
      </w:r>
      <w:r w:rsidRPr="00F76A62">
        <w:lastRenderedPageBreak/>
        <w:t>Chap</w:t>
      </w:r>
      <w:r>
        <w:t>t</w:t>
      </w:r>
      <w:r w:rsidRPr="00F76A62">
        <w:t>er 2</w:t>
      </w:r>
      <w:r>
        <w:t>:</w:t>
      </w:r>
    </w:p>
    <w:p w14:paraId="65A3E838" w14:textId="77777777" w:rsidR="00F76A62" w:rsidRPr="00F76A62" w:rsidRDefault="00F76A62" w:rsidP="00F76A62">
      <w:pPr>
        <w:shd w:val="clear" w:color="auto" w:fill="FFFFFF"/>
        <w:spacing w:after="0" w:line="240" w:lineRule="auto"/>
        <w:ind w:left="360"/>
        <w:jc w:val="center"/>
        <w:rPr>
          <w:rFonts w:ascii="Times New Roman" w:eastAsia="Times New Roman" w:hAnsi="Times New Roman"/>
          <w:sz w:val="24"/>
          <w:szCs w:val="24"/>
        </w:rPr>
      </w:pPr>
      <w:r w:rsidRPr="00F76A62">
        <w:rPr>
          <w:rFonts w:ascii="Times New Roman" w:eastAsia="Times New Roman" w:hAnsi="Times New Roman"/>
          <w:b/>
          <w:bCs/>
          <w:sz w:val="32"/>
          <w:szCs w:val="32"/>
        </w:rPr>
        <w:t> </w:t>
      </w:r>
    </w:p>
    <w:p w14:paraId="5C109DDC" w14:textId="77777777" w:rsidR="00F76A62" w:rsidRPr="00F76A62" w:rsidRDefault="00F76A62" w:rsidP="00F76A62">
      <w:pPr>
        <w:pStyle w:val="Subtitle"/>
      </w:pPr>
      <w:r w:rsidRPr="00F76A62">
        <w:t>LOVE: 1</w:t>
      </w:r>
      <w:r w:rsidRPr="00F76A62">
        <w:rPr>
          <w:vertAlign w:val="superscript"/>
        </w:rPr>
        <w:t>st</w:t>
      </w:r>
      <w:r w:rsidRPr="00F76A62">
        <w:t> Fruit of the Spirit</w:t>
      </w:r>
    </w:p>
    <w:p w14:paraId="0484E1E2" w14:textId="77777777" w:rsidR="00F76A62" w:rsidRPr="00F76A62" w:rsidRDefault="00F76A62" w:rsidP="00F76A62">
      <w:pPr>
        <w:shd w:val="clear" w:color="auto" w:fill="FFFFFF"/>
        <w:spacing w:after="0" w:line="240" w:lineRule="auto"/>
        <w:ind w:left="360"/>
        <w:jc w:val="center"/>
        <w:rPr>
          <w:rFonts w:ascii="Times New Roman" w:eastAsia="Times New Roman" w:hAnsi="Times New Roman"/>
          <w:sz w:val="24"/>
          <w:szCs w:val="24"/>
        </w:rPr>
      </w:pPr>
    </w:p>
    <w:p w14:paraId="78DA5039" w14:textId="6EFE8431" w:rsidR="00F76A62" w:rsidRPr="00F76A62" w:rsidRDefault="00F76A62" w:rsidP="00F76A62">
      <w:pPr>
        <w:shd w:val="clear" w:color="auto" w:fill="FFFFFF"/>
        <w:spacing w:after="0" w:line="240" w:lineRule="auto"/>
        <w:jc w:val="both"/>
        <w:rPr>
          <w:rFonts w:ascii="Times New Roman" w:eastAsia="Times New Roman" w:hAnsi="Times New Roman"/>
          <w:sz w:val="24"/>
          <w:szCs w:val="24"/>
        </w:rPr>
      </w:pPr>
      <w:proofErr w:type="gramStart"/>
      <w:r w:rsidRPr="00F76A62">
        <w:rPr>
          <w:rFonts w:ascii="Times New Roman" w:eastAsia="Times New Roman" w:hAnsi="Times New Roman"/>
          <w:sz w:val="24"/>
          <w:szCs w:val="24"/>
        </w:rPr>
        <w:t>There’s</w:t>
      </w:r>
      <w:proofErr w:type="gramEnd"/>
      <w:r w:rsidRPr="00F76A62">
        <w:rPr>
          <w:rFonts w:ascii="Times New Roman" w:eastAsia="Times New Roman" w:hAnsi="Times New Roman"/>
          <w:sz w:val="24"/>
          <w:szCs w:val="24"/>
        </w:rPr>
        <w:t xml:space="preserve"> many important things to learn about the word “</w:t>
      </w:r>
      <w:r w:rsidRPr="00F76A62">
        <w:rPr>
          <w:rFonts w:ascii="Times New Roman" w:eastAsia="Times New Roman" w:hAnsi="Times New Roman"/>
          <w:i/>
          <w:iCs/>
          <w:sz w:val="24"/>
          <w:szCs w:val="24"/>
        </w:rPr>
        <w:t>love</w:t>
      </w:r>
      <w:r w:rsidRPr="00F76A62">
        <w:rPr>
          <w:rFonts w:ascii="Times New Roman" w:eastAsia="Times New Roman" w:hAnsi="Times New Roman"/>
          <w:sz w:val="24"/>
          <w:szCs w:val="24"/>
        </w:rPr>
        <w:t xml:space="preserve">” in the New Testament; And the most important thing we’ll learn </w:t>
      </w:r>
      <w:del w:id="148" w:author="One" w:date="2018-08-19T01:22:00Z">
        <w:r w:rsidRPr="00F76A62" w:rsidDel="003A6B17">
          <w:rPr>
            <w:rFonts w:ascii="Times New Roman" w:eastAsia="Times New Roman" w:hAnsi="Times New Roman"/>
            <w:sz w:val="24"/>
            <w:szCs w:val="24"/>
          </w:rPr>
          <w:delText xml:space="preserve">is </w:delText>
        </w:r>
      </w:del>
      <w:r w:rsidRPr="00F76A62">
        <w:rPr>
          <w:rFonts w:ascii="Times New Roman" w:eastAsia="Times New Roman" w:hAnsi="Times New Roman"/>
          <w:sz w:val="24"/>
          <w:szCs w:val="24"/>
        </w:rPr>
        <w:t>“</w:t>
      </w:r>
      <w:r w:rsidRPr="00F76A62">
        <w:rPr>
          <w:rFonts w:ascii="Times New Roman" w:eastAsia="Times New Roman" w:hAnsi="Times New Roman"/>
          <w:i/>
          <w:iCs/>
          <w:sz w:val="24"/>
          <w:szCs w:val="24"/>
        </w:rPr>
        <w:t>love</w:t>
      </w:r>
      <w:r w:rsidRPr="00F76A62">
        <w:rPr>
          <w:rFonts w:ascii="Times New Roman" w:eastAsia="Times New Roman" w:hAnsi="Times New Roman"/>
          <w:sz w:val="24"/>
          <w:szCs w:val="24"/>
        </w:rPr>
        <w:t>” is not “</w:t>
      </w:r>
      <w:r w:rsidRPr="00F76A62">
        <w:rPr>
          <w:rFonts w:ascii="Times New Roman" w:eastAsia="Times New Roman" w:hAnsi="Times New Roman"/>
          <w:i/>
          <w:iCs/>
          <w:sz w:val="24"/>
          <w:szCs w:val="24"/>
        </w:rPr>
        <w:t>charity</w:t>
      </w:r>
      <w:r w:rsidRPr="00F76A62">
        <w:rPr>
          <w:rFonts w:ascii="Times New Roman" w:eastAsia="Times New Roman" w:hAnsi="Times New Roman"/>
          <w:sz w:val="24"/>
          <w:szCs w:val="24"/>
        </w:rPr>
        <w:t xml:space="preserve">”, even though both mean ‘agape’ in </w:t>
      </w:r>
      <w:commentRangeStart w:id="149"/>
      <w:r w:rsidRPr="00F76A62">
        <w:rPr>
          <w:rFonts w:ascii="Times New Roman" w:eastAsia="Times New Roman" w:hAnsi="Times New Roman"/>
          <w:sz w:val="24"/>
          <w:szCs w:val="24"/>
        </w:rPr>
        <w:t>geek</w:t>
      </w:r>
      <w:commentRangeEnd w:id="149"/>
      <w:r w:rsidR="003A6B17">
        <w:rPr>
          <w:rStyle w:val="CommentReference"/>
        </w:rPr>
        <w:commentReference w:id="149"/>
      </w:r>
      <w:r w:rsidRPr="00F76A62">
        <w:rPr>
          <w:rFonts w:ascii="Times New Roman" w:eastAsia="Times New Roman" w:hAnsi="Times New Roman"/>
          <w:sz w:val="24"/>
          <w:szCs w:val="24"/>
        </w:rPr>
        <w:t>. It’s why KJV Bible uses both “</w:t>
      </w:r>
      <w:r w:rsidRPr="00F76A62">
        <w:rPr>
          <w:rFonts w:ascii="Times New Roman" w:eastAsia="Times New Roman" w:hAnsi="Times New Roman"/>
          <w:i/>
          <w:iCs/>
          <w:sz w:val="24"/>
          <w:szCs w:val="24"/>
        </w:rPr>
        <w:t>love</w:t>
      </w:r>
      <w:r w:rsidRPr="00F76A62">
        <w:rPr>
          <w:rFonts w:ascii="Times New Roman" w:eastAsia="Times New Roman" w:hAnsi="Times New Roman"/>
          <w:sz w:val="24"/>
          <w:szCs w:val="24"/>
        </w:rPr>
        <w:t>” &amp; “</w:t>
      </w:r>
      <w:r w:rsidRPr="00F76A62">
        <w:rPr>
          <w:rFonts w:ascii="Times New Roman" w:eastAsia="Times New Roman" w:hAnsi="Times New Roman"/>
          <w:i/>
          <w:iCs/>
          <w:sz w:val="24"/>
          <w:szCs w:val="24"/>
        </w:rPr>
        <w:t>charity</w:t>
      </w:r>
      <w:r w:rsidRPr="00F76A62">
        <w:rPr>
          <w:rFonts w:ascii="Times New Roman" w:eastAsia="Times New Roman" w:hAnsi="Times New Roman"/>
          <w:sz w:val="24"/>
          <w:szCs w:val="24"/>
        </w:rPr>
        <w:t>” for ‘agape’, But not to confuse people as modern Bibles do by changing charity to love; Rather to allegorically distinguish this: Law ‘agape’ called “</w:t>
      </w:r>
      <w:r w:rsidRPr="00F76A62">
        <w:rPr>
          <w:rFonts w:ascii="Times New Roman" w:eastAsia="Times New Roman" w:hAnsi="Times New Roman"/>
          <w:i/>
          <w:iCs/>
          <w:sz w:val="24"/>
          <w:szCs w:val="24"/>
        </w:rPr>
        <w:t>love</w:t>
      </w:r>
      <w:r w:rsidRPr="00F76A62">
        <w:rPr>
          <w:rFonts w:ascii="Times New Roman" w:eastAsia="Times New Roman" w:hAnsi="Times New Roman"/>
          <w:sz w:val="24"/>
          <w:szCs w:val="24"/>
        </w:rPr>
        <w:t>” is not Grace ‘agape’ called “</w:t>
      </w:r>
      <w:r w:rsidRPr="00F76A62">
        <w:rPr>
          <w:rFonts w:ascii="Times New Roman" w:eastAsia="Times New Roman" w:hAnsi="Times New Roman"/>
          <w:i/>
          <w:iCs/>
          <w:sz w:val="24"/>
          <w:szCs w:val="24"/>
        </w:rPr>
        <w:t>charity</w:t>
      </w:r>
      <w:r w:rsidRPr="00F76A62">
        <w:rPr>
          <w:rFonts w:ascii="Times New Roman" w:eastAsia="Times New Roman" w:hAnsi="Times New Roman"/>
          <w:sz w:val="24"/>
          <w:szCs w:val="24"/>
        </w:rPr>
        <w:t>”, and thereby end the con-fusion occurring in modern Bibles made by unlearned men.</w:t>
      </w:r>
    </w:p>
    <w:p w14:paraId="6A449297" w14:textId="77777777" w:rsidR="00F76A62" w:rsidRPr="00F76A62" w:rsidRDefault="00F76A62" w:rsidP="00F76A62">
      <w:pPr>
        <w:shd w:val="clear" w:color="auto" w:fill="FFFFFF"/>
        <w:spacing w:after="0" w:line="240" w:lineRule="auto"/>
        <w:jc w:val="both"/>
        <w:rPr>
          <w:rFonts w:ascii="Times New Roman" w:eastAsia="Times New Roman" w:hAnsi="Times New Roman"/>
          <w:sz w:val="24"/>
          <w:szCs w:val="24"/>
        </w:rPr>
      </w:pPr>
      <w:r w:rsidRPr="00F76A62">
        <w:rPr>
          <w:rFonts w:ascii="Times New Roman" w:eastAsia="Times New Roman" w:hAnsi="Times New Roman"/>
          <w:sz w:val="24"/>
          <w:szCs w:val="24"/>
        </w:rPr>
        <w:t> </w:t>
      </w:r>
    </w:p>
    <w:p w14:paraId="63B89CAB" w14:textId="77777777" w:rsidR="00F76A62" w:rsidRPr="00F76A62" w:rsidRDefault="00F76A62" w:rsidP="00F76A62">
      <w:pPr>
        <w:shd w:val="clear" w:color="auto" w:fill="FFFFFF"/>
        <w:spacing w:after="0" w:line="240" w:lineRule="auto"/>
        <w:jc w:val="center"/>
        <w:rPr>
          <w:rFonts w:ascii="Times New Roman" w:eastAsia="Times New Roman" w:hAnsi="Times New Roman"/>
          <w:sz w:val="24"/>
          <w:szCs w:val="24"/>
        </w:rPr>
      </w:pPr>
      <w:r w:rsidRPr="00F76A62">
        <w:rPr>
          <w:rFonts w:ascii="Times New Roman" w:eastAsia="Times New Roman" w:hAnsi="Times New Roman"/>
          <w:i/>
          <w:iCs/>
          <w:sz w:val="24"/>
          <w:szCs w:val="24"/>
        </w:rPr>
        <w:t>For God is not</w:t>
      </w:r>
      <w:r w:rsidRPr="00F76A62">
        <w:rPr>
          <w:rFonts w:ascii="Times New Roman" w:eastAsia="Times New Roman" w:hAnsi="Times New Roman"/>
          <w:sz w:val="24"/>
          <w:szCs w:val="24"/>
        </w:rPr>
        <w:t> [the author] </w:t>
      </w:r>
      <w:r w:rsidRPr="00F76A62">
        <w:rPr>
          <w:rFonts w:ascii="Times New Roman" w:eastAsia="Times New Roman" w:hAnsi="Times New Roman"/>
          <w:i/>
          <w:iCs/>
          <w:sz w:val="24"/>
          <w:szCs w:val="24"/>
        </w:rPr>
        <w:t>of confusion, but of peace, as in all churches of the saints</w:t>
      </w:r>
      <w:r w:rsidRPr="00F76A62">
        <w:rPr>
          <w:rFonts w:ascii="Times New Roman" w:eastAsia="Times New Roman" w:hAnsi="Times New Roman"/>
          <w:sz w:val="24"/>
          <w:szCs w:val="24"/>
        </w:rPr>
        <w:t>.</w:t>
      </w:r>
    </w:p>
    <w:p w14:paraId="3C5F48F4" w14:textId="77777777" w:rsidR="00F76A62" w:rsidRPr="00F76A62" w:rsidRDefault="00F76A62" w:rsidP="00F76A62">
      <w:pPr>
        <w:shd w:val="clear" w:color="auto" w:fill="FFFFFF"/>
        <w:spacing w:after="0" w:line="240" w:lineRule="auto"/>
        <w:jc w:val="center"/>
        <w:rPr>
          <w:rFonts w:ascii="Times New Roman" w:eastAsia="Times New Roman" w:hAnsi="Times New Roman"/>
          <w:sz w:val="24"/>
          <w:szCs w:val="24"/>
        </w:rPr>
      </w:pPr>
      <w:r w:rsidRPr="00F76A62">
        <w:rPr>
          <w:rFonts w:ascii="Times New Roman" w:eastAsia="Times New Roman" w:hAnsi="Times New Roman"/>
          <w:sz w:val="24"/>
          <w:szCs w:val="24"/>
        </w:rPr>
        <w:t>~1Corinthians 14:33 KJV</w:t>
      </w:r>
    </w:p>
    <w:p w14:paraId="2E7E83A5" w14:textId="77777777" w:rsidR="00673E96" w:rsidRPr="00F76A62" w:rsidRDefault="00673E96">
      <w:pPr>
        <w:rPr>
          <w:ins w:id="150" w:author="José Antonio Garcíarivas" w:date="2017-12-19T12:10:00Z"/>
          <w:sz w:val="24"/>
          <w:szCs w:val="24"/>
        </w:rPr>
        <w:pPrChange w:id="151" w:author="José Antonio Garcíarivas" w:date="2017-12-19T12:43:00Z">
          <w:pPr>
            <w:shd w:val="clear" w:color="auto" w:fill="FFFFFF"/>
            <w:spacing w:after="0" w:line="240" w:lineRule="auto"/>
            <w:ind w:left="360"/>
            <w:jc w:val="center"/>
          </w:pPr>
        </w:pPrChange>
      </w:pPr>
      <w:ins w:id="152" w:author="José Antonio Garcíarivas" w:date="2017-12-19T12:10:00Z">
        <w:r w:rsidRPr="00F76A62">
          <w:t> </w:t>
        </w:r>
      </w:ins>
    </w:p>
    <w:p w14:paraId="468D23F6" w14:textId="77777777" w:rsidR="00F76A62" w:rsidRPr="00F76A62" w:rsidRDefault="00F76A62">
      <w:pPr>
        <w:rPr>
          <w:rFonts w:ascii="Times New Roman" w:eastAsia="Times New Roman" w:hAnsi="Times New Roman"/>
          <w:sz w:val="24"/>
          <w:szCs w:val="24"/>
        </w:rPr>
        <w:pPrChange w:id="153"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2FA97819" w14:textId="77777777" w:rsidR="00F76A62" w:rsidRPr="00F76A62" w:rsidRDefault="00F76A62">
      <w:pPr>
        <w:rPr>
          <w:rFonts w:ascii="Times New Roman" w:eastAsia="Times New Roman" w:hAnsi="Times New Roman"/>
          <w:sz w:val="24"/>
          <w:szCs w:val="24"/>
        </w:rPr>
        <w:pPrChange w:id="154"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lastRenderedPageBreak/>
        <w:t>So we should take a moment to chat about the Translators of KJV: 7</w:t>
      </w:r>
      <w:r w:rsidRPr="00F76A62">
        <w:rPr>
          <w:rFonts w:ascii="Times New Roman" w:eastAsia="Times New Roman" w:hAnsi="Times New Roman"/>
          <w:sz w:val="24"/>
          <w:szCs w:val="24"/>
          <w:vertAlign w:val="superscript"/>
        </w:rPr>
        <w:t>th</w:t>
      </w:r>
      <w:r w:rsidRPr="00F76A62">
        <w:rPr>
          <w:rFonts w:ascii="Times New Roman" w:eastAsia="Times New Roman" w:hAnsi="Times New Roman"/>
          <w:sz w:val="24"/>
          <w:szCs w:val="24"/>
        </w:rPr>
        <w:t xml:space="preserve"> English Bible made from 6 good previously existing; </w:t>
      </w:r>
      <w:proofErr w:type="spellStart"/>
      <w:r w:rsidRPr="00F76A62">
        <w:rPr>
          <w:rFonts w:ascii="Times New Roman" w:eastAsia="Times New Roman" w:hAnsi="Times New Roman"/>
          <w:sz w:val="24"/>
          <w:szCs w:val="24"/>
        </w:rPr>
        <w:t>AsIf</w:t>
      </w:r>
      <w:proofErr w:type="spellEnd"/>
      <w:r w:rsidRPr="00F76A62">
        <w:rPr>
          <w:rFonts w:ascii="Times New Roman" w:eastAsia="Times New Roman" w:hAnsi="Times New Roman"/>
          <w:sz w:val="24"/>
          <w:szCs w:val="24"/>
        </w:rPr>
        <w:t xml:space="preserve"> to make a ‘more exact </w:t>
      </w:r>
      <w:r w:rsidRPr="00F76A62">
        <w:rPr>
          <w:rFonts w:ascii="Times New Roman" w:eastAsia="Times New Roman" w:hAnsi="Times New Roman"/>
          <w:sz w:val="24"/>
          <w:szCs w:val="24"/>
          <w:u w:val="single"/>
        </w:rPr>
        <w:t>translation</w:t>
      </w:r>
      <w:r w:rsidRPr="00F76A62">
        <w:rPr>
          <w:rFonts w:ascii="Times New Roman" w:eastAsia="Times New Roman" w:hAnsi="Times New Roman"/>
          <w:sz w:val="24"/>
          <w:szCs w:val="24"/>
        </w:rPr>
        <w:t xml:space="preserve">’, whereby such ‘learned men’ all, all led by the Spirit of grace and truth (not driven by a Ghost), used the most appropriate Greek word of several options, and unanimously agreed upon it, to do this: keep the allegory intact throughout so we could connect our biblical dots by searching phrases in KJV, and thereby ‘make God’s holy truth the more </w:t>
      </w:r>
      <w:proofErr w:type="spellStart"/>
      <w:r w:rsidRPr="00F76A62">
        <w:rPr>
          <w:rFonts w:ascii="Times New Roman" w:eastAsia="Times New Roman" w:hAnsi="Times New Roman"/>
          <w:sz w:val="24"/>
          <w:szCs w:val="24"/>
        </w:rPr>
        <w:t>kNOWn</w:t>
      </w:r>
      <w:proofErr w:type="spellEnd"/>
      <w:r w:rsidRPr="00F76A62">
        <w:rPr>
          <w:rFonts w:ascii="Times New Roman" w:eastAsia="Times New Roman" w:hAnsi="Times New Roman"/>
          <w:sz w:val="24"/>
          <w:szCs w:val="24"/>
        </w:rPr>
        <w:t>’;</w:t>
      </w:r>
    </w:p>
    <w:p w14:paraId="137127DC" w14:textId="77777777" w:rsidR="00F76A62" w:rsidRPr="00F76A62" w:rsidRDefault="00F76A62">
      <w:pPr>
        <w:rPr>
          <w:rFonts w:ascii="Times New Roman" w:eastAsia="Times New Roman" w:hAnsi="Times New Roman"/>
          <w:sz w:val="24"/>
          <w:szCs w:val="24"/>
        </w:rPr>
        <w:pPrChange w:id="155"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7712CF0D" w14:textId="77777777" w:rsidR="00F76A62" w:rsidRPr="00F76A62" w:rsidRDefault="00F76A62">
      <w:pPr>
        <w:rPr>
          <w:rFonts w:ascii="Times New Roman" w:eastAsia="Times New Roman" w:hAnsi="Times New Roman"/>
          <w:sz w:val="24"/>
          <w:szCs w:val="24"/>
        </w:rPr>
        <w:pPrChange w:id="156"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The Only True God’s ‘holy truth’ being this shocker:</w:t>
      </w:r>
    </w:p>
    <w:p w14:paraId="279E2567" w14:textId="77777777" w:rsidR="00F76A62" w:rsidRPr="00F76A62" w:rsidRDefault="00F76A62">
      <w:pPr>
        <w:rPr>
          <w:rFonts w:ascii="Times New Roman" w:eastAsia="Times New Roman" w:hAnsi="Times New Roman"/>
          <w:sz w:val="24"/>
          <w:szCs w:val="24"/>
        </w:rPr>
        <w:pPrChange w:id="157" w:author="José Antonio Garcíarivas" w:date="2017-12-19T12:43:00Z">
          <w:pPr>
            <w:shd w:val="clear" w:color="auto" w:fill="FFFFFF"/>
            <w:spacing w:after="0" w:line="240" w:lineRule="auto"/>
            <w:jc w:val="both"/>
          </w:pPr>
        </w:pPrChange>
      </w:pPr>
      <w:proofErr w:type="spellStart"/>
      <w:r w:rsidRPr="00F76A62">
        <w:rPr>
          <w:rFonts w:ascii="Times New Roman" w:eastAsia="Times New Roman" w:hAnsi="Times New Roman"/>
          <w:sz w:val="24"/>
          <w:szCs w:val="24"/>
        </w:rPr>
        <w:t>BetterLaw</w:t>
      </w:r>
      <w:proofErr w:type="spellEnd"/>
      <w:r w:rsidRPr="00F76A62">
        <w:rPr>
          <w:rFonts w:ascii="Times New Roman" w:eastAsia="Times New Roman" w:hAnsi="Times New Roman"/>
          <w:sz w:val="24"/>
          <w:szCs w:val="24"/>
        </w:rPr>
        <w:t xml:space="preserve"> of </w:t>
      </w:r>
      <w:proofErr w:type="spellStart"/>
      <w:r w:rsidRPr="00F76A62">
        <w:rPr>
          <w:rFonts w:ascii="Times New Roman" w:eastAsia="Times New Roman" w:hAnsi="Times New Roman"/>
          <w:sz w:val="24"/>
          <w:szCs w:val="24"/>
        </w:rPr>
        <w:t>BetterCovenant</w:t>
      </w:r>
      <w:proofErr w:type="spellEnd"/>
      <w:r w:rsidRPr="00F76A62">
        <w:rPr>
          <w:rFonts w:ascii="Times New Roman" w:eastAsia="Times New Roman" w:hAnsi="Times New Roman"/>
          <w:sz w:val="24"/>
          <w:szCs w:val="24"/>
        </w:rPr>
        <w:t xml:space="preserve"> in a </w:t>
      </w:r>
      <w:proofErr w:type="spellStart"/>
      <w:r w:rsidRPr="00F76A62">
        <w:rPr>
          <w:rFonts w:ascii="Times New Roman" w:eastAsia="Times New Roman" w:hAnsi="Times New Roman"/>
          <w:sz w:val="24"/>
          <w:szCs w:val="24"/>
        </w:rPr>
        <w:t>BetterTestament</w:t>
      </w:r>
      <w:proofErr w:type="spellEnd"/>
      <w:r w:rsidRPr="00F76A62">
        <w:rPr>
          <w:rFonts w:ascii="Times New Roman" w:eastAsia="Times New Roman" w:hAnsi="Times New Roman"/>
          <w:sz w:val="24"/>
          <w:szCs w:val="24"/>
        </w:rPr>
        <w:t xml:space="preserve"> is not (yet) Grace, nor (yet) </w:t>
      </w:r>
      <w:proofErr w:type="spellStart"/>
      <w:r w:rsidRPr="00F76A62">
        <w:rPr>
          <w:rFonts w:ascii="Times New Roman" w:eastAsia="Times New Roman" w:hAnsi="Times New Roman"/>
          <w:sz w:val="24"/>
          <w:szCs w:val="24"/>
        </w:rPr>
        <w:t>AllTruth</w:t>
      </w:r>
      <w:proofErr w:type="spellEnd"/>
      <w:r w:rsidRPr="00F76A62">
        <w:rPr>
          <w:rFonts w:ascii="Times New Roman" w:eastAsia="Times New Roman" w:hAnsi="Times New Roman"/>
          <w:sz w:val="24"/>
          <w:szCs w:val="24"/>
        </w:rPr>
        <w:t>.</w:t>
      </w:r>
    </w:p>
    <w:p w14:paraId="790DA7AC" w14:textId="77777777" w:rsidR="00F76A62" w:rsidRPr="00F76A62" w:rsidRDefault="00F76A62">
      <w:pPr>
        <w:rPr>
          <w:rFonts w:ascii="Times New Roman" w:eastAsia="Times New Roman" w:hAnsi="Times New Roman"/>
          <w:sz w:val="24"/>
          <w:szCs w:val="24"/>
        </w:rPr>
        <w:pPrChange w:id="158"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1BE667B9" w14:textId="77777777" w:rsidR="00F76A62" w:rsidRPr="00F76A62" w:rsidRDefault="00F76A62">
      <w:pPr>
        <w:rPr>
          <w:rFonts w:ascii="Times New Roman" w:eastAsia="Times New Roman" w:hAnsi="Times New Roman"/>
          <w:sz w:val="24"/>
          <w:szCs w:val="24"/>
        </w:rPr>
        <w:pPrChange w:id="159" w:author="José Antonio Garcíarivas" w:date="2017-12-19T12:43:00Z">
          <w:pPr>
            <w:shd w:val="clear" w:color="auto" w:fill="FFFFFF"/>
            <w:spacing w:after="0" w:line="240" w:lineRule="auto"/>
            <w:jc w:val="both"/>
          </w:pPr>
        </w:pPrChange>
      </w:pPr>
      <w:proofErr w:type="gramStart"/>
      <w:r w:rsidRPr="00F76A62">
        <w:rPr>
          <w:rFonts w:ascii="Times New Roman" w:eastAsia="Times New Roman" w:hAnsi="Times New Roman"/>
          <w:sz w:val="24"/>
          <w:szCs w:val="24"/>
        </w:rPr>
        <w:t>So</w:t>
      </w:r>
      <w:proofErr w:type="gramEnd"/>
      <w:r w:rsidRPr="00F76A62">
        <w:rPr>
          <w:rFonts w:ascii="Times New Roman" w:eastAsia="Times New Roman" w:hAnsi="Times New Roman"/>
          <w:sz w:val="24"/>
          <w:szCs w:val="24"/>
        </w:rPr>
        <w:t xml:space="preserve"> the 7</w:t>
      </w:r>
      <w:r w:rsidRPr="00F76A62">
        <w:rPr>
          <w:rFonts w:ascii="Times New Roman" w:eastAsia="Times New Roman" w:hAnsi="Times New Roman"/>
          <w:sz w:val="24"/>
          <w:szCs w:val="24"/>
          <w:vertAlign w:val="superscript"/>
        </w:rPr>
        <w:t>th</w:t>
      </w:r>
      <w:r w:rsidRPr="00F76A62">
        <w:rPr>
          <w:rFonts w:ascii="Times New Roman" w:eastAsia="Times New Roman" w:hAnsi="Times New Roman"/>
          <w:sz w:val="24"/>
          <w:szCs w:val="24"/>
        </w:rPr>
        <w:t xml:space="preserve"> Bible, made from 6 good, is </w:t>
      </w:r>
      <w:proofErr w:type="spellStart"/>
      <w:r w:rsidRPr="00F76A62">
        <w:rPr>
          <w:rFonts w:ascii="Times New Roman" w:eastAsia="Times New Roman" w:hAnsi="Times New Roman"/>
          <w:sz w:val="24"/>
          <w:szCs w:val="24"/>
        </w:rPr>
        <w:t>kinda</w:t>
      </w:r>
      <w:proofErr w:type="spellEnd"/>
      <w:r w:rsidRPr="00F76A62">
        <w:rPr>
          <w:rFonts w:ascii="Times New Roman" w:eastAsia="Times New Roman" w:hAnsi="Times New Roman"/>
          <w:sz w:val="24"/>
          <w:szCs w:val="24"/>
        </w:rPr>
        <w:t xml:space="preserve"> like how God saw things being “</w:t>
      </w:r>
      <w:r w:rsidRPr="00F76A62">
        <w:rPr>
          <w:rFonts w:ascii="Times New Roman" w:eastAsia="Times New Roman" w:hAnsi="Times New Roman"/>
          <w:i/>
          <w:iCs/>
          <w:sz w:val="24"/>
          <w:szCs w:val="24"/>
        </w:rPr>
        <w:t>good</w:t>
      </w:r>
      <w:r w:rsidRPr="00F76A62">
        <w:rPr>
          <w:rFonts w:ascii="Times New Roman" w:eastAsia="Times New Roman" w:hAnsi="Times New Roman"/>
          <w:sz w:val="24"/>
          <w:szCs w:val="24"/>
        </w:rPr>
        <w:t>” x6, but then “</w:t>
      </w:r>
      <w:r w:rsidRPr="00F76A62">
        <w:rPr>
          <w:rFonts w:ascii="Times New Roman" w:eastAsia="Times New Roman" w:hAnsi="Times New Roman"/>
          <w:i/>
          <w:iCs/>
          <w:sz w:val="24"/>
          <w:szCs w:val="24"/>
        </w:rPr>
        <w:t>very good</w:t>
      </w:r>
      <w:r w:rsidRPr="00F76A62">
        <w:rPr>
          <w:rFonts w:ascii="Times New Roman" w:eastAsia="Times New Roman" w:hAnsi="Times New Roman"/>
          <w:sz w:val="24"/>
          <w:szCs w:val="24"/>
        </w:rPr>
        <w:t>” the 7</w:t>
      </w:r>
      <w:r w:rsidRPr="00F76A62">
        <w:rPr>
          <w:rFonts w:ascii="Times New Roman" w:eastAsia="Times New Roman" w:hAnsi="Times New Roman"/>
          <w:sz w:val="24"/>
          <w:szCs w:val="24"/>
          <w:vertAlign w:val="superscript"/>
        </w:rPr>
        <w:t>th</w:t>
      </w:r>
      <w:r w:rsidRPr="00F76A62">
        <w:rPr>
          <w:rFonts w:ascii="Times New Roman" w:eastAsia="Times New Roman" w:hAnsi="Times New Roman"/>
          <w:sz w:val="24"/>
          <w:szCs w:val="24"/>
        </w:rPr>
        <w:t> time “</w:t>
      </w:r>
      <w:r w:rsidRPr="00F76A62">
        <w:rPr>
          <w:rFonts w:ascii="Times New Roman" w:eastAsia="Times New Roman" w:hAnsi="Times New Roman"/>
          <w:i/>
          <w:iCs/>
          <w:sz w:val="24"/>
          <w:szCs w:val="24"/>
        </w:rPr>
        <w:t>God saw”</w:t>
      </w:r>
      <w:r w:rsidRPr="00F76A62">
        <w:rPr>
          <w:rFonts w:ascii="Times New Roman" w:eastAsia="Times New Roman" w:hAnsi="Times New Roman"/>
          <w:sz w:val="24"/>
          <w:szCs w:val="24"/>
        </w:rPr>
        <w:t> is mentioned in Genesis 1, prior to 7</w:t>
      </w:r>
      <w:r w:rsidRPr="00F76A62">
        <w:rPr>
          <w:rFonts w:ascii="Times New Roman" w:eastAsia="Times New Roman" w:hAnsi="Times New Roman"/>
          <w:sz w:val="24"/>
          <w:szCs w:val="24"/>
          <w:vertAlign w:val="superscript"/>
        </w:rPr>
        <w:t>th</w:t>
      </w:r>
      <w:r w:rsidRPr="00F76A62">
        <w:rPr>
          <w:rFonts w:ascii="Times New Roman" w:eastAsia="Times New Roman" w:hAnsi="Times New Roman"/>
          <w:sz w:val="24"/>
          <w:szCs w:val="24"/>
        </w:rPr>
        <w:t xml:space="preserve"> day. It’s </w:t>
      </w:r>
      <w:proofErr w:type="spellStart"/>
      <w:r w:rsidRPr="00F76A62">
        <w:rPr>
          <w:rFonts w:ascii="Times New Roman" w:eastAsia="Times New Roman" w:hAnsi="Times New Roman"/>
          <w:sz w:val="24"/>
          <w:szCs w:val="24"/>
        </w:rPr>
        <w:t>kinda</w:t>
      </w:r>
      <w:proofErr w:type="spellEnd"/>
      <w:r w:rsidRPr="00F76A62">
        <w:rPr>
          <w:rFonts w:ascii="Times New Roman" w:eastAsia="Times New Roman" w:hAnsi="Times New Roman"/>
          <w:sz w:val="24"/>
          <w:szCs w:val="24"/>
        </w:rPr>
        <w:t xml:space="preserve"> like </w:t>
      </w:r>
      <w:r w:rsidRPr="00F76A62">
        <w:rPr>
          <w:rFonts w:ascii="Times New Roman" w:eastAsia="Times New Roman" w:hAnsi="Times New Roman"/>
          <w:sz w:val="24"/>
          <w:szCs w:val="24"/>
        </w:rPr>
        <w:lastRenderedPageBreak/>
        <w:t>a step up, from Zion to Sion, prior to learning 7</w:t>
      </w:r>
      <w:r w:rsidRPr="00F76A62">
        <w:rPr>
          <w:rFonts w:ascii="Times New Roman" w:eastAsia="Times New Roman" w:hAnsi="Times New Roman"/>
          <w:sz w:val="24"/>
          <w:szCs w:val="24"/>
          <w:vertAlign w:val="superscript"/>
        </w:rPr>
        <w:t>th</w:t>
      </w:r>
      <w:r w:rsidRPr="00F76A62">
        <w:rPr>
          <w:rFonts w:ascii="Times New Roman" w:eastAsia="Times New Roman" w:hAnsi="Times New Roman"/>
          <w:sz w:val="24"/>
          <w:szCs w:val="24"/>
        </w:rPr>
        <w:t> day has no even-</w:t>
      </w:r>
      <w:proofErr w:type="spellStart"/>
      <w:r w:rsidRPr="00F76A62">
        <w:rPr>
          <w:rFonts w:ascii="Times New Roman" w:eastAsia="Times New Roman" w:hAnsi="Times New Roman"/>
          <w:sz w:val="24"/>
          <w:szCs w:val="24"/>
        </w:rPr>
        <w:t>ing</w:t>
      </w:r>
      <w:proofErr w:type="spellEnd"/>
      <w:r w:rsidRPr="00F76A62">
        <w:rPr>
          <w:rFonts w:ascii="Times New Roman" w:eastAsia="Times New Roman" w:hAnsi="Times New Roman"/>
          <w:sz w:val="24"/>
          <w:szCs w:val="24"/>
        </w:rPr>
        <w:t xml:space="preserve"> or mourn-</w:t>
      </w:r>
      <w:proofErr w:type="spellStart"/>
      <w:r w:rsidRPr="00F76A62">
        <w:rPr>
          <w:rFonts w:ascii="Times New Roman" w:eastAsia="Times New Roman" w:hAnsi="Times New Roman"/>
          <w:sz w:val="24"/>
          <w:szCs w:val="24"/>
        </w:rPr>
        <w:t>ing</w:t>
      </w:r>
      <w:proofErr w:type="spellEnd"/>
      <w:r w:rsidRPr="00F76A62">
        <w:rPr>
          <w:rFonts w:ascii="Times New Roman" w:eastAsia="Times New Roman" w:hAnsi="Times New Roman"/>
          <w:sz w:val="24"/>
          <w:szCs w:val="24"/>
        </w:rPr>
        <w:t xml:space="preserve"> is even above both Zion/Sion contrast.</w:t>
      </w:r>
    </w:p>
    <w:p w14:paraId="7125EFF5" w14:textId="77777777" w:rsidR="00F76A62" w:rsidRPr="00F76A62" w:rsidRDefault="00F76A62">
      <w:pPr>
        <w:rPr>
          <w:rFonts w:ascii="Times New Roman" w:eastAsia="Times New Roman" w:hAnsi="Times New Roman"/>
          <w:sz w:val="24"/>
          <w:szCs w:val="24"/>
        </w:rPr>
        <w:pPrChange w:id="160"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57737C58" w14:textId="77777777" w:rsidR="00F76A62" w:rsidRPr="00F76A62" w:rsidRDefault="00F76A62">
      <w:pPr>
        <w:rPr>
          <w:rFonts w:ascii="Times New Roman" w:eastAsia="Times New Roman" w:hAnsi="Times New Roman"/>
          <w:sz w:val="24"/>
          <w:szCs w:val="24"/>
        </w:rPr>
        <w:pPrChange w:id="161"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Translators of KJV: learned men all, also unanimously agreed upon this:</w:t>
      </w:r>
    </w:p>
    <w:p w14:paraId="04761D01" w14:textId="77777777" w:rsidR="00F76A62" w:rsidRPr="00F76A62" w:rsidRDefault="00F76A62">
      <w:pPr>
        <w:rPr>
          <w:rFonts w:ascii="Times New Roman" w:eastAsia="Times New Roman" w:hAnsi="Times New Roman"/>
          <w:sz w:val="24"/>
          <w:szCs w:val="24"/>
        </w:rPr>
        <w:pPrChange w:id="162"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w:t>
      </w:r>
      <w:r w:rsidRPr="00F76A62">
        <w:rPr>
          <w:rFonts w:ascii="Times New Roman" w:eastAsia="Times New Roman" w:hAnsi="Times New Roman"/>
          <w:i/>
          <w:iCs/>
          <w:sz w:val="24"/>
          <w:szCs w:val="24"/>
        </w:rPr>
        <w:t>It’s a preposterous order to teach first and learn afterward</w:t>
      </w:r>
      <w:r w:rsidRPr="00F76A62">
        <w:rPr>
          <w:rFonts w:ascii="Times New Roman" w:eastAsia="Times New Roman" w:hAnsi="Times New Roman"/>
          <w:sz w:val="24"/>
          <w:szCs w:val="24"/>
        </w:rPr>
        <w:t>’</w:t>
      </w:r>
    </w:p>
    <w:p w14:paraId="42436B75" w14:textId="77777777" w:rsidR="00F76A62" w:rsidRPr="00F76A62" w:rsidRDefault="00F76A62">
      <w:pPr>
        <w:rPr>
          <w:rFonts w:ascii="Times New Roman" w:eastAsia="Times New Roman" w:hAnsi="Times New Roman"/>
          <w:sz w:val="24"/>
          <w:szCs w:val="24"/>
        </w:rPr>
        <w:pPrChange w:id="163"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 xml:space="preserve">~Translators of KJV, in Notes </w:t>
      </w:r>
      <w:proofErr w:type="gramStart"/>
      <w:r w:rsidRPr="00F76A62">
        <w:rPr>
          <w:rFonts w:ascii="Times New Roman" w:eastAsia="Times New Roman" w:hAnsi="Times New Roman"/>
          <w:sz w:val="24"/>
          <w:szCs w:val="24"/>
        </w:rPr>
        <w:t>To</w:t>
      </w:r>
      <w:proofErr w:type="gramEnd"/>
      <w:r w:rsidRPr="00F76A62">
        <w:rPr>
          <w:rFonts w:ascii="Times New Roman" w:eastAsia="Times New Roman" w:hAnsi="Times New Roman"/>
          <w:sz w:val="24"/>
          <w:szCs w:val="24"/>
        </w:rPr>
        <w:t xml:space="preserve"> Readers</w:t>
      </w:r>
    </w:p>
    <w:p w14:paraId="2F7E34E8" w14:textId="77777777" w:rsidR="00F76A62" w:rsidRPr="00F76A62" w:rsidRDefault="00F76A62">
      <w:pPr>
        <w:rPr>
          <w:rFonts w:ascii="Times New Roman" w:eastAsia="Times New Roman" w:hAnsi="Times New Roman"/>
          <w:sz w:val="24"/>
          <w:szCs w:val="24"/>
        </w:rPr>
        <w:pPrChange w:id="164"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17C0741D" w14:textId="77777777" w:rsidR="00F76A62" w:rsidRPr="00F76A62" w:rsidRDefault="00F76A62">
      <w:pPr>
        <w:rPr>
          <w:rFonts w:ascii="Times New Roman" w:eastAsia="Times New Roman" w:hAnsi="Times New Roman"/>
          <w:sz w:val="24"/>
          <w:szCs w:val="24"/>
        </w:rPr>
        <w:pPrChange w:id="165" w:author="José Antonio Garcíarivas" w:date="2017-12-19T12:43:00Z">
          <w:pPr>
            <w:shd w:val="clear" w:color="auto" w:fill="FFFFFF"/>
            <w:spacing w:after="0" w:line="240" w:lineRule="auto"/>
            <w:jc w:val="both"/>
          </w:pPr>
        </w:pPrChange>
      </w:pPr>
      <w:proofErr w:type="gramStart"/>
      <w:r w:rsidRPr="00F76A62">
        <w:rPr>
          <w:rFonts w:ascii="Times New Roman" w:eastAsia="Times New Roman" w:hAnsi="Times New Roman"/>
          <w:sz w:val="24"/>
          <w:szCs w:val="24"/>
        </w:rPr>
        <w:t>So</w:t>
      </w:r>
      <w:proofErr w:type="gramEnd"/>
      <w:r w:rsidRPr="00F76A62">
        <w:rPr>
          <w:rFonts w:ascii="Times New Roman" w:eastAsia="Times New Roman" w:hAnsi="Times New Roman"/>
          <w:sz w:val="24"/>
          <w:szCs w:val="24"/>
        </w:rPr>
        <w:t xml:space="preserve"> let’s begin to “</w:t>
      </w:r>
      <w:r w:rsidRPr="00F76A62">
        <w:rPr>
          <w:rFonts w:ascii="Times New Roman" w:eastAsia="Times New Roman" w:hAnsi="Times New Roman"/>
          <w:i/>
          <w:iCs/>
          <w:sz w:val="24"/>
          <w:szCs w:val="24"/>
        </w:rPr>
        <w:t>learn</w:t>
      </w:r>
      <w:r w:rsidRPr="00F76A62">
        <w:rPr>
          <w:rFonts w:ascii="Times New Roman" w:eastAsia="Times New Roman" w:hAnsi="Times New Roman"/>
          <w:sz w:val="24"/>
          <w:szCs w:val="24"/>
        </w:rPr>
        <w:t>” about “</w:t>
      </w:r>
      <w:r w:rsidRPr="00F76A62">
        <w:rPr>
          <w:rFonts w:ascii="Times New Roman" w:eastAsia="Times New Roman" w:hAnsi="Times New Roman"/>
          <w:i/>
          <w:iCs/>
          <w:sz w:val="24"/>
          <w:szCs w:val="24"/>
        </w:rPr>
        <w:t>love</w:t>
      </w:r>
      <w:r w:rsidRPr="00F76A62">
        <w:rPr>
          <w:rFonts w:ascii="Times New Roman" w:eastAsia="Times New Roman" w:hAnsi="Times New Roman"/>
          <w:sz w:val="24"/>
          <w:szCs w:val="24"/>
        </w:rPr>
        <w:t xml:space="preserve">”, so after what we’ve learned, by our Walk in the Spirit, we may then share what we have learned, about love, with others, in a more perfect and merciful kind of ‘agape’ love that does not wax </w:t>
      </w:r>
      <w:proofErr w:type="spellStart"/>
      <w:r w:rsidRPr="00F76A62">
        <w:rPr>
          <w:rFonts w:ascii="Times New Roman" w:eastAsia="Times New Roman" w:hAnsi="Times New Roman"/>
          <w:sz w:val="24"/>
          <w:szCs w:val="24"/>
        </w:rPr>
        <w:t>cOLD</w:t>
      </w:r>
      <w:proofErr w:type="spellEnd"/>
      <w:r w:rsidRPr="00F76A62">
        <w:rPr>
          <w:rFonts w:ascii="Times New Roman" w:eastAsia="Times New Roman" w:hAnsi="Times New Roman"/>
          <w:sz w:val="24"/>
          <w:szCs w:val="24"/>
        </w:rPr>
        <w:t>, nor ever fail. For as we’ll soon learn, there’s many kinds of New Testament “</w:t>
      </w:r>
      <w:r w:rsidRPr="00F76A62">
        <w:rPr>
          <w:rFonts w:ascii="Times New Roman" w:eastAsia="Times New Roman" w:hAnsi="Times New Roman"/>
          <w:i/>
          <w:iCs/>
          <w:sz w:val="24"/>
          <w:szCs w:val="24"/>
        </w:rPr>
        <w:t>love</w:t>
      </w:r>
      <w:r w:rsidRPr="00F76A62">
        <w:rPr>
          <w:rFonts w:ascii="Times New Roman" w:eastAsia="Times New Roman" w:hAnsi="Times New Roman"/>
          <w:sz w:val="24"/>
          <w:szCs w:val="24"/>
        </w:rPr>
        <w:t xml:space="preserve">”, even two kinds of ‘agape’ love to sort out: ‘agape’ that can still ↓wax </w:t>
      </w:r>
      <w:proofErr w:type="spellStart"/>
      <w:r w:rsidRPr="00F76A62">
        <w:rPr>
          <w:rFonts w:ascii="Times New Roman" w:eastAsia="Times New Roman" w:hAnsi="Times New Roman"/>
          <w:sz w:val="24"/>
          <w:szCs w:val="24"/>
        </w:rPr>
        <w:t>cOLD</w:t>
      </w:r>
      <w:proofErr w:type="spellEnd"/>
      <w:r w:rsidRPr="00F76A62">
        <w:rPr>
          <w:rFonts w:ascii="Times New Roman" w:eastAsia="Times New Roman" w:hAnsi="Times New Roman"/>
          <w:sz w:val="24"/>
          <w:szCs w:val="24"/>
        </w:rPr>
        <w:t xml:space="preserve">↓←&amp;→’agape’ that ↑NEVER </w:t>
      </w:r>
      <w:proofErr w:type="spellStart"/>
      <w:r w:rsidRPr="00F76A62">
        <w:rPr>
          <w:rFonts w:ascii="Times New Roman" w:eastAsia="Times New Roman" w:hAnsi="Times New Roman"/>
          <w:sz w:val="24"/>
          <w:szCs w:val="24"/>
        </w:rPr>
        <w:t>faileth</w:t>
      </w:r>
      <w:proofErr w:type="spellEnd"/>
      <w:r w:rsidRPr="00F76A62">
        <w:rPr>
          <w:rFonts w:ascii="Times New Roman" w:eastAsia="Times New Roman" w:hAnsi="Times New Roman"/>
          <w:sz w:val="24"/>
          <w:szCs w:val="24"/>
        </w:rPr>
        <w:t>↑.</w:t>
      </w:r>
    </w:p>
    <w:p w14:paraId="4D33291E" w14:textId="77777777" w:rsidR="00F76A62" w:rsidRPr="00F76A62" w:rsidRDefault="00F76A62">
      <w:pPr>
        <w:rPr>
          <w:rFonts w:ascii="Times New Roman" w:eastAsia="Times New Roman" w:hAnsi="Times New Roman"/>
          <w:sz w:val="24"/>
          <w:szCs w:val="24"/>
        </w:rPr>
        <w:pPrChange w:id="166"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lastRenderedPageBreak/>
        <w:t> </w:t>
      </w:r>
    </w:p>
    <w:p w14:paraId="3EBD40A9" w14:textId="77777777" w:rsidR="00F76A62" w:rsidRPr="00F76A62" w:rsidRDefault="00F76A62">
      <w:pPr>
        <w:rPr>
          <w:rFonts w:ascii="Times New Roman" w:eastAsia="Times New Roman" w:hAnsi="Times New Roman"/>
          <w:color w:val="000000"/>
          <w:sz w:val="24"/>
          <w:szCs w:val="24"/>
        </w:rPr>
        <w:pPrChange w:id="167" w:author="José Antonio Garcíarivas" w:date="2017-12-19T12:43:00Z">
          <w:pPr>
            <w:shd w:val="clear" w:color="auto" w:fill="FFFFFF"/>
            <w:spacing w:before="100" w:beforeAutospacing="1" w:after="100" w:afterAutospacing="1" w:line="240" w:lineRule="auto"/>
            <w:jc w:val="both"/>
          </w:pPr>
        </w:pPrChange>
      </w:pPr>
      <w:r w:rsidRPr="00F76A62">
        <w:rPr>
          <w:rFonts w:ascii="Times New Roman" w:eastAsia="Times New Roman" w:hAnsi="Times New Roman"/>
          <w:color w:val="000000"/>
          <w:sz w:val="24"/>
          <w:szCs w:val="24"/>
        </w:rPr>
        <w:t>For </w:t>
      </w:r>
      <w:r w:rsidRPr="00F76A62">
        <w:rPr>
          <w:rFonts w:ascii="Times New Roman" w:eastAsia="Times New Roman" w:hAnsi="Times New Roman"/>
          <w:color w:val="000000"/>
          <w:sz w:val="24"/>
          <w:szCs w:val="24"/>
          <w:u w:val="single"/>
        </w:rPr>
        <w:t>many</w:t>
      </w:r>
      <w:r w:rsidRPr="00F76A62">
        <w:rPr>
          <w:rFonts w:ascii="Times New Roman" w:eastAsia="Times New Roman" w:hAnsi="Times New Roman"/>
          <w:color w:val="000000"/>
          <w:sz w:val="24"/>
          <w:szCs w:val="24"/>
        </w:rPr>
        <w:t> </w:t>
      </w:r>
      <w:proofErr w:type="spellStart"/>
      <w:proofErr w:type="gramStart"/>
      <w:r w:rsidRPr="00F76A62">
        <w:rPr>
          <w:rFonts w:ascii="Times New Roman" w:eastAsia="Times New Roman" w:hAnsi="Times New Roman"/>
          <w:color w:val="000000"/>
          <w:sz w:val="24"/>
          <w:szCs w:val="24"/>
        </w:rPr>
        <w:t>well meaning</w:t>
      </w:r>
      <w:proofErr w:type="spellEnd"/>
      <w:proofErr w:type="gramEnd"/>
      <w:r w:rsidRPr="00F76A62">
        <w:rPr>
          <w:rFonts w:ascii="Times New Roman" w:eastAsia="Times New Roman" w:hAnsi="Times New Roman"/>
          <w:color w:val="000000"/>
          <w:sz w:val="24"/>
          <w:szCs w:val="24"/>
        </w:rPr>
        <w:t xml:space="preserve"> people say ‘Jesus loves you’, and ‘God loves you’; But without clarifying which Jesus, which God, or which love of twain. </w:t>
      </w:r>
      <w:proofErr w:type="gramStart"/>
      <w:r w:rsidRPr="00F76A62">
        <w:rPr>
          <w:rFonts w:ascii="Times New Roman" w:eastAsia="Times New Roman" w:hAnsi="Times New Roman"/>
          <w:color w:val="000000"/>
          <w:sz w:val="24"/>
          <w:szCs w:val="24"/>
        </w:rPr>
        <w:t>So</w:t>
      </w:r>
      <w:proofErr w:type="gramEnd"/>
      <w:r w:rsidRPr="00F76A62">
        <w:rPr>
          <w:rFonts w:ascii="Times New Roman" w:eastAsia="Times New Roman" w:hAnsi="Times New Roman"/>
          <w:color w:val="000000"/>
          <w:sz w:val="24"/>
          <w:szCs w:val="24"/>
        </w:rPr>
        <w:t xml:space="preserve"> Jesus said God said, notably to </w:t>
      </w:r>
      <w:r w:rsidRPr="00F76A62">
        <w:rPr>
          <w:rFonts w:ascii="Times New Roman" w:eastAsia="Times New Roman" w:hAnsi="Times New Roman"/>
          <w:i/>
          <w:iCs/>
          <w:color w:val="000000"/>
          <w:sz w:val="24"/>
          <w:szCs w:val="24"/>
          <w:u w:val="single"/>
        </w:rPr>
        <w:t>them</w:t>
      </w:r>
      <w:r w:rsidRPr="00F76A62">
        <w:rPr>
          <w:rFonts w:ascii="Times New Roman" w:eastAsia="Times New Roman" w:hAnsi="Times New Roman"/>
          <w:color w:val="000000"/>
          <w:sz w:val="24"/>
          <w:szCs w:val="24"/>
        </w:rPr>
        <w:t>: Matthew </w:t>
      </w:r>
      <w:r w:rsidRPr="00F76A62">
        <w:rPr>
          <w:rFonts w:ascii="Times New Roman" w:eastAsia="Times New Roman" w:hAnsi="Times New Roman"/>
          <w:b/>
          <w:bCs/>
          <w:color w:val="000000"/>
          <w:sz w:val="24"/>
          <w:szCs w:val="24"/>
        </w:rPr>
        <w:t>24:4</w:t>
      </w:r>
      <w:r w:rsidRPr="00F76A62">
        <w:rPr>
          <w:rFonts w:ascii="Times New Roman" w:eastAsia="Times New Roman" w:hAnsi="Times New Roman"/>
          <w:color w:val="000000"/>
          <w:sz w:val="24"/>
          <w:szCs w:val="24"/>
        </w:rPr>
        <w:t> </w:t>
      </w:r>
      <w:r w:rsidRPr="00F76A62">
        <w:rPr>
          <w:rFonts w:ascii="Times New Roman" w:eastAsia="Times New Roman" w:hAnsi="Times New Roman"/>
          <w:i/>
          <w:iCs/>
          <w:color w:val="000000"/>
          <w:sz w:val="24"/>
          <w:szCs w:val="24"/>
        </w:rPr>
        <w:t>Take heed that no man deceive you</w:t>
      </w:r>
      <w:r w:rsidRPr="00F76A62">
        <w:rPr>
          <w:rFonts w:ascii="Times New Roman" w:eastAsia="Times New Roman" w:hAnsi="Times New Roman"/>
          <w:color w:val="000000"/>
          <w:sz w:val="24"/>
          <w:szCs w:val="24"/>
        </w:rPr>
        <w:t>. </w:t>
      </w:r>
      <w:r w:rsidRPr="00F76A62">
        <w:rPr>
          <w:rFonts w:ascii="Times New Roman" w:eastAsia="Times New Roman" w:hAnsi="Times New Roman"/>
          <w:b/>
          <w:bCs/>
          <w:color w:val="000000"/>
          <w:sz w:val="24"/>
          <w:szCs w:val="24"/>
        </w:rPr>
        <w:t>5</w:t>
      </w:r>
      <w:r w:rsidRPr="00F76A62">
        <w:rPr>
          <w:rFonts w:ascii="Times New Roman" w:eastAsia="Times New Roman" w:hAnsi="Times New Roman"/>
          <w:color w:val="000000"/>
          <w:sz w:val="24"/>
          <w:szCs w:val="24"/>
        </w:rPr>
        <w:t> </w:t>
      </w:r>
      <w:r w:rsidRPr="00F76A62">
        <w:rPr>
          <w:rFonts w:ascii="Times New Roman" w:eastAsia="Times New Roman" w:hAnsi="Times New Roman"/>
          <w:i/>
          <w:iCs/>
          <w:color w:val="000000"/>
          <w:sz w:val="24"/>
          <w:szCs w:val="24"/>
        </w:rPr>
        <w:t>For </w:t>
      </w:r>
      <w:r w:rsidRPr="00F76A62">
        <w:rPr>
          <w:rFonts w:ascii="Times New Roman" w:eastAsia="Times New Roman" w:hAnsi="Times New Roman"/>
          <w:i/>
          <w:iCs/>
          <w:color w:val="000000"/>
          <w:sz w:val="24"/>
          <w:szCs w:val="24"/>
          <w:u w:val="single"/>
        </w:rPr>
        <w:t>many</w:t>
      </w:r>
      <w:r w:rsidRPr="00F76A62">
        <w:rPr>
          <w:rFonts w:ascii="Times New Roman" w:eastAsia="Times New Roman" w:hAnsi="Times New Roman"/>
          <w:i/>
          <w:iCs/>
          <w:color w:val="000000"/>
          <w:sz w:val="24"/>
          <w:szCs w:val="24"/>
        </w:rPr>
        <w:t> shall come in my name, saying, I am Christ; and shall </w:t>
      </w:r>
      <w:r w:rsidRPr="00F76A62">
        <w:rPr>
          <w:rFonts w:ascii="Times New Roman" w:eastAsia="Times New Roman" w:hAnsi="Times New Roman"/>
          <w:i/>
          <w:iCs/>
          <w:color w:val="000000"/>
          <w:sz w:val="24"/>
          <w:szCs w:val="24"/>
          <w:u w:val="single"/>
        </w:rPr>
        <w:t>deceive</w:t>
      </w:r>
      <w:r w:rsidRPr="00F76A62">
        <w:rPr>
          <w:rFonts w:ascii="Times New Roman" w:eastAsia="Times New Roman" w:hAnsi="Times New Roman"/>
          <w:i/>
          <w:iCs/>
          <w:color w:val="000000"/>
          <w:sz w:val="24"/>
          <w:szCs w:val="24"/>
        </w:rPr>
        <w:t> many</w:t>
      </w:r>
      <w:r w:rsidRPr="00F76A62">
        <w:rPr>
          <w:rFonts w:ascii="Times New Roman" w:eastAsia="Times New Roman" w:hAnsi="Times New Roman"/>
          <w:color w:val="000000"/>
          <w:sz w:val="24"/>
          <w:szCs w:val="24"/>
        </w:rPr>
        <w:t xml:space="preserve">. </w:t>
      </w:r>
      <w:proofErr w:type="gramStart"/>
      <w:r w:rsidRPr="00F76A62">
        <w:rPr>
          <w:rFonts w:ascii="Times New Roman" w:eastAsia="Times New Roman" w:hAnsi="Times New Roman"/>
          <w:color w:val="000000"/>
          <w:sz w:val="24"/>
          <w:szCs w:val="24"/>
        </w:rPr>
        <w:t>So</w:t>
      </w:r>
      <w:proofErr w:type="gramEnd"/>
      <w:r w:rsidRPr="00F76A62">
        <w:rPr>
          <w:rFonts w:ascii="Times New Roman" w:eastAsia="Times New Roman" w:hAnsi="Times New Roman"/>
          <w:color w:val="000000"/>
          <w:sz w:val="24"/>
          <w:szCs w:val="24"/>
        </w:rPr>
        <w:t xml:space="preserve"> let’s have clear-</w:t>
      </w:r>
      <w:proofErr w:type="spellStart"/>
      <w:r w:rsidRPr="00F76A62">
        <w:rPr>
          <w:rFonts w:ascii="Times New Roman" w:eastAsia="Times New Roman" w:hAnsi="Times New Roman"/>
          <w:color w:val="000000"/>
          <w:sz w:val="24"/>
          <w:szCs w:val="24"/>
        </w:rPr>
        <w:t>ity</w:t>
      </w:r>
      <w:proofErr w:type="spellEnd"/>
      <w:r w:rsidRPr="00F76A62">
        <w:rPr>
          <w:rFonts w:ascii="Times New Roman" w:eastAsia="Times New Roman" w:hAnsi="Times New Roman"/>
          <w:color w:val="000000"/>
          <w:sz w:val="24"/>
          <w:szCs w:val="24"/>
        </w:rPr>
        <w:t>.</w:t>
      </w:r>
    </w:p>
    <w:p w14:paraId="7D666849" w14:textId="77777777" w:rsidR="00F76A62" w:rsidRPr="00F76A62" w:rsidRDefault="00F76A62">
      <w:pPr>
        <w:rPr>
          <w:rFonts w:ascii="Times New Roman" w:eastAsia="Times New Roman" w:hAnsi="Times New Roman"/>
          <w:sz w:val="24"/>
          <w:szCs w:val="24"/>
        </w:rPr>
        <w:pPrChange w:id="168"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5CBBB101" w14:textId="77777777" w:rsidR="00F76A62" w:rsidRPr="00F76A62" w:rsidRDefault="00F76A62">
      <w:pPr>
        <w:rPr>
          <w:rFonts w:ascii="Times New Roman" w:eastAsia="Times New Roman" w:hAnsi="Times New Roman"/>
          <w:sz w:val="24"/>
          <w:szCs w:val="24"/>
        </w:rPr>
        <w:pPrChange w:id="169"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27825034" w14:textId="00EEAF9A" w:rsidR="00F76A62" w:rsidRPr="00F76A62" w:rsidRDefault="00F76A62">
      <w:pPr>
        <w:rPr>
          <w:rFonts w:ascii="Times New Roman" w:eastAsia="Times New Roman" w:hAnsi="Times New Roman"/>
          <w:sz w:val="24"/>
          <w:szCs w:val="24"/>
        </w:rPr>
        <w:pPrChange w:id="170"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Let’s begin learning God’s holy truth by </w:t>
      </w:r>
      <w:r w:rsidRPr="00F76A62">
        <w:rPr>
          <w:rFonts w:ascii="Times New Roman" w:eastAsia="Times New Roman" w:hAnsi="Times New Roman"/>
          <w:sz w:val="24"/>
          <w:szCs w:val="24"/>
          <w:u w:val="single"/>
        </w:rPr>
        <w:t>leaving</w:t>
      </w:r>
      <w:r w:rsidRPr="00F76A62">
        <w:rPr>
          <w:rFonts w:ascii="Times New Roman" w:eastAsia="Times New Roman" w:hAnsi="Times New Roman"/>
          <w:sz w:val="24"/>
          <w:szCs w:val="24"/>
        </w:rPr>
        <w:t> a “</w:t>
      </w:r>
      <w:r w:rsidRPr="00F76A62">
        <w:rPr>
          <w:rFonts w:ascii="Times New Roman" w:eastAsia="Times New Roman" w:hAnsi="Times New Roman"/>
          <w:i/>
          <w:iCs/>
          <w:sz w:val="24"/>
          <w:szCs w:val="24"/>
        </w:rPr>
        <w:t>Holy Ghost</w:t>
      </w:r>
      <w:r w:rsidRPr="00F76A62">
        <w:rPr>
          <w:rFonts w:ascii="Times New Roman" w:eastAsia="Times New Roman" w:hAnsi="Times New Roman"/>
          <w:sz w:val="24"/>
          <w:szCs w:val="24"/>
        </w:rPr>
        <w:t>” = </w:t>
      </w:r>
      <w:r w:rsidRPr="00F76A62">
        <w:rPr>
          <w:rFonts w:ascii="Times New Roman" w:eastAsia="Times New Roman" w:hAnsi="Times New Roman"/>
          <w:sz w:val="24"/>
          <w:szCs w:val="24"/>
          <w:u w:val="single"/>
        </w:rPr>
        <w:t>teacher</w:t>
      </w:r>
      <w:r w:rsidRPr="00F76A62">
        <w:rPr>
          <w:rFonts w:ascii="Times New Roman" w:eastAsia="Times New Roman" w:hAnsi="Times New Roman"/>
          <w:sz w:val="24"/>
          <w:szCs w:val="24"/>
        </w:rPr>
        <w:t> of Law: a </w:t>
      </w:r>
      <w:r w:rsidRPr="00F76A62">
        <w:rPr>
          <w:rFonts w:ascii="Times New Roman" w:eastAsia="Times New Roman" w:hAnsi="Times New Roman"/>
          <w:i/>
          <w:iCs/>
          <w:sz w:val="24"/>
          <w:szCs w:val="24"/>
        </w:rPr>
        <w:t>schoolmaster</w:t>
      </w:r>
      <w:r w:rsidRPr="00F76A62">
        <w:rPr>
          <w:rFonts w:ascii="Times New Roman" w:eastAsia="Times New Roman" w:hAnsi="Times New Roman"/>
          <w:sz w:val="24"/>
          <w:szCs w:val="24"/>
        </w:rPr>
        <w:t> called the law: that fails every student when fully studied out, to </w:t>
      </w:r>
      <w:r w:rsidRPr="00F76A62">
        <w:rPr>
          <w:rFonts w:ascii="Times New Roman" w:eastAsia="Times New Roman" w:hAnsi="Times New Roman"/>
          <w:sz w:val="24"/>
          <w:szCs w:val="24"/>
          <w:u w:val="single"/>
        </w:rPr>
        <w:t>learn</w:t>
      </w:r>
      <w:ins w:id="171" w:author="One" w:date="2018-08-19T01:29:00Z">
        <w:r w:rsidR="003A6B17">
          <w:rPr>
            <w:rFonts w:ascii="Times New Roman" w:eastAsia="Times New Roman" w:hAnsi="Times New Roman"/>
            <w:sz w:val="24"/>
            <w:szCs w:val="24"/>
            <w:u w:val="single"/>
          </w:rPr>
          <w:t xml:space="preserve"> </w:t>
        </w:r>
      </w:ins>
      <w:r w:rsidRPr="00F76A62">
        <w:rPr>
          <w:rFonts w:ascii="Times New Roman" w:eastAsia="Times New Roman" w:hAnsi="Times New Roman"/>
          <w:sz w:val="24"/>
          <w:szCs w:val="24"/>
        </w:rPr>
        <w:t>the grace us truth from the “</w:t>
      </w:r>
      <w:r w:rsidRPr="00F76A62">
        <w:rPr>
          <w:rFonts w:ascii="Times New Roman" w:eastAsia="Times New Roman" w:hAnsi="Times New Roman"/>
          <w:i/>
          <w:iCs/>
          <w:sz w:val="24"/>
          <w:szCs w:val="24"/>
        </w:rPr>
        <w:t>Spirit of truth</w:t>
      </w:r>
      <w:r w:rsidRPr="00F76A62">
        <w:rPr>
          <w:rFonts w:ascii="Times New Roman" w:eastAsia="Times New Roman" w:hAnsi="Times New Roman"/>
          <w:sz w:val="24"/>
          <w:szCs w:val="24"/>
        </w:rPr>
        <w:t>” = </w:t>
      </w:r>
      <w:r w:rsidRPr="00F76A62">
        <w:rPr>
          <w:rFonts w:ascii="Times New Roman" w:eastAsia="Times New Roman" w:hAnsi="Times New Roman"/>
          <w:sz w:val="24"/>
          <w:szCs w:val="24"/>
          <w:u w:val="single"/>
        </w:rPr>
        <w:t>guide</w:t>
      </w:r>
      <w:r w:rsidRPr="00F76A62">
        <w:rPr>
          <w:rFonts w:ascii="Times New Roman" w:eastAsia="Times New Roman" w:hAnsi="Times New Roman"/>
          <w:sz w:val="24"/>
          <w:szCs w:val="24"/>
        </w:rPr>
        <w:t> of Grace: Who guides you (of ye/you) INTO “</w:t>
      </w:r>
      <w:r w:rsidRPr="00F76A62">
        <w:rPr>
          <w:rFonts w:ascii="Times New Roman" w:eastAsia="Times New Roman" w:hAnsi="Times New Roman"/>
          <w:i/>
          <w:iCs/>
          <w:sz w:val="24"/>
          <w:szCs w:val="24"/>
        </w:rPr>
        <w:t>all truth</w:t>
      </w:r>
      <w:r w:rsidRPr="00F76A62">
        <w:rPr>
          <w:rFonts w:ascii="Times New Roman" w:eastAsia="Times New Roman" w:hAnsi="Times New Roman"/>
          <w:sz w:val="24"/>
          <w:szCs w:val="24"/>
        </w:rPr>
        <w:t>”. Our choice, to-pic, of </w:t>
      </w:r>
      <w:r w:rsidRPr="00F76A62">
        <w:rPr>
          <w:rFonts w:ascii="Times New Roman" w:eastAsia="Times New Roman" w:hAnsi="Times New Roman"/>
          <w:i/>
          <w:iCs/>
          <w:sz w:val="24"/>
          <w:szCs w:val="24"/>
        </w:rPr>
        <w:t>Ghost/Spirit</w:t>
      </w:r>
      <w:r w:rsidRPr="00F76A62">
        <w:rPr>
          <w:rFonts w:ascii="Times New Roman" w:eastAsia="Times New Roman" w:hAnsi="Times New Roman"/>
          <w:sz w:val="24"/>
          <w:szCs w:val="24"/>
        </w:rPr>
        <w:t> “</w:t>
      </w:r>
      <w:proofErr w:type="gramStart"/>
      <w:r w:rsidRPr="00F76A62">
        <w:rPr>
          <w:rFonts w:ascii="Times New Roman" w:eastAsia="Times New Roman" w:hAnsi="Times New Roman"/>
          <w:i/>
          <w:iCs/>
          <w:sz w:val="24"/>
          <w:szCs w:val="24"/>
        </w:rPr>
        <w:t>Comforter</w:t>
      </w:r>
      <w:r w:rsidRPr="00F76A62">
        <w:rPr>
          <w:rFonts w:ascii="Times New Roman" w:eastAsia="Times New Roman" w:hAnsi="Times New Roman"/>
          <w:sz w:val="24"/>
          <w:szCs w:val="24"/>
        </w:rPr>
        <w:t>”(</w:t>
      </w:r>
      <w:proofErr w:type="gramEnd"/>
      <w:r w:rsidRPr="00F76A62">
        <w:rPr>
          <w:rFonts w:ascii="Times New Roman" w:eastAsia="Times New Roman" w:hAnsi="Times New Roman"/>
          <w:sz w:val="24"/>
          <w:szCs w:val="24"/>
        </w:rPr>
        <w:t>s) </w:t>
      </w:r>
      <w:r w:rsidRPr="00F76A62">
        <w:rPr>
          <w:rFonts w:ascii="Times New Roman" w:eastAsia="Times New Roman" w:hAnsi="Times New Roman"/>
          <w:sz w:val="24"/>
          <w:szCs w:val="24"/>
          <w:u w:val="single"/>
        </w:rPr>
        <w:t>sent</w:t>
      </w:r>
      <w:r w:rsidRPr="00F76A62">
        <w:rPr>
          <w:rFonts w:ascii="Times New Roman" w:eastAsia="Times New Roman" w:hAnsi="Times New Roman"/>
          <w:sz w:val="24"/>
          <w:szCs w:val="24"/>
        </w:rPr>
        <w:t xml:space="preserve"> in John 14 – 16. </w:t>
      </w:r>
      <w:proofErr w:type="gramStart"/>
      <w:r w:rsidRPr="00F76A62">
        <w:rPr>
          <w:rFonts w:ascii="Times New Roman" w:eastAsia="Times New Roman" w:hAnsi="Times New Roman"/>
          <w:sz w:val="24"/>
          <w:szCs w:val="24"/>
        </w:rPr>
        <w:t>So</w:t>
      </w:r>
      <w:proofErr w:type="gramEnd"/>
      <w:r w:rsidRPr="00F76A62">
        <w:rPr>
          <w:rFonts w:ascii="Times New Roman" w:eastAsia="Times New Roman" w:hAnsi="Times New Roman"/>
          <w:sz w:val="24"/>
          <w:szCs w:val="24"/>
        </w:rPr>
        <w:t xml:space="preserve"> in Introduction Outline our to-pic of twain is </w:t>
      </w:r>
      <w:proofErr w:type="spellStart"/>
      <w:r w:rsidRPr="00F76A62">
        <w:rPr>
          <w:rFonts w:ascii="Times New Roman" w:eastAsia="Times New Roman" w:hAnsi="Times New Roman"/>
          <w:sz w:val="24"/>
          <w:szCs w:val="24"/>
        </w:rPr>
        <w:t>HolySpirit</w:t>
      </w:r>
      <w:proofErr w:type="spellEnd"/>
      <w:r w:rsidRPr="00F76A62">
        <w:rPr>
          <w:rFonts w:ascii="Times New Roman" w:eastAsia="Times New Roman" w:hAnsi="Times New Roman"/>
          <w:sz w:val="24"/>
          <w:szCs w:val="24"/>
        </w:rPr>
        <w:t xml:space="preserve">, of </w:t>
      </w:r>
      <w:proofErr w:type="spellStart"/>
      <w:r w:rsidRPr="00F76A62">
        <w:rPr>
          <w:rFonts w:ascii="Times New Roman" w:eastAsia="Times New Roman" w:hAnsi="Times New Roman"/>
          <w:sz w:val="24"/>
          <w:szCs w:val="24"/>
        </w:rPr>
        <w:t>HolyGhost</w:t>
      </w:r>
      <w:proofErr w:type="spellEnd"/>
      <w:r w:rsidRPr="00F76A62">
        <w:rPr>
          <w:rFonts w:ascii="Times New Roman" w:eastAsia="Times New Roman" w:hAnsi="Times New Roman"/>
          <w:sz w:val="24"/>
          <w:szCs w:val="24"/>
        </w:rPr>
        <w:t>/</w:t>
      </w:r>
      <w:proofErr w:type="spellStart"/>
      <w:r w:rsidRPr="00F76A62">
        <w:rPr>
          <w:rFonts w:ascii="Times New Roman" w:eastAsia="Times New Roman" w:hAnsi="Times New Roman"/>
          <w:sz w:val="24"/>
          <w:szCs w:val="24"/>
        </w:rPr>
        <w:t>HolySpirit</w:t>
      </w:r>
      <w:proofErr w:type="spellEnd"/>
      <w:r w:rsidRPr="00F76A62">
        <w:rPr>
          <w:rFonts w:ascii="Times New Roman" w:eastAsia="Times New Roman" w:hAnsi="Times New Roman"/>
          <w:sz w:val="24"/>
          <w:szCs w:val="24"/>
        </w:rPr>
        <w:t xml:space="preserve">. </w:t>
      </w:r>
      <w:proofErr w:type="spellStart"/>
      <w:r w:rsidRPr="00F76A62">
        <w:rPr>
          <w:rFonts w:ascii="Times New Roman" w:eastAsia="Times New Roman" w:hAnsi="Times New Roman"/>
          <w:sz w:val="24"/>
          <w:szCs w:val="24"/>
        </w:rPr>
        <w:t>Eg</w:t>
      </w:r>
      <w:proofErr w:type="spellEnd"/>
      <w:r w:rsidRPr="00F76A62">
        <w:rPr>
          <w:rFonts w:ascii="Times New Roman" w:eastAsia="Times New Roman" w:hAnsi="Times New Roman"/>
          <w:sz w:val="24"/>
          <w:szCs w:val="24"/>
        </w:rPr>
        <w:t>:</w:t>
      </w:r>
    </w:p>
    <w:p w14:paraId="4D4B9064" w14:textId="77777777" w:rsidR="00F76A62" w:rsidRPr="00F76A62" w:rsidRDefault="00F76A62">
      <w:pPr>
        <w:rPr>
          <w:rFonts w:ascii="Times New Roman" w:eastAsia="Times New Roman" w:hAnsi="Times New Roman"/>
          <w:sz w:val="24"/>
          <w:szCs w:val="24"/>
        </w:rPr>
        <w:pPrChange w:id="172"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lastRenderedPageBreak/>
        <w:t> </w:t>
      </w:r>
    </w:p>
    <w:p w14:paraId="66EF1A54" w14:textId="77777777" w:rsidR="00F76A62" w:rsidRPr="00F76A62" w:rsidRDefault="00F76A62">
      <w:pPr>
        <w:rPr>
          <w:rFonts w:ascii="Times New Roman" w:eastAsia="Times New Roman" w:hAnsi="Times New Roman"/>
          <w:sz w:val="24"/>
          <w:szCs w:val="24"/>
        </w:rPr>
        <w:pPrChange w:id="173"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Comforter1: Holy Ghost: John 14:26 KJV ……Has </w:t>
      </w:r>
      <w:r w:rsidRPr="00F76A62">
        <w:rPr>
          <w:rFonts w:ascii="Times New Roman" w:eastAsia="Times New Roman" w:hAnsi="Times New Roman"/>
          <w:sz w:val="24"/>
          <w:szCs w:val="24"/>
          <w:u w:val="single"/>
        </w:rPr>
        <w:t>both</w:t>
      </w:r>
      <w:r w:rsidRPr="00F76A62">
        <w:rPr>
          <w:rFonts w:ascii="Times New Roman" w:eastAsia="Times New Roman" w:hAnsi="Times New Roman"/>
          <w:sz w:val="24"/>
          <w:szCs w:val="24"/>
        </w:rPr>
        <w:t> Comfort + Dis-Comfort.</w:t>
      </w:r>
    </w:p>
    <w:p w14:paraId="7DD1E5B9" w14:textId="77777777" w:rsidR="00F76A62" w:rsidRPr="00F76A62" w:rsidRDefault="00F76A62">
      <w:pPr>
        <w:rPr>
          <w:rFonts w:ascii="Times New Roman" w:eastAsia="Times New Roman" w:hAnsi="Times New Roman"/>
          <w:sz w:val="24"/>
          <w:szCs w:val="24"/>
        </w:rPr>
        <w:pPrChange w:id="174"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Comforter2: Spirit of truth: John 15:26 KJV…Edifies + Exhorts to Comfort </w:t>
      </w:r>
      <w:r w:rsidRPr="00F76A62">
        <w:rPr>
          <w:rFonts w:ascii="Times New Roman" w:eastAsia="Times New Roman" w:hAnsi="Times New Roman"/>
          <w:sz w:val="24"/>
          <w:szCs w:val="24"/>
          <w:u w:val="single"/>
        </w:rPr>
        <w:t>Only</w:t>
      </w:r>
      <w:r w:rsidRPr="00F76A62">
        <w:rPr>
          <w:rFonts w:ascii="Times New Roman" w:eastAsia="Times New Roman" w:hAnsi="Times New Roman"/>
          <w:sz w:val="24"/>
          <w:szCs w:val="24"/>
        </w:rPr>
        <w:t>.</w:t>
      </w:r>
    </w:p>
    <w:p w14:paraId="7866E8E8" w14:textId="77777777" w:rsidR="00F76A62" w:rsidRPr="00F76A62" w:rsidRDefault="00F76A62">
      <w:pPr>
        <w:rPr>
          <w:rFonts w:ascii="Times New Roman" w:eastAsia="Times New Roman" w:hAnsi="Times New Roman"/>
          <w:sz w:val="24"/>
          <w:szCs w:val="24"/>
        </w:rPr>
        <w:pPrChange w:id="175"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1F02127B" w14:textId="77777777" w:rsidR="00F76A62" w:rsidRPr="00F76A62" w:rsidRDefault="00F76A62">
      <w:pPr>
        <w:rPr>
          <w:rFonts w:ascii="Times New Roman" w:eastAsia="Times New Roman" w:hAnsi="Times New Roman"/>
          <w:sz w:val="24"/>
          <w:szCs w:val="24"/>
        </w:rPr>
        <w:pPrChange w:id="176" w:author="José Antonio Garcíarivas" w:date="2017-12-19T12:43:00Z">
          <w:pPr>
            <w:shd w:val="clear" w:color="auto" w:fill="FFFFFF"/>
            <w:spacing w:after="0" w:line="240" w:lineRule="auto"/>
            <w:jc w:val="center"/>
          </w:pPr>
        </w:pPrChange>
      </w:pPr>
      <w:r w:rsidRPr="00F76A62">
        <w:rPr>
          <w:rFonts w:ascii="Times New Roman" w:eastAsia="Times New Roman" w:hAnsi="Times New Roman"/>
          <w:i/>
          <w:iCs/>
          <w:sz w:val="24"/>
          <w:szCs w:val="24"/>
        </w:rPr>
        <w:t>Howbeit when he, the Spirit of truth, is come, he will guide you </w:t>
      </w:r>
      <w:r w:rsidRPr="00F76A62">
        <w:rPr>
          <w:rFonts w:ascii="Times New Roman" w:eastAsia="Times New Roman" w:hAnsi="Times New Roman"/>
          <w:i/>
          <w:iCs/>
          <w:sz w:val="24"/>
          <w:szCs w:val="24"/>
          <w:u w:val="single"/>
        </w:rPr>
        <w:t>into</w:t>
      </w:r>
      <w:r w:rsidRPr="00F76A62">
        <w:rPr>
          <w:rFonts w:ascii="Times New Roman" w:eastAsia="Times New Roman" w:hAnsi="Times New Roman"/>
          <w:i/>
          <w:iCs/>
          <w:sz w:val="24"/>
          <w:szCs w:val="24"/>
        </w:rPr>
        <w:t> </w:t>
      </w:r>
      <w:r w:rsidRPr="00F76A62">
        <w:rPr>
          <w:rFonts w:ascii="Times New Roman" w:eastAsia="Times New Roman" w:hAnsi="Times New Roman"/>
          <w:b/>
          <w:bCs/>
          <w:i/>
          <w:iCs/>
          <w:sz w:val="24"/>
          <w:szCs w:val="24"/>
        </w:rPr>
        <w:t>all truth</w:t>
      </w:r>
    </w:p>
    <w:p w14:paraId="2D8BB873" w14:textId="77777777" w:rsidR="00F76A62" w:rsidRPr="00F76A62" w:rsidRDefault="00F76A62">
      <w:pPr>
        <w:rPr>
          <w:rFonts w:ascii="Times New Roman" w:eastAsia="Times New Roman" w:hAnsi="Times New Roman"/>
          <w:sz w:val="24"/>
          <w:szCs w:val="24"/>
        </w:rPr>
        <w:pPrChange w:id="177"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~John 16:13 KJV</w:t>
      </w:r>
    </w:p>
    <w:p w14:paraId="642FDD5B" w14:textId="77777777" w:rsidR="00F76A62" w:rsidRPr="00F76A62" w:rsidRDefault="00F76A62">
      <w:pPr>
        <w:rPr>
          <w:rFonts w:ascii="Times New Roman" w:eastAsia="Times New Roman" w:hAnsi="Times New Roman"/>
          <w:sz w:val="24"/>
          <w:szCs w:val="24"/>
        </w:rPr>
        <w:pPrChange w:id="178"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1B4BD423" w14:textId="77777777" w:rsidR="00F76A62" w:rsidRPr="00F76A62" w:rsidRDefault="00F76A62">
      <w:pPr>
        <w:rPr>
          <w:rFonts w:ascii="Times New Roman" w:eastAsia="Times New Roman" w:hAnsi="Times New Roman"/>
          <w:sz w:val="24"/>
          <w:szCs w:val="24"/>
        </w:rPr>
        <w:pPrChange w:id="179"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Modern Bibles also erroneously change “</w:t>
      </w:r>
      <w:r w:rsidRPr="00F76A62">
        <w:rPr>
          <w:rFonts w:ascii="Times New Roman" w:eastAsia="Times New Roman" w:hAnsi="Times New Roman"/>
          <w:i/>
          <w:iCs/>
          <w:sz w:val="24"/>
          <w:szCs w:val="24"/>
        </w:rPr>
        <w:t>Ghost</w:t>
      </w:r>
      <w:r w:rsidRPr="00F76A62">
        <w:rPr>
          <w:rFonts w:ascii="Times New Roman" w:eastAsia="Times New Roman" w:hAnsi="Times New Roman"/>
          <w:sz w:val="24"/>
          <w:szCs w:val="24"/>
        </w:rPr>
        <w:t>” to “</w:t>
      </w:r>
      <w:r w:rsidRPr="00F76A62">
        <w:rPr>
          <w:rFonts w:ascii="Times New Roman" w:eastAsia="Times New Roman" w:hAnsi="Times New Roman"/>
          <w:i/>
          <w:iCs/>
          <w:sz w:val="24"/>
          <w:szCs w:val="24"/>
        </w:rPr>
        <w:t>Spirit</w:t>
      </w:r>
      <w:r w:rsidRPr="00F76A62">
        <w:rPr>
          <w:rFonts w:ascii="Times New Roman" w:eastAsia="Times New Roman" w:hAnsi="Times New Roman"/>
          <w:sz w:val="24"/>
          <w:szCs w:val="24"/>
        </w:rPr>
        <w:t>”, as both mean ‘pneuma’ in geek. Again, KJV uses both “</w:t>
      </w:r>
      <w:r w:rsidRPr="00F76A62">
        <w:rPr>
          <w:rFonts w:ascii="Times New Roman" w:eastAsia="Times New Roman" w:hAnsi="Times New Roman"/>
          <w:i/>
          <w:iCs/>
          <w:sz w:val="24"/>
          <w:szCs w:val="24"/>
        </w:rPr>
        <w:t>Ghost</w:t>
      </w:r>
      <w:r w:rsidRPr="00F76A62">
        <w:rPr>
          <w:rFonts w:ascii="Times New Roman" w:eastAsia="Times New Roman" w:hAnsi="Times New Roman"/>
          <w:sz w:val="24"/>
          <w:szCs w:val="24"/>
        </w:rPr>
        <w:t>” &amp; “</w:t>
      </w:r>
      <w:r w:rsidRPr="00F76A62">
        <w:rPr>
          <w:rFonts w:ascii="Times New Roman" w:eastAsia="Times New Roman" w:hAnsi="Times New Roman"/>
          <w:i/>
          <w:iCs/>
          <w:sz w:val="24"/>
          <w:szCs w:val="24"/>
        </w:rPr>
        <w:t>Spirit</w:t>
      </w:r>
      <w:r w:rsidRPr="00F76A62">
        <w:rPr>
          <w:rFonts w:ascii="Times New Roman" w:eastAsia="Times New Roman" w:hAnsi="Times New Roman"/>
          <w:sz w:val="24"/>
          <w:szCs w:val="24"/>
        </w:rPr>
        <w:t>” to contrast ↓Law↓ &amp; ↑Grace↑ pneuma(s).</w:t>
      </w:r>
    </w:p>
    <w:p w14:paraId="471601A8" w14:textId="77777777" w:rsidR="00F76A62" w:rsidRPr="00F76A62" w:rsidRDefault="00F76A62">
      <w:pPr>
        <w:rPr>
          <w:rFonts w:ascii="Times New Roman" w:eastAsia="Times New Roman" w:hAnsi="Times New Roman"/>
          <w:sz w:val="24"/>
          <w:szCs w:val="24"/>
        </w:rPr>
        <w:pPrChange w:id="180"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324A53B0" w14:textId="6A71F063" w:rsidR="00F76A62" w:rsidRPr="00F76A62" w:rsidRDefault="00F76A62">
      <w:pPr>
        <w:rPr>
          <w:rFonts w:ascii="Times New Roman" w:eastAsia="Times New Roman" w:hAnsi="Times New Roman"/>
          <w:sz w:val="24"/>
          <w:szCs w:val="24"/>
        </w:rPr>
        <w:pPrChange w:id="181"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lastRenderedPageBreak/>
        <w:t>Although </w:t>
      </w:r>
      <w:r w:rsidRPr="00F76A62">
        <w:rPr>
          <w:rFonts w:ascii="Times New Roman" w:eastAsia="Times New Roman" w:hAnsi="Times New Roman"/>
          <w:i/>
          <w:iCs/>
          <w:sz w:val="24"/>
          <w:szCs w:val="24"/>
        </w:rPr>
        <w:t>Holy Ghost</w:t>
      </w:r>
      <w:r w:rsidRPr="00F76A62">
        <w:rPr>
          <w:rFonts w:ascii="Times New Roman" w:eastAsia="Times New Roman" w:hAnsi="Times New Roman"/>
          <w:sz w:val="24"/>
          <w:szCs w:val="24"/>
        </w:rPr>
        <w:t> and </w:t>
      </w:r>
      <w:r w:rsidRPr="00F76A62">
        <w:rPr>
          <w:rFonts w:ascii="Times New Roman" w:eastAsia="Times New Roman" w:hAnsi="Times New Roman"/>
          <w:i/>
          <w:iCs/>
          <w:sz w:val="24"/>
          <w:szCs w:val="24"/>
        </w:rPr>
        <w:t>Holy Spirit</w:t>
      </w:r>
      <w:r w:rsidRPr="00F76A62">
        <w:rPr>
          <w:rFonts w:ascii="Times New Roman" w:eastAsia="Times New Roman" w:hAnsi="Times New Roman"/>
          <w:sz w:val="24"/>
          <w:szCs w:val="24"/>
        </w:rPr>
        <w:t> are both pre-fixed by </w:t>
      </w:r>
      <w:r w:rsidRPr="00F76A62">
        <w:rPr>
          <w:rFonts w:ascii="Times New Roman" w:eastAsia="Times New Roman" w:hAnsi="Times New Roman"/>
          <w:i/>
          <w:iCs/>
          <w:sz w:val="24"/>
          <w:szCs w:val="24"/>
        </w:rPr>
        <w:t>Holy</w:t>
      </w:r>
      <w:r w:rsidRPr="00F76A62">
        <w:rPr>
          <w:rFonts w:ascii="Times New Roman" w:eastAsia="Times New Roman" w:hAnsi="Times New Roman"/>
          <w:sz w:val="24"/>
          <w:szCs w:val="24"/>
        </w:rPr>
        <w:t> = ‘</w:t>
      </w:r>
      <w:proofErr w:type="spellStart"/>
      <w:r w:rsidRPr="00F76A62">
        <w:rPr>
          <w:rFonts w:ascii="Times New Roman" w:eastAsia="Times New Roman" w:hAnsi="Times New Roman"/>
          <w:sz w:val="24"/>
          <w:szCs w:val="24"/>
        </w:rPr>
        <w:t>hagios</w:t>
      </w:r>
      <w:proofErr w:type="spellEnd"/>
      <w:r w:rsidRPr="00F76A62">
        <w:rPr>
          <w:rFonts w:ascii="Times New Roman" w:eastAsia="Times New Roman" w:hAnsi="Times New Roman"/>
          <w:sz w:val="24"/>
          <w:szCs w:val="24"/>
        </w:rPr>
        <w:t xml:space="preserve">’, and </w:t>
      </w:r>
      <w:proofErr w:type="gramStart"/>
      <w:r w:rsidRPr="00F76A62">
        <w:rPr>
          <w:rFonts w:ascii="Times New Roman" w:eastAsia="Times New Roman" w:hAnsi="Times New Roman"/>
          <w:sz w:val="24"/>
          <w:szCs w:val="24"/>
        </w:rPr>
        <w:t>although  both</w:t>
      </w:r>
      <w:proofErr w:type="gramEnd"/>
      <w:r w:rsidRPr="00F76A62">
        <w:rPr>
          <w:rFonts w:ascii="Times New Roman" w:eastAsia="Times New Roman" w:hAnsi="Times New Roman"/>
          <w:sz w:val="24"/>
          <w:szCs w:val="24"/>
        </w:rPr>
        <w:t> </w:t>
      </w:r>
      <w:r w:rsidRPr="00F76A62">
        <w:rPr>
          <w:rFonts w:ascii="Times New Roman" w:eastAsia="Times New Roman" w:hAnsi="Times New Roman"/>
          <w:i/>
          <w:iCs/>
          <w:sz w:val="24"/>
          <w:szCs w:val="24"/>
        </w:rPr>
        <w:t>Ghost</w:t>
      </w:r>
      <w:r w:rsidRPr="00F76A62">
        <w:rPr>
          <w:rFonts w:ascii="Times New Roman" w:eastAsia="Times New Roman" w:hAnsi="Times New Roman"/>
          <w:sz w:val="24"/>
          <w:szCs w:val="24"/>
        </w:rPr>
        <w:t> and </w:t>
      </w:r>
      <w:r w:rsidRPr="00F76A62">
        <w:rPr>
          <w:rFonts w:ascii="Times New Roman" w:eastAsia="Times New Roman" w:hAnsi="Times New Roman"/>
          <w:i/>
          <w:iCs/>
          <w:sz w:val="24"/>
          <w:szCs w:val="24"/>
        </w:rPr>
        <w:t>Spirit</w:t>
      </w:r>
      <w:r w:rsidRPr="00F76A62">
        <w:rPr>
          <w:rFonts w:ascii="Times New Roman" w:eastAsia="Times New Roman" w:hAnsi="Times New Roman"/>
          <w:sz w:val="24"/>
          <w:szCs w:val="24"/>
        </w:rPr>
        <w:t> mean ‘pneuma’, we’ve got biblical clues why we should not mingle the twain nor replace Ghost with Spirit in the biblical narrative. For </w:t>
      </w:r>
      <w:r w:rsidRPr="00F76A62">
        <w:rPr>
          <w:rFonts w:ascii="Times New Roman" w:eastAsia="Times New Roman" w:hAnsi="Times New Roman"/>
          <w:i/>
          <w:iCs/>
          <w:sz w:val="24"/>
          <w:szCs w:val="24"/>
        </w:rPr>
        <w:t>Ghost </w:t>
      </w:r>
      <w:r w:rsidRPr="00F76A62">
        <w:rPr>
          <w:rFonts w:ascii="Times New Roman" w:eastAsia="Times New Roman" w:hAnsi="Times New Roman"/>
          <w:sz w:val="24"/>
          <w:szCs w:val="24"/>
        </w:rPr>
        <w:t>conjures up an idea of something dead or perhaps fearful &amp; perhaps deadly, whereas</w:t>
      </w:r>
      <w:ins w:id="182" w:author="One" w:date="2018-08-19T01:32:00Z">
        <w:r w:rsidR="00F20747">
          <w:rPr>
            <w:rFonts w:ascii="Times New Roman" w:eastAsia="Times New Roman" w:hAnsi="Times New Roman"/>
            <w:sz w:val="24"/>
            <w:szCs w:val="24"/>
          </w:rPr>
          <w:t xml:space="preserve"> </w:t>
        </w:r>
      </w:ins>
      <w:r w:rsidRPr="00F76A62">
        <w:rPr>
          <w:rFonts w:ascii="Times New Roman" w:eastAsia="Times New Roman" w:hAnsi="Times New Roman"/>
          <w:i/>
          <w:iCs/>
          <w:sz w:val="24"/>
          <w:szCs w:val="24"/>
        </w:rPr>
        <w:t>Spirit</w:t>
      </w:r>
      <w:r w:rsidRPr="00F76A62">
        <w:rPr>
          <w:rFonts w:ascii="Times New Roman" w:eastAsia="Times New Roman" w:hAnsi="Times New Roman"/>
          <w:sz w:val="24"/>
          <w:szCs w:val="24"/>
        </w:rPr>
        <w:t xml:space="preserve"> is about quickening, </w:t>
      </w:r>
      <w:proofErr w:type="spellStart"/>
      <w:r w:rsidRPr="00F76A62">
        <w:rPr>
          <w:rFonts w:ascii="Times New Roman" w:eastAsia="Times New Roman" w:hAnsi="Times New Roman"/>
          <w:sz w:val="24"/>
          <w:szCs w:val="24"/>
        </w:rPr>
        <w:t>AsIf</w:t>
      </w:r>
      <w:proofErr w:type="spellEnd"/>
      <w:r w:rsidRPr="00F76A62">
        <w:rPr>
          <w:rFonts w:ascii="Times New Roman" w:eastAsia="Times New Roman" w:hAnsi="Times New Roman"/>
          <w:sz w:val="24"/>
          <w:szCs w:val="24"/>
        </w:rPr>
        <w:t xml:space="preserve"> allegorically being quick-end or awake-end from the dead unto alive.</w:t>
      </w:r>
    </w:p>
    <w:p w14:paraId="68794F9E" w14:textId="77777777" w:rsidR="00F76A62" w:rsidRPr="00F76A62" w:rsidRDefault="00F76A62">
      <w:pPr>
        <w:rPr>
          <w:rFonts w:ascii="Times New Roman" w:eastAsia="Times New Roman" w:hAnsi="Times New Roman"/>
          <w:sz w:val="24"/>
          <w:szCs w:val="24"/>
        </w:rPr>
        <w:pPrChange w:id="183"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10F04195" w14:textId="77777777" w:rsidR="00F76A62" w:rsidRPr="00F76A62" w:rsidRDefault="00F76A62">
      <w:pPr>
        <w:rPr>
          <w:rFonts w:ascii="Times New Roman" w:eastAsia="Times New Roman" w:hAnsi="Times New Roman"/>
          <w:sz w:val="24"/>
          <w:szCs w:val="24"/>
        </w:rPr>
        <w:pPrChange w:id="184"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So “</w:t>
      </w:r>
      <w:r w:rsidRPr="00F76A62">
        <w:rPr>
          <w:rFonts w:ascii="Times New Roman" w:eastAsia="Times New Roman" w:hAnsi="Times New Roman"/>
          <w:i/>
          <w:iCs/>
          <w:sz w:val="24"/>
          <w:szCs w:val="24"/>
        </w:rPr>
        <w:t>God </w:t>
      </w:r>
      <w:r w:rsidRPr="00F76A62">
        <w:rPr>
          <w:rFonts w:ascii="Times New Roman" w:eastAsia="Times New Roman" w:hAnsi="Times New Roman"/>
          <w:sz w:val="24"/>
          <w:szCs w:val="24"/>
        </w:rPr>
        <w:t>[is] </w:t>
      </w:r>
      <w:r w:rsidRPr="00F76A62">
        <w:rPr>
          <w:rFonts w:ascii="Times New Roman" w:eastAsia="Times New Roman" w:hAnsi="Times New Roman"/>
          <w:i/>
          <w:iCs/>
          <w:sz w:val="24"/>
          <w:szCs w:val="24"/>
        </w:rPr>
        <w:t>a Spirit</w:t>
      </w:r>
      <w:r w:rsidRPr="00F76A62">
        <w:rPr>
          <w:rFonts w:ascii="Times New Roman" w:eastAsia="Times New Roman" w:hAnsi="Times New Roman"/>
          <w:sz w:val="24"/>
          <w:szCs w:val="24"/>
        </w:rPr>
        <w:t>” (aka not a Ghost: John 4:24): “</w:t>
      </w:r>
      <w:r w:rsidRPr="00F76A62">
        <w:rPr>
          <w:rFonts w:ascii="Times New Roman" w:eastAsia="Times New Roman" w:hAnsi="Times New Roman"/>
          <w:sz w:val="24"/>
          <w:szCs w:val="24"/>
          <w:u w:val="single"/>
        </w:rPr>
        <w:t>and</w:t>
      </w:r>
      <w:r w:rsidRPr="00F76A62">
        <w:rPr>
          <w:rFonts w:ascii="Times New Roman" w:eastAsia="Times New Roman" w:hAnsi="Times New Roman"/>
          <w:sz w:val="24"/>
          <w:szCs w:val="24"/>
        </w:rPr>
        <w:t> </w:t>
      </w:r>
      <w:r w:rsidRPr="00F76A62">
        <w:rPr>
          <w:rFonts w:ascii="Times New Roman" w:eastAsia="Times New Roman" w:hAnsi="Times New Roman"/>
          <w:i/>
          <w:iCs/>
          <w:sz w:val="24"/>
          <w:szCs w:val="24"/>
        </w:rPr>
        <w:t>they that worship him must worship</w:t>
      </w:r>
      <w:r w:rsidRPr="00F76A62">
        <w:rPr>
          <w:rFonts w:ascii="Times New Roman" w:eastAsia="Times New Roman" w:hAnsi="Times New Roman"/>
          <w:sz w:val="24"/>
          <w:szCs w:val="24"/>
        </w:rPr>
        <w:t> [him] </w:t>
      </w:r>
      <w:r w:rsidRPr="00F76A62">
        <w:rPr>
          <w:rFonts w:ascii="Times New Roman" w:eastAsia="Times New Roman" w:hAnsi="Times New Roman"/>
          <w:i/>
          <w:iCs/>
          <w:sz w:val="24"/>
          <w:szCs w:val="24"/>
        </w:rPr>
        <w:t>in spirit and in truth</w:t>
      </w:r>
      <w:r w:rsidRPr="00F76A62">
        <w:rPr>
          <w:rFonts w:ascii="Times New Roman" w:eastAsia="Times New Roman" w:hAnsi="Times New Roman"/>
          <w:sz w:val="24"/>
          <w:szCs w:val="24"/>
        </w:rPr>
        <w:t>”. Such takes us from a dead end of law to a living end of grace. It’s why Jesus said “</w:t>
      </w:r>
      <w:r w:rsidRPr="00F76A62">
        <w:rPr>
          <w:rFonts w:ascii="Times New Roman" w:eastAsia="Times New Roman" w:hAnsi="Times New Roman"/>
          <w:i/>
          <w:iCs/>
          <w:sz w:val="24"/>
          <w:szCs w:val="24"/>
        </w:rPr>
        <w:t>follow me</w:t>
      </w:r>
      <w:r w:rsidRPr="00F76A62">
        <w:rPr>
          <w:rFonts w:ascii="Times New Roman" w:eastAsia="Times New Roman" w:hAnsi="Times New Roman"/>
          <w:sz w:val="24"/>
          <w:szCs w:val="24"/>
        </w:rPr>
        <w:t>” instead of “</w:t>
      </w:r>
      <w:r w:rsidRPr="00F76A62">
        <w:rPr>
          <w:rFonts w:ascii="Times New Roman" w:eastAsia="Times New Roman" w:hAnsi="Times New Roman"/>
          <w:i/>
          <w:iCs/>
          <w:sz w:val="24"/>
          <w:szCs w:val="24"/>
        </w:rPr>
        <w:t>walk before me</w:t>
      </w:r>
      <w:r w:rsidRPr="00F76A62">
        <w:rPr>
          <w:rFonts w:ascii="Times New Roman" w:eastAsia="Times New Roman" w:hAnsi="Times New Roman"/>
          <w:sz w:val="24"/>
          <w:szCs w:val="24"/>
        </w:rPr>
        <w:t>”; For Ghost and Spirit are as different as driven and led. For example: in Matthew 21:9, where 2SonsJesus Palm Sunday enters Jerusalem on 2animals, we find both a multitude that </w:t>
      </w:r>
      <w:r w:rsidRPr="00F76A62">
        <w:rPr>
          <w:rFonts w:ascii="Times New Roman" w:eastAsia="Times New Roman" w:hAnsi="Times New Roman"/>
          <w:i/>
          <w:iCs/>
          <w:sz w:val="24"/>
          <w:szCs w:val="24"/>
        </w:rPr>
        <w:t>went before</w:t>
      </w:r>
      <w:r w:rsidRPr="00F76A62">
        <w:rPr>
          <w:rFonts w:ascii="Times New Roman" w:eastAsia="Times New Roman" w:hAnsi="Times New Roman"/>
          <w:sz w:val="24"/>
          <w:szCs w:val="24"/>
        </w:rPr>
        <w:t> (driven: </w:t>
      </w:r>
      <w:r w:rsidRPr="00F76A62">
        <w:rPr>
          <w:rFonts w:ascii="Times New Roman" w:eastAsia="Times New Roman" w:hAnsi="Times New Roman"/>
          <w:i/>
          <w:iCs/>
          <w:sz w:val="24"/>
          <w:szCs w:val="24"/>
        </w:rPr>
        <w:t>walk before me</w:t>
      </w:r>
      <w:r w:rsidRPr="00F76A62">
        <w:rPr>
          <w:rFonts w:ascii="Times New Roman" w:eastAsia="Times New Roman" w:hAnsi="Times New Roman"/>
          <w:sz w:val="24"/>
          <w:szCs w:val="24"/>
        </w:rPr>
        <w:t>) and a multitude that </w:t>
      </w:r>
      <w:proofErr w:type="gramStart"/>
      <w:r w:rsidRPr="00F76A62">
        <w:rPr>
          <w:rFonts w:ascii="Times New Roman" w:eastAsia="Times New Roman" w:hAnsi="Times New Roman"/>
          <w:i/>
          <w:iCs/>
          <w:sz w:val="24"/>
          <w:szCs w:val="24"/>
        </w:rPr>
        <w:t>followed after</w:t>
      </w:r>
      <w:proofErr w:type="gramEnd"/>
      <w:r w:rsidRPr="00F76A62">
        <w:rPr>
          <w:rFonts w:ascii="Times New Roman" w:eastAsia="Times New Roman" w:hAnsi="Times New Roman"/>
          <w:sz w:val="24"/>
          <w:szCs w:val="24"/>
        </w:rPr>
        <w:t> (led: </w:t>
      </w:r>
      <w:r w:rsidRPr="00F76A62">
        <w:rPr>
          <w:rFonts w:ascii="Times New Roman" w:eastAsia="Times New Roman" w:hAnsi="Times New Roman"/>
          <w:i/>
          <w:iCs/>
          <w:sz w:val="24"/>
          <w:szCs w:val="24"/>
        </w:rPr>
        <w:t>follow me</w:t>
      </w:r>
      <w:r w:rsidRPr="00F76A62">
        <w:rPr>
          <w:rFonts w:ascii="Times New Roman" w:eastAsia="Times New Roman" w:hAnsi="Times New Roman"/>
          <w:sz w:val="24"/>
          <w:szCs w:val="24"/>
        </w:rPr>
        <w:t>). So then, our goal is to leave 2SonsJesus for 1SonChrist, to be </w:t>
      </w:r>
      <w:r w:rsidRPr="00F76A62">
        <w:rPr>
          <w:rFonts w:ascii="Times New Roman" w:eastAsia="Times New Roman" w:hAnsi="Times New Roman"/>
          <w:i/>
          <w:iCs/>
          <w:sz w:val="24"/>
          <w:szCs w:val="24"/>
        </w:rPr>
        <w:t>led of the Spirit</w:t>
      </w:r>
      <w:r w:rsidRPr="00F76A62">
        <w:rPr>
          <w:rFonts w:ascii="Times New Roman" w:eastAsia="Times New Roman" w:hAnsi="Times New Roman"/>
          <w:sz w:val="24"/>
          <w:szCs w:val="24"/>
        </w:rPr>
        <w:t xml:space="preserve"> only, and because our </w:t>
      </w:r>
      <w:r w:rsidRPr="00F76A62">
        <w:rPr>
          <w:rFonts w:ascii="Times New Roman" w:eastAsia="Times New Roman" w:hAnsi="Times New Roman"/>
          <w:sz w:val="24"/>
          <w:szCs w:val="24"/>
        </w:rPr>
        <w:lastRenderedPageBreak/>
        <w:t>Galatians 5 to-pic firstly says in Galatians 5:18 KJV: </w:t>
      </w:r>
      <w:r w:rsidRPr="00F76A62">
        <w:rPr>
          <w:rFonts w:ascii="Times New Roman" w:eastAsia="Times New Roman" w:hAnsi="Times New Roman"/>
          <w:i/>
          <w:iCs/>
          <w:sz w:val="24"/>
          <w:szCs w:val="24"/>
        </w:rPr>
        <w:t>if ye be led of the Spirit, ye are not under the law</w:t>
      </w:r>
      <w:r w:rsidRPr="00F76A62">
        <w:rPr>
          <w:rFonts w:ascii="Times New Roman" w:eastAsia="Times New Roman" w:hAnsi="Times New Roman"/>
          <w:sz w:val="24"/>
          <w:szCs w:val="24"/>
        </w:rPr>
        <w:t>. So, let’s notice this/that (dead/living: flesh/spirit: Ghost/Spirit) </w:t>
      </w:r>
      <w:r w:rsidRPr="00F76A62">
        <w:rPr>
          <w:rFonts w:ascii="Times New Roman" w:eastAsia="Times New Roman" w:hAnsi="Times New Roman"/>
          <w:sz w:val="24"/>
          <w:szCs w:val="24"/>
          <w:u w:val="single"/>
        </w:rPr>
        <w:t>contrast</w:t>
      </w:r>
      <w:r w:rsidRPr="00F76A62">
        <w:rPr>
          <w:rFonts w:ascii="Times New Roman" w:eastAsia="Times New Roman" w:hAnsi="Times New Roman"/>
          <w:sz w:val="24"/>
          <w:szCs w:val="24"/>
        </w:rPr>
        <w:t>:</w:t>
      </w:r>
    </w:p>
    <w:p w14:paraId="6C10BB28" w14:textId="77777777" w:rsidR="00F76A62" w:rsidRPr="00F76A62" w:rsidRDefault="00F76A62">
      <w:pPr>
        <w:rPr>
          <w:rFonts w:ascii="Times New Roman" w:eastAsia="Times New Roman" w:hAnsi="Times New Roman"/>
          <w:sz w:val="24"/>
          <w:szCs w:val="24"/>
        </w:rPr>
        <w:pPrChange w:id="185"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58E8D90D" w14:textId="77777777" w:rsidR="00F76A62" w:rsidRPr="00F76A62" w:rsidRDefault="00F76A62">
      <w:pPr>
        <w:rPr>
          <w:rFonts w:ascii="Times New Roman" w:eastAsia="Times New Roman" w:hAnsi="Times New Roman"/>
          <w:sz w:val="24"/>
          <w:szCs w:val="24"/>
        </w:rPr>
        <w:pPrChange w:id="186" w:author="José Antonio Garcíarivas" w:date="2017-12-19T12:43:00Z">
          <w:pPr>
            <w:shd w:val="clear" w:color="auto" w:fill="FFFFFF"/>
            <w:spacing w:after="0" w:line="240" w:lineRule="auto"/>
            <w:jc w:val="center"/>
          </w:pPr>
        </w:pPrChange>
      </w:pPr>
      <w:r w:rsidRPr="00F76A62">
        <w:rPr>
          <w:rFonts w:ascii="Times New Roman" w:eastAsia="Times New Roman" w:hAnsi="Times New Roman"/>
          <w:i/>
          <w:iCs/>
          <w:sz w:val="24"/>
          <w:szCs w:val="24"/>
        </w:rPr>
        <w:t>He is not God of the dead, but God of the living</w:t>
      </w:r>
    </w:p>
    <w:p w14:paraId="77DBBABC" w14:textId="77777777" w:rsidR="00F76A62" w:rsidRPr="00F76A62" w:rsidRDefault="00F76A62">
      <w:pPr>
        <w:rPr>
          <w:rFonts w:ascii="Times New Roman" w:eastAsia="Times New Roman" w:hAnsi="Times New Roman"/>
          <w:sz w:val="24"/>
          <w:szCs w:val="24"/>
        </w:rPr>
        <w:pPrChange w:id="187"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~Matthew 22:32; Mark 12:27; Luke 20:38 KJV</w:t>
      </w:r>
    </w:p>
    <w:p w14:paraId="4397B788" w14:textId="77777777" w:rsidR="00F76A62" w:rsidRPr="00F76A62" w:rsidRDefault="00F76A62">
      <w:pPr>
        <w:rPr>
          <w:rFonts w:ascii="Times New Roman" w:eastAsia="Times New Roman" w:hAnsi="Times New Roman"/>
          <w:sz w:val="24"/>
          <w:szCs w:val="24"/>
        </w:rPr>
        <w:pPrChange w:id="188"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 </w:t>
      </w:r>
    </w:p>
    <w:p w14:paraId="2E68B25A" w14:textId="77777777" w:rsidR="00F76A62" w:rsidRPr="00F76A62" w:rsidRDefault="00F76A62">
      <w:pPr>
        <w:rPr>
          <w:rFonts w:ascii="Times New Roman" w:eastAsia="Times New Roman" w:hAnsi="Times New Roman"/>
          <w:sz w:val="24"/>
          <w:szCs w:val="24"/>
        </w:rPr>
        <w:pPrChange w:id="189" w:author="José Antonio Garcíarivas" w:date="2017-12-19T12:43:00Z">
          <w:pPr>
            <w:shd w:val="clear" w:color="auto" w:fill="FFFFFF"/>
            <w:spacing w:after="0" w:line="240" w:lineRule="auto"/>
            <w:jc w:val="center"/>
          </w:pPr>
        </w:pPrChange>
      </w:pPr>
      <w:r w:rsidRPr="00F76A62">
        <w:rPr>
          <w:rFonts w:ascii="Times New Roman" w:eastAsia="Times New Roman" w:hAnsi="Times New Roman"/>
          <w:i/>
          <w:iCs/>
          <w:sz w:val="24"/>
          <w:szCs w:val="24"/>
        </w:rPr>
        <w:t>That which is born of the flesh is flesh; and</w:t>
      </w:r>
    </w:p>
    <w:p w14:paraId="018EE74A" w14:textId="77777777" w:rsidR="00F76A62" w:rsidRPr="00F76A62" w:rsidRDefault="00F76A62">
      <w:pPr>
        <w:rPr>
          <w:rFonts w:ascii="Times New Roman" w:eastAsia="Times New Roman" w:hAnsi="Times New Roman"/>
          <w:sz w:val="24"/>
          <w:szCs w:val="24"/>
        </w:rPr>
        <w:pPrChange w:id="190" w:author="José Antonio Garcíarivas" w:date="2017-12-19T12:43:00Z">
          <w:pPr>
            <w:shd w:val="clear" w:color="auto" w:fill="FFFFFF"/>
            <w:spacing w:after="0" w:line="240" w:lineRule="auto"/>
            <w:jc w:val="center"/>
          </w:pPr>
        </w:pPrChange>
      </w:pPr>
      <w:r w:rsidRPr="00F76A62">
        <w:rPr>
          <w:rFonts w:ascii="Times New Roman" w:eastAsia="Times New Roman" w:hAnsi="Times New Roman"/>
          <w:i/>
          <w:iCs/>
          <w:sz w:val="24"/>
          <w:szCs w:val="24"/>
        </w:rPr>
        <w:t>that which is born of the Spirit is spirit</w:t>
      </w:r>
      <w:r w:rsidRPr="00F76A62">
        <w:rPr>
          <w:rFonts w:ascii="Times New Roman" w:eastAsia="Times New Roman" w:hAnsi="Times New Roman"/>
          <w:sz w:val="24"/>
          <w:szCs w:val="24"/>
        </w:rPr>
        <w:t>.</w:t>
      </w:r>
    </w:p>
    <w:p w14:paraId="624BA506" w14:textId="77777777" w:rsidR="00F76A62" w:rsidRPr="00F76A62" w:rsidRDefault="00F76A62">
      <w:pPr>
        <w:rPr>
          <w:rFonts w:ascii="Times New Roman" w:eastAsia="Times New Roman" w:hAnsi="Times New Roman"/>
          <w:sz w:val="24"/>
          <w:szCs w:val="24"/>
        </w:rPr>
        <w:pPrChange w:id="191"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~John 3:6 KJV</w:t>
      </w:r>
    </w:p>
    <w:p w14:paraId="0B06B84B" w14:textId="77777777" w:rsidR="00F76A62" w:rsidRPr="00F76A62" w:rsidRDefault="00F76A62">
      <w:pPr>
        <w:rPr>
          <w:rFonts w:ascii="Times New Roman" w:eastAsia="Times New Roman" w:hAnsi="Times New Roman"/>
          <w:sz w:val="24"/>
          <w:szCs w:val="24"/>
        </w:rPr>
        <w:pPrChange w:id="192"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1BD8BD69" w14:textId="77777777" w:rsidR="00F76A62" w:rsidRPr="00F76A62" w:rsidRDefault="00F76A62">
      <w:pPr>
        <w:rPr>
          <w:rFonts w:ascii="Times New Roman" w:eastAsia="Times New Roman" w:hAnsi="Times New Roman"/>
          <w:sz w:val="24"/>
          <w:szCs w:val="24"/>
        </w:rPr>
        <w:pPrChange w:id="193" w:author="José Antonio Garcíarivas" w:date="2017-12-19T12:43:00Z">
          <w:pPr>
            <w:shd w:val="clear" w:color="auto" w:fill="FFFFFF"/>
            <w:spacing w:after="0" w:line="240" w:lineRule="auto"/>
            <w:jc w:val="center"/>
          </w:pPr>
        </w:pPrChange>
      </w:pPr>
      <w:r w:rsidRPr="00F76A62">
        <w:rPr>
          <w:rFonts w:ascii="Times New Roman" w:eastAsia="Times New Roman" w:hAnsi="Times New Roman"/>
          <w:i/>
          <w:iCs/>
          <w:sz w:val="24"/>
          <w:szCs w:val="24"/>
        </w:rPr>
        <w:t>God</w:t>
      </w:r>
      <w:r w:rsidRPr="00F76A62">
        <w:rPr>
          <w:rFonts w:ascii="Times New Roman" w:eastAsia="Times New Roman" w:hAnsi="Times New Roman"/>
          <w:sz w:val="24"/>
          <w:szCs w:val="24"/>
        </w:rPr>
        <w:t> [is] </w:t>
      </w:r>
      <w:r w:rsidRPr="00F76A62">
        <w:rPr>
          <w:rFonts w:ascii="Times New Roman" w:eastAsia="Times New Roman" w:hAnsi="Times New Roman"/>
          <w:i/>
          <w:iCs/>
          <w:sz w:val="24"/>
          <w:szCs w:val="24"/>
        </w:rPr>
        <w:t>a Spirit: and they that worship him must worship [him] in spirit and in truth</w:t>
      </w:r>
      <w:r w:rsidRPr="00F76A62">
        <w:rPr>
          <w:rFonts w:ascii="Times New Roman" w:eastAsia="Times New Roman" w:hAnsi="Times New Roman"/>
          <w:sz w:val="24"/>
          <w:szCs w:val="24"/>
        </w:rPr>
        <w:t>.</w:t>
      </w:r>
    </w:p>
    <w:p w14:paraId="64E72668" w14:textId="77777777" w:rsidR="00F76A62" w:rsidRPr="00F76A62" w:rsidRDefault="00F76A62">
      <w:pPr>
        <w:rPr>
          <w:rFonts w:ascii="Times New Roman" w:eastAsia="Times New Roman" w:hAnsi="Times New Roman"/>
          <w:sz w:val="24"/>
          <w:szCs w:val="24"/>
        </w:rPr>
        <w:pPrChange w:id="194"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~John 4:24 KJV</w:t>
      </w:r>
    </w:p>
    <w:p w14:paraId="12B945A4" w14:textId="77777777" w:rsidR="00F76A62" w:rsidRPr="00F76A62" w:rsidRDefault="00F76A62">
      <w:pPr>
        <w:rPr>
          <w:rFonts w:ascii="Times New Roman" w:eastAsia="Times New Roman" w:hAnsi="Times New Roman"/>
          <w:sz w:val="24"/>
          <w:szCs w:val="24"/>
        </w:rPr>
        <w:pPrChange w:id="195"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lastRenderedPageBreak/>
        <w:t> </w:t>
      </w:r>
    </w:p>
    <w:p w14:paraId="68B16098" w14:textId="77777777" w:rsidR="00F76A62" w:rsidRPr="00F76A62" w:rsidRDefault="00F76A62">
      <w:pPr>
        <w:rPr>
          <w:rFonts w:ascii="Times New Roman" w:eastAsia="Times New Roman" w:hAnsi="Times New Roman"/>
          <w:sz w:val="24"/>
          <w:szCs w:val="24"/>
        </w:rPr>
        <w:pPrChange w:id="196"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YES, “</w:t>
      </w:r>
      <w:r w:rsidRPr="00F76A62">
        <w:rPr>
          <w:rFonts w:ascii="Times New Roman" w:eastAsia="Times New Roman" w:hAnsi="Times New Roman"/>
          <w:i/>
          <w:iCs/>
          <w:sz w:val="24"/>
          <w:szCs w:val="24"/>
        </w:rPr>
        <w:t>God is love</w:t>
      </w:r>
      <w:r w:rsidRPr="00F76A62">
        <w:rPr>
          <w:rFonts w:ascii="Times New Roman" w:eastAsia="Times New Roman" w:hAnsi="Times New Roman"/>
          <w:sz w:val="24"/>
          <w:szCs w:val="24"/>
        </w:rPr>
        <w:t>”, as men-</w:t>
      </w:r>
      <w:proofErr w:type="spellStart"/>
      <w:r w:rsidRPr="00F76A62">
        <w:rPr>
          <w:rFonts w:ascii="Times New Roman" w:eastAsia="Times New Roman" w:hAnsi="Times New Roman"/>
          <w:sz w:val="24"/>
          <w:szCs w:val="24"/>
        </w:rPr>
        <w:t>tioned</w:t>
      </w:r>
      <w:proofErr w:type="spellEnd"/>
      <w:r w:rsidRPr="00F76A62">
        <w:rPr>
          <w:rFonts w:ascii="Times New Roman" w:eastAsia="Times New Roman" w:hAnsi="Times New Roman"/>
          <w:sz w:val="24"/>
          <w:szCs w:val="24"/>
        </w:rPr>
        <w:t xml:space="preserve"> twice in 1John 4:8 &amp; 4:16;</w:t>
      </w:r>
    </w:p>
    <w:p w14:paraId="77D39403" w14:textId="77777777" w:rsidR="00F76A62" w:rsidRPr="00F76A62" w:rsidRDefault="00F76A62">
      <w:pPr>
        <w:rPr>
          <w:rFonts w:ascii="Times New Roman" w:eastAsia="Times New Roman" w:hAnsi="Times New Roman"/>
          <w:sz w:val="24"/>
          <w:szCs w:val="24"/>
        </w:rPr>
        <w:pPrChange w:id="197"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 xml:space="preserve">BUT </w:t>
      </w:r>
      <w:proofErr w:type="gramStart"/>
      <w:r w:rsidRPr="00F76A62">
        <w:rPr>
          <w:rFonts w:ascii="Times New Roman" w:eastAsia="Times New Roman" w:hAnsi="Times New Roman"/>
          <w:sz w:val="24"/>
          <w:szCs w:val="24"/>
        </w:rPr>
        <w:t>also</w:t>
      </w:r>
      <w:proofErr w:type="gramEnd"/>
      <w:r w:rsidRPr="00F76A62">
        <w:rPr>
          <w:rFonts w:ascii="Times New Roman" w:eastAsia="Times New Roman" w:hAnsi="Times New Roman"/>
          <w:sz w:val="24"/>
          <w:szCs w:val="24"/>
        </w:rPr>
        <w:t xml:space="preserve"> further clarified as “</w:t>
      </w:r>
      <w:r w:rsidRPr="00F76A62">
        <w:rPr>
          <w:rFonts w:ascii="Times New Roman" w:eastAsia="Times New Roman" w:hAnsi="Times New Roman"/>
          <w:i/>
          <w:iCs/>
          <w:sz w:val="24"/>
          <w:szCs w:val="24"/>
        </w:rPr>
        <w:t>perfect love</w:t>
      </w:r>
      <w:r w:rsidRPr="00F76A62">
        <w:rPr>
          <w:rFonts w:ascii="Times New Roman" w:eastAsia="Times New Roman" w:hAnsi="Times New Roman"/>
          <w:sz w:val="24"/>
          <w:szCs w:val="24"/>
        </w:rPr>
        <w:t>” void of fear &amp; hate.</w:t>
      </w:r>
    </w:p>
    <w:p w14:paraId="0AE22D68" w14:textId="77777777" w:rsidR="00F76A62" w:rsidRPr="00F76A62" w:rsidRDefault="00F76A62">
      <w:pPr>
        <w:rPr>
          <w:rFonts w:ascii="Times New Roman" w:eastAsia="Times New Roman" w:hAnsi="Times New Roman"/>
          <w:sz w:val="24"/>
          <w:szCs w:val="24"/>
        </w:rPr>
        <w:pPrChange w:id="198"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 xml:space="preserve">So, he that still </w:t>
      </w:r>
      <w:proofErr w:type="spellStart"/>
      <w:r w:rsidRPr="00F76A62">
        <w:rPr>
          <w:rFonts w:ascii="Times New Roman" w:eastAsia="Times New Roman" w:hAnsi="Times New Roman"/>
          <w:sz w:val="24"/>
          <w:szCs w:val="24"/>
        </w:rPr>
        <w:t>feareth</w:t>
      </w:r>
      <w:proofErr w:type="spellEnd"/>
      <w:r w:rsidRPr="00F76A62">
        <w:rPr>
          <w:rFonts w:ascii="Times New Roman" w:eastAsia="Times New Roman" w:hAnsi="Times New Roman"/>
          <w:sz w:val="24"/>
          <w:szCs w:val="24"/>
        </w:rPr>
        <w:t xml:space="preserve"> or </w:t>
      </w:r>
      <w:proofErr w:type="spellStart"/>
      <w:r w:rsidRPr="00F76A62">
        <w:rPr>
          <w:rFonts w:ascii="Times New Roman" w:eastAsia="Times New Roman" w:hAnsi="Times New Roman"/>
          <w:sz w:val="24"/>
          <w:szCs w:val="24"/>
        </w:rPr>
        <w:t>hateth</w:t>
      </w:r>
      <w:proofErr w:type="spellEnd"/>
      <w:r w:rsidRPr="00F76A62">
        <w:rPr>
          <w:rFonts w:ascii="Times New Roman" w:eastAsia="Times New Roman" w:hAnsi="Times New Roman"/>
          <w:sz w:val="24"/>
          <w:szCs w:val="24"/>
        </w:rPr>
        <w:t xml:space="preserve"> is </w:t>
      </w:r>
      <w:proofErr w:type="spellStart"/>
      <w:r w:rsidRPr="00F76A62">
        <w:rPr>
          <w:rFonts w:ascii="Times New Roman" w:eastAsia="Times New Roman" w:hAnsi="Times New Roman"/>
          <w:sz w:val="24"/>
          <w:szCs w:val="24"/>
        </w:rPr>
        <w:t>NotYet</w:t>
      </w:r>
      <w:proofErr w:type="spellEnd"/>
      <w:r w:rsidRPr="00F76A62">
        <w:rPr>
          <w:rFonts w:ascii="Times New Roman" w:eastAsia="Times New Roman" w:hAnsi="Times New Roman"/>
          <w:sz w:val="24"/>
          <w:szCs w:val="24"/>
        </w:rPr>
        <w:t> </w:t>
      </w:r>
      <w:r w:rsidRPr="00F76A62">
        <w:rPr>
          <w:rFonts w:ascii="Times New Roman" w:eastAsia="Times New Roman" w:hAnsi="Times New Roman"/>
          <w:sz w:val="24"/>
          <w:szCs w:val="24"/>
          <w:u w:val="single"/>
        </w:rPr>
        <w:t>made</w:t>
      </w:r>
      <w:r w:rsidRPr="00F76A62">
        <w:rPr>
          <w:rFonts w:ascii="Times New Roman" w:eastAsia="Times New Roman" w:hAnsi="Times New Roman"/>
          <w:sz w:val="24"/>
          <w:szCs w:val="24"/>
        </w:rPr>
        <w:t> perfect in love.</w:t>
      </w:r>
    </w:p>
    <w:p w14:paraId="21F49B11" w14:textId="77777777" w:rsidR="00F76A62" w:rsidRPr="00F76A62" w:rsidRDefault="00F76A62">
      <w:pPr>
        <w:rPr>
          <w:rFonts w:ascii="Times New Roman" w:eastAsia="Times New Roman" w:hAnsi="Times New Roman"/>
          <w:sz w:val="24"/>
          <w:szCs w:val="24"/>
        </w:rPr>
        <w:pPrChange w:id="199" w:author="José Antonio Garcíarivas" w:date="2017-12-19T12:43:00Z">
          <w:pPr>
            <w:shd w:val="clear" w:color="auto" w:fill="FFFFFF"/>
            <w:spacing w:after="0" w:line="240" w:lineRule="auto"/>
            <w:jc w:val="center"/>
          </w:pPr>
        </w:pPrChange>
      </w:pPr>
      <w:r w:rsidRPr="00F76A62">
        <w:rPr>
          <w:rFonts w:ascii="Times New Roman" w:eastAsia="Times New Roman" w:hAnsi="Times New Roman"/>
          <w:i/>
          <w:iCs/>
          <w:sz w:val="24"/>
          <w:szCs w:val="24"/>
        </w:rPr>
        <w:t>There is no fear in love;</w:t>
      </w:r>
    </w:p>
    <w:p w14:paraId="3FED9C10" w14:textId="77777777" w:rsidR="00F76A62" w:rsidRPr="00F76A62" w:rsidRDefault="00F76A62">
      <w:pPr>
        <w:rPr>
          <w:rFonts w:ascii="Times New Roman" w:eastAsia="Times New Roman" w:hAnsi="Times New Roman"/>
          <w:sz w:val="24"/>
          <w:szCs w:val="24"/>
        </w:rPr>
        <w:pPrChange w:id="200" w:author="José Antonio Garcíarivas" w:date="2017-12-19T12:43:00Z">
          <w:pPr>
            <w:shd w:val="clear" w:color="auto" w:fill="FFFFFF"/>
            <w:spacing w:after="0" w:line="240" w:lineRule="auto"/>
            <w:jc w:val="center"/>
          </w:pPr>
        </w:pPrChange>
      </w:pPr>
      <w:r w:rsidRPr="00F76A62">
        <w:rPr>
          <w:rFonts w:ascii="Times New Roman" w:eastAsia="Times New Roman" w:hAnsi="Times New Roman"/>
          <w:i/>
          <w:iCs/>
          <w:sz w:val="24"/>
          <w:szCs w:val="24"/>
        </w:rPr>
        <w:t xml:space="preserve">but perfect love </w:t>
      </w:r>
      <w:proofErr w:type="spellStart"/>
      <w:r w:rsidRPr="00F76A62">
        <w:rPr>
          <w:rFonts w:ascii="Times New Roman" w:eastAsia="Times New Roman" w:hAnsi="Times New Roman"/>
          <w:i/>
          <w:iCs/>
          <w:sz w:val="24"/>
          <w:szCs w:val="24"/>
        </w:rPr>
        <w:t>casteth</w:t>
      </w:r>
      <w:proofErr w:type="spellEnd"/>
      <w:r w:rsidRPr="00F76A62">
        <w:rPr>
          <w:rFonts w:ascii="Times New Roman" w:eastAsia="Times New Roman" w:hAnsi="Times New Roman"/>
          <w:i/>
          <w:iCs/>
          <w:sz w:val="24"/>
          <w:szCs w:val="24"/>
        </w:rPr>
        <w:t xml:space="preserve"> out fear:</w:t>
      </w:r>
    </w:p>
    <w:p w14:paraId="1988F731" w14:textId="77777777" w:rsidR="00F76A62" w:rsidRPr="00F76A62" w:rsidRDefault="00F76A62">
      <w:pPr>
        <w:rPr>
          <w:rFonts w:ascii="Times New Roman" w:eastAsia="Times New Roman" w:hAnsi="Times New Roman"/>
          <w:sz w:val="24"/>
          <w:szCs w:val="24"/>
        </w:rPr>
        <w:pPrChange w:id="201" w:author="José Antonio Garcíarivas" w:date="2017-12-19T12:43:00Z">
          <w:pPr>
            <w:shd w:val="clear" w:color="auto" w:fill="FFFFFF"/>
            <w:spacing w:after="0" w:line="240" w:lineRule="auto"/>
            <w:jc w:val="center"/>
          </w:pPr>
        </w:pPrChange>
      </w:pPr>
      <w:r w:rsidRPr="00F76A62">
        <w:rPr>
          <w:rFonts w:ascii="Times New Roman" w:eastAsia="Times New Roman" w:hAnsi="Times New Roman"/>
          <w:i/>
          <w:iCs/>
          <w:sz w:val="24"/>
          <w:szCs w:val="24"/>
        </w:rPr>
        <w:t>because fear hath torment.</w:t>
      </w:r>
    </w:p>
    <w:p w14:paraId="367FE36D" w14:textId="77777777" w:rsidR="00F76A62" w:rsidRPr="00F76A62" w:rsidRDefault="00F76A62">
      <w:pPr>
        <w:rPr>
          <w:rFonts w:ascii="Times New Roman" w:eastAsia="Times New Roman" w:hAnsi="Times New Roman"/>
          <w:sz w:val="24"/>
          <w:szCs w:val="24"/>
        </w:rPr>
        <w:pPrChange w:id="202" w:author="José Antonio Garcíarivas" w:date="2017-12-19T12:43:00Z">
          <w:pPr>
            <w:shd w:val="clear" w:color="auto" w:fill="FFFFFF"/>
            <w:spacing w:after="0" w:line="240" w:lineRule="auto"/>
            <w:jc w:val="center"/>
          </w:pPr>
        </w:pPrChange>
      </w:pPr>
      <w:r w:rsidRPr="00F76A62">
        <w:rPr>
          <w:rFonts w:ascii="Times New Roman" w:eastAsia="Times New Roman" w:hAnsi="Times New Roman"/>
          <w:i/>
          <w:iCs/>
          <w:sz w:val="24"/>
          <w:szCs w:val="24"/>
        </w:rPr>
        <w:t xml:space="preserve">He that </w:t>
      </w:r>
      <w:proofErr w:type="spellStart"/>
      <w:r w:rsidRPr="00F76A62">
        <w:rPr>
          <w:rFonts w:ascii="Times New Roman" w:eastAsia="Times New Roman" w:hAnsi="Times New Roman"/>
          <w:i/>
          <w:iCs/>
          <w:sz w:val="24"/>
          <w:szCs w:val="24"/>
        </w:rPr>
        <w:t>feareth</w:t>
      </w:r>
      <w:proofErr w:type="spellEnd"/>
      <w:r w:rsidRPr="00F76A62">
        <w:rPr>
          <w:rFonts w:ascii="Times New Roman" w:eastAsia="Times New Roman" w:hAnsi="Times New Roman"/>
          <w:i/>
          <w:iCs/>
          <w:sz w:val="24"/>
          <w:szCs w:val="24"/>
        </w:rPr>
        <w:t xml:space="preserve"> is not</w:t>
      </w:r>
      <w:r w:rsidRPr="00F76A62">
        <w:rPr>
          <w:rFonts w:ascii="Times New Roman" w:eastAsia="Times New Roman" w:hAnsi="Times New Roman"/>
          <w:sz w:val="24"/>
          <w:szCs w:val="24"/>
        </w:rPr>
        <w:t> (yet) </w:t>
      </w:r>
      <w:r w:rsidRPr="00F76A62">
        <w:rPr>
          <w:rFonts w:ascii="Times New Roman" w:eastAsia="Times New Roman" w:hAnsi="Times New Roman"/>
          <w:i/>
          <w:iCs/>
          <w:sz w:val="24"/>
          <w:szCs w:val="24"/>
          <w:u w:val="single"/>
        </w:rPr>
        <w:t>made</w:t>
      </w:r>
      <w:r w:rsidRPr="00F76A62">
        <w:rPr>
          <w:rFonts w:ascii="Times New Roman" w:eastAsia="Times New Roman" w:hAnsi="Times New Roman"/>
          <w:i/>
          <w:iCs/>
          <w:sz w:val="24"/>
          <w:szCs w:val="24"/>
        </w:rPr>
        <w:t> perfect in love</w:t>
      </w:r>
      <w:r w:rsidRPr="00F76A62">
        <w:rPr>
          <w:rFonts w:ascii="Times New Roman" w:eastAsia="Times New Roman" w:hAnsi="Times New Roman"/>
          <w:sz w:val="24"/>
          <w:szCs w:val="24"/>
        </w:rPr>
        <w:t>.</w:t>
      </w:r>
    </w:p>
    <w:p w14:paraId="63449128" w14:textId="77777777" w:rsidR="00F76A62" w:rsidRPr="00F76A62" w:rsidRDefault="00F76A62">
      <w:pPr>
        <w:rPr>
          <w:rFonts w:ascii="Times New Roman" w:eastAsia="Times New Roman" w:hAnsi="Times New Roman"/>
          <w:sz w:val="24"/>
          <w:szCs w:val="24"/>
        </w:rPr>
        <w:pPrChange w:id="203"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~1John 4:18 KJV</w:t>
      </w:r>
    </w:p>
    <w:p w14:paraId="58818D16" w14:textId="77777777" w:rsidR="00F76A62" w:rsidRPr="00F76A62" w:rsidRDefault="00F76A62">
      <w:pPr>
        <w:rPr>
          <w:rFonts w:ascii="Times New Roman" w:eastAsia="Times New Roman" w:hAnsi="Times New Roman"/>
          <w:sz w:val="24"/>
          <w:szCs w:val="24"/>
        </w:rPr>
        <w:pPrChange w:id="204"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7D0E71DC" w14:textId="77777777" w:rsidR="00F76A62" w:rsidRPr="00F76A62" w:rsidRDefault="00F76A62">
      <w:pPr>
        <w:rPr>
          <w:rFonts w:ascii="Times New Roman" w:eastAsia="Times New Roman" w:hAnsi="Times New Roman"/>
          <w:sz w:val="24"/>
          <w:szCs w:val="24"/>
        </w:rPr>
        <w:pPrChange w:id="205" w:author="José Antonio Garcíarivas" w:date="2017-12-19T12:43:00Z">
          <w:pPr>
            <w:shd w:val="clear" w:color="auto" w:fill="FFFFFF"/>
            <w:spacing w:after="0" w:line="240" w:lineRule="auto"/>
            <w:jc w:val="both"/>
          </w:pPr>
        </w:pPrChange>
      </w:pPr>
      <w:proofErr w:type="gramStart"/>
      <w:r w:rsidRPr="00F76A62">
        <w:rPr>
          <w:rFonts w:ascii="Times New Roman" w:eastAsia="Times New Roman" w:hAnsi="Times New Roman"/>
          <w:sz w:val="24"/>
          <w:szCs w:val="24"/>
        </w:rPr>
        <w:t>Later on</w:t>
      </w:r>
      <w:proofErr w:type="gramEnd"/>
      <w:r w:rsidRPr="00F76A62">
        <w:rPr>
          <w:rFonts w:ascii="Times New Roman" w:eastAsia="Times New Roman" w:hAnsi="Times New Roman"/>
          <w:sz w:val="24"/>
          <w:szCs w:val="24"/>
        </w:rPr>
        <w:t>, we’ll also learn there’s a difference between create (‘bara’) &amp; make (‘</w:t>
      </w:r>
      <w:proofErr w:type="spellStart"/>
      <w:r w:rsidRPr="00F76A62">
        <w:rPr>
          <w:rFonts w:ascii="Times New Roman" w:eastAsia="Times New Roman" w:hAnsi="Times New Roman"/>
          <w:sz w:val="24"/>
          <w:szCs w:val="24"/>
        </w:rPr>
        <w:t>asah</w:t>
      </w:r>
      <w:proofErr w:type="spellEnd"/>
      <w:r w:rsidRPr="00F76A62">
        <w:rPr>
          <w:rFonts w:ascii="Times New Roman" w:eastAsia="Times New Roman" w:hAnsi="Times New Roman"/>
          <w:sz w:val="24"/>
          <w:szCs w:val="24"/>
        </w:rPr>
        <w:t>’), aka Creator &amp; Maker; So</w:t>
      </w:r>
    </w:p>
    <w:p w14:paraId="2E330234" w14:textId="77777777" w:rsidR="00F76A62" w:rsidRPr="00F76A62" w:rsidRDefault="00F76A62">
      <w:pPr>
        <w:rPr>
          <w:rFonts w:ascii="Times New Roman" w:eastAsia="Times New Roman" w:hAnsi="Times New Roman"/>
          <w:sz w:val="24"/>
          <w:szCs w:val="24"/>
        </w:rPr>
        <w:pPrChange w:id="206"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75E85356" w14:textId="77777777" w:rsidR="00F76A62" w:rsidRPr="00F76A62" w:rsidRDefault="00F76A62">
      <w:pPr>
        <w:rPr>
          <w:rFonts w:ascii="Times New Roman" w:eastAsia="Times New Roman" w:hAnsi="Times New Roman"/>
          <w:sz w:val="24"/>
          <w:szCs w:val="24"/>
        </w:rPr>
        <w:pPrChange w:id="207"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lastRenderedPageBreak/>
        <w:t>“</w:t>
      </w:r>
      <w:r w:rsidRPr="00F76A62">
        <w:rPr>
          <w:rFonts w:ascii="Times New Roman" w:eastAsia="Times New Roman" w:hAnsi="Times New Roman"/>
          <w:i/>
          <w:iCs/>
          <w:sz w:val="24"/>
          <w:szCs w:val="24"/>
        </w:rPr>
        <w:t>And God said</w:t>
      </w:r>
      <w:r w:rsidRPr="00F76A62">
        <w:rPr>
          <w:rFonts w:ascii="Times New Roman" w:eastAsia="Times New Roman" w:hAnsi="Times New Roman"/>
          <w:sz w:val="24"/>
          <w:szCs w:val="24"/>
        </w:rPr>
        <w:t>: </w:t>
      </w:r>
      <w:r w:rsidRPr="00F76A62">
        <w:rPr>
          <w:rFonts w:ascii="Times New Roman" w:eastAsia="Times New Roman" w:hAnsi="Times New Roman"/>
          <w:i/>
          <w:iCs/>
          <w:sz w:val="24"/>
          <w:szCs w:val="24"/>
        </w:rPr>
        <w:t>Let us </w:t>
      </w:r>
      <w:r w:rsidRPr="00F76A62">
        <w:rPr>
          <w:rFonts w:ascii="Times New Roman" w:eastAsia="Times New Roman" w:hAnsi="Times New Roman"/>
          <w:i/>
          <w:iCs/>
          <w:sz w:val="24"/>
          <w:szCs w:val="24"/>
          <w:u w:val="single"/>
        </w:rPr>
        <w:t>make </w:t>
      </w:r>
      <w:r w:rsidRPr="00F76A62">
        <w:rPr>
          <w:rFonts w:ascii="Times New Roman" w:eastAsia="Times New Roman" w:hAnsi="Times New Roman"/>
          <w:sz w:val="24"/>
          <w:szCs w:val="24"/>
          <w:u w:val="single"/>
        </w:rPr>
        <w:t>(‘</w:t>
      </w:r>
      <w:proofErr w:type="spellStart"/>
      <w:r w:rsidRPr="00F76A62">
        <w:rPr>
          <w:rFonts w:ascii="Times New Roman" w:eastAsia="Times New Roman" w:hAnsi="Times New Roman"/>
          <w:sz w:val="24"/>
          <w:szCs w:val="24"/>
          <w:u w:val="single"/>
        </w:rPr>
        <w:t>asah</w:t>
      </w:r>
      <w:proofErr w:type="spellEnd"/>
      <w:r w:rsidRPr="00F76A62">
        <w:rPr>
          <w:rFonts w:ascii="Times New Roman" w:eastAsia="Times New Roman" w:hAnsi="Times New Roman"/>
          <w:sz w:val="24"/>
          <w:szCs w:val="24"/>
          <w:u w:val="single"/>
        </w:rPr>
        <w:t>’)</w:t>
      </w:r>
      <w:r w:rsidRPr="00F76A62">
        <w:rPr>
          <w:rFonts w:ascii="Times New Roman" w:eastAsia="Times New Roman" w:hAnsi="Times New Roman"/>
          <w:sz w:val="24"/>
          <w:szCs w:val="24"/>
        </w:rPr>
        <w:t> </w:t>
      </w:r>
      <w:r w:rsidRPr="00F76A62">
        <w:rPr>
          <w:rFonts w:ascii="Times New Roman" w:eastAsia="Times New Roman" w:hAnsi="Times New Roman"/>
          <w:i/>
          <w:iCs/>
          <w:sz w:val="24"/>
          <w:szCs w:val="24"/>
        </w:rPr>
        <w:t>man</w:t>
      </w:r>
      <w:r w:rsidRPr="00F76A62">
        <w:rPr>
          <w:rFonts w:ascii="Times New Roman" w:eastAsia="Times New Roman" w:hAnsi="Times New Roman"/>
          <w:sz w:val="24"/>
          <w:szCs w:val="24"/>
        </w:rPr>
        <w:t>” (aka not create man) ~Genesis 1:26 KJV.</w:t>
      </w:r>
    </w:p>
    <w:p w14:paraId="6CD21143" w14:textId="77777777" w:rsidR="00F76A62" w:rsidRPr="00F76A62" w:rsidRDefault="00F76A62">
      <w:pPr>
        <w:rPr>
          <w:rFonts w:ascii="Times New Roman" w:eastAsia="Times New Roman" w:hAnsi="Times New Roman"/>
          <w:sz w:val="24"/>
          <w:szCs w:val="24"/>
        </w:rPr>
        <w:pPrChange w:id="208"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51ED1D77" w14:textId="77777777" w:rsidR="00F76A62" w:rsidRPr="00F76A62" w:rsidRDefault="00F76A62">
      <w:pPr>
        <w:rPr>
          <w:rFonts w:ascii="Times New Roman" w:eastAsia="Times New Roman" w:hAnsi="Times New Roman"/>
          <w:sz w:val="24"/>
          <w:szCs w:val="24"/>
        </w:rPr>
        <w:pPrChange w:id="209"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There’s also a difference between ‘</w:t>
      </w:r>
      <w:proofErr w:type="spellStart"/>
      <w:r w:rsidRPr="00F76A62">
        <w:rPr>
          <w:rFonts w:ascii="Times New Roman" w:eastAsia="Times New Roman" w:hAnsi="Times New Roman"/>
          <w:sz w:val="24"/>
          <w:szCs w:val="24"/>
        </w:rPr>
        <w:t>anthropos</w:t>
      </w:r>
      <w:proofErr w:type="spellEnd"/>
      <w:r w:rsidRPr="00F76A62">
        <w:rPr>
          <w:rFonts w:ascii="Times New Roman" w:eastAsia="Times New Roman" w:hAnsi="Times New Roman"/>
          <w:sz w:val="24"/>
          <w:szCs w:val="24"/>
        </w:rPr>
        <w:t>’ man &amp; ‘</w:t>
      </w:r>
      <w:proofErr w:type="spellStart"/>
      <w:r w:rsidRPr="00F76A62">
        <w:rPr>
          <w:rFonts w:ascii="Times New Roman" w:eastAsia="Times New Roman" w:hAnsi="Times New Roman"/>
          <w:sz w:val="24"/>
          <w:szCs w:val="24"/>
        </w:rPr>
        <w:t>aner</w:t>
      </w:r>
      <w:proofErr w:type="spellEnd"/>
      <w:r w:rsidRPr="00F76A62">
        <w:rPr>
          <w:rFonts w:ascii="Times New Roman" w:eastAsia="Times New Roman" w:hAnsi="Times New Roman"/>
          <w:sz w:val="24"/>
          <w:szCs w:val="24"/>
        </w:rPr>
        <w:t xml:space="preserve">’ man. </w:t>
      </w:r>
      <w:proofErr w:type="gramStart"/>
      <w:r w:rsidRPr="00F76A62">
        <w:rPr>
          <w:rFonts w:ascii="Times New Roman" w:eastAsia="Times New Roman" w:hAnsi="Times New Roman"/>
          <w:sz w:val="24"/>
          <w:szCs w:val="24"/>
        </w:rPr>
        <w:t>So</w:t>
      </w:r>
      <w:proofErr w:type="gramEnd"/>
      <w:r w:rsidRPr="00F76A62">
        <w:rPr>
          <w:rFonts w:ascii="Times New Roman" w:eastAsia="Times New Roman" w:hAnsi="Times New Roman"/>
          <w:sz w:val="24"/>
          <w:szCs w:val="24"/>
        </w:rPr>
        <w:t xml:space="preserve"> our objective is to be </w:t>
      </w:r>
      <w:r w:rsidRPr="00F76A62">
        <w:rPr>
          <w:rFonts w:ascii="Times New Roman" w:eastAsia="Times New Roman" w:hAnsi="Times New Roman"/>
          <w:i/>
          <w:iCs/>
          <w:sz w:val="24"/>
          <w:szCs w:val="24"/>
        </w:rPr>
        <w:t>made perfect</w:t>
      </w:r>
      <w:r w:rsidRPr="00F76A62">
        <w:rPr>
          <w:rFonts w:ascii="Times New Roman" w:eastAsia="Times New Roman" w:hAnsi="Times New Roman"/>
          <w:sz w:val="24"/>
          <w:szCs w:val="24"/>
        </w:rPr>
        <w:t> (1Peter 5:10… 1John 4:18), in love that has no fear (torment); Which is allegorically grace having no law, and mercy having no sacrifice, and peace having no confusion. Such comes after, of before/after, in 1Peter 5:10’s ye/</w:t>
      </w:r>
      <w:proofErr w:type="gramStart"/>
      <w:r w:rsidRPr="00F76A62">
        <w:rPr>
          <w:rFonts w:ascii="Times New Roman" w:eastAsia="Times New Roman" w:hAnsi="Times New Roman"/>
          <w:sz w:val="24"/>
          <w:szCs w:val="24"/>
        </w:rPr>
        <w:t>you</w:t>
      </w:r>
      <w:proofErr w:type="gramEnd"/>
      <w:r w:rsidRPr="00F76A62">
        <w:rPr>
          <w:rFonts w:ascii="Times New Roman" w:eastAsia="Times New Roman" w:hAnsi="Times New Roman"/>
          <w:sz w:val="24"/>
          <w:szCs w:val="24"/>
        </w:rPr>
        <w:t xml:space="preserve"> scenario. It’s why Translators of KJV Bible said it’s a preposterous order to teach </w:t>
      </w:r>
      <w:proofErr w:type="gramStart"/>
      <w:r w:rsidRPr="00F76A62">
        <w:rPr>
          <w:rFonts w:ascii="Times New Roman" w:eastAsia="Times New Roman" w:hAnsi="Times New Roman"/>
          <w:sz w:val="24"/>
          <w:szCs w:val="24"/>
        </w:rPr>
        <w:t>first, and</w:t>
      </w:r>
      <w:proofErr w:type="gramEnd"/>
      <w:r w:rsidRPr="00F76A62">
        <w:rPr>
          <w:rFonts w:ascii="Times New Roman" w:eastAsia="Times New Roman" w:hAnsi="Times New Roman"/>
          <w:sz w:val="24"/>
          <w:szCs w:val="24"/>
        </w:rPr>
        <w:t xml:space="preserve"> learn afterward.</w:t>
      </w:r>
    </w:p>
    <w:p w14:paraId="10904E40" w14:textId="77777777" w:rsidR="00F76A62" w:rsidRPr="00F76A62" w:rsidRDefault="00F76A62">
      <w:pPr>
        <w:rPr>
          <w:rFonts w:ascii="Times New Roman" w:eastAsia="Times New Roman" w:hAnsi="Times New Roman"/>
          <w:sz w:val="24"/>
          <w:szCs w:val="24"/>
        </w:rPr>
        <w:pPrChange w:id="210"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0B16B5EF" w14:textId="77777777" w:rsidR="00F76A62" w:rsidRPr="00F76A62" w:rsidRDefault="00F76A62">
      <w:pPr>
        <w:rPr>
          <w:rFonts w:ascii="Times New Roman" w:eastAsia="Times New Roman" w:hAnsi="Times New Roman"/>
          <w:sz w:val="24"/>
          <w:szCs w:val="24"/>
        </w:rPr>
        <w:pPrChange w:id="211"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014E4CA6" w14:textId="77777777" w:rsidR="00F76A62" w:rsidRPr="00F76A62" w:rsidRDefault="00F76A62">
      <w:pPr>
        <w:rPr>
          <w:rFonts w:ascii="Times New Roman" w:eastAsia="Times New Roman" w:hAnsi="Times New Roman"/>
          <w:sz w:val="24"/>
          <w:szCs w:val="24"/>
        </w:rPr>
        <w:pPrChange w:id="212"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Now, let’s see, by our Walk in the Spirit, there’s 10 kinds of love in the New Testament:</w:t>
      </w:r>
    </w:p>
    <w:p w14:paraId="33DF1FF9" w14:textId="77777777" w:rsidR="00F76A62" w:rsidRPr="00F76A62" w:rsidRDefault="00F76A62">
      <w:pPr>
        <w:rPr>
          <w:rFonts w:ascii="Times New Roman" w:eastAsia="Times New Roman" w:hAnsi="Times New Roman"/>
          <w:sz w:val="24"/>
          <w:szCs w:val="24"/>
        </w:rPr>
        <w:pPrChange w:id="213"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11DA589F" w14:textId="77777777" w:rsidR="00F76A62" w:rsidRPr="00F76A62" w:rsidRDefault="00F76A62">
      <w:pPr>
        <w:rPr>
          <w:rFonts w:ascii="Times New Roman" w:hAnsi="Times New Roman"/>
        </w:rPr>
        <w:pPrChange w:id="214" w:author="José Antonio Garcíarivas" w:date="2017-12-19T12:43:00Z">
          <w:pPr>
            <w:pStyle w:val="Subtitle"/>
          </w:pPr>
        </w:pPrChange>
      </w:pPr>
      <w:r w:rsidRPr="00F76A62">
        <w:lastRenderedPageBreak/>
        <w:t xml:space="preserve">10 </w:t>
      </w:r>
      <w:proofErr w:type="spellStart"/>
      <w:r w:rsidRPr="00F76A62">
        <w:t>NewTestament</w:t>
      </w:r>
      <w:proofErr w:type="spellEnd"/>
      <w:r w:rsidRPr="00F76A62">
        <w:t xml:space="preserve"> kinds of love in KJV in the order of 1</w:t>
      </w:r>
      <w:r w:rsidRPr="00F76A62">
        <w:rPr>
          <w:vertAlign w:val="superscript"/>
        </w:rPr>
        <w:t>st</w:t>
      </w:r>
      <w:r w:rsidRPr="00F76A62">
        <w:t> mention:</w:t>
      </w:r>
    </w:p>
    <w:p w14:paraId="00867D7B" w14:textId="77777777" w:rsidR="00F76A62" w:rsidRPr="00F76A62" w:rsidRDefault="00F76A62">
      <w:pPr>
        <w:rPr>
          <w:rFonts w:ascii="Times New Roman" w:eastAsia="Times New Roman" w:hAnsi="Times New Roman"/>
          <w:sz w:val="24"/>
          <w:szCs w:val="24"/>
        </w:rPr>
        <w:pPrChange w:id="215" w:author="José Antonio Garcíarivas" w:date="2017-12-19T12:43:00Z">
          <w:pPr>
            <w:shd w:val="clear" w:color="auto" w:fill="FFFFFF"/>
            <w:spacing w:after="0" w:line="240" w:lineRule="auto"/>
          </w:pPr>
        </w:pPrChange>
      </w:pPr>
      <w:r w:rsidRPr="00F76A62">
        <w:rPr>
          <w:rFonts w:ascii="Arial" w:eastAsia="Times New Roman" w:hAnsi="Arial" w:cs="Arial"/>
          <w:sz w:val="20"/>
          <w:szCs w:val="20"/>
        </w:rPr>
        <w:t> </w:t>
      </w:r>
    </w:p>
    <w:p w14:paraId="42888BDF" w14:textId="77777777" w:rsidR="00F76A62" w:rsidRPr="00F76A62" w:rsidRDefault="00F76A62">
      <w:pPr>
        <w:rPr>
          <w:rFonts w:ascii="Times New Roman" w:eastAsia="Times New Roman" w:hAnsi="Times New Roman"/>
          <w:sz w:val="24"/>
          <w:szCs w:val="24"/>
        </w:rPr>
        <w:pPrChange w:id="216" w:author="José Antonio Garcíarivas" w:date="2017-12-19T12:43:00Z">
          <w:pPr>
            <w:numPr>
              <w:numId w:val="2"/>
            </w:numPr>
            <w:shd w:val="clear" w:color="auto" w:fill="FFFFFF"/>
            <w:tabs>
              <w:tab w:val="num" w:pos="720"/>
            </w:tabs>
            <w:spacing w:after="0" w:line="240" w:lineRule="auto"/>
            <w:ind w:left="720" w:hanging="360"/>
          </w:pPr>
        </w:pPrChange>
      </w:pPr>
      <w:r w:rsidRPr="00F76A62">
        <w:rPr>
          <w:rFonts w:ascii="Arial" w:eastAsia="Times New Roman" w:hAnsi="Arial" w:cs="Arial"/>
          <w:sz w:val="20"/>
          <w:szCs w:val="20"/>
        </w:rPr>
        <w:t>love = ‘</w:t>
      </w:r>
      <w:proofErr w:type="spellStart"/>
      <w:r w:rsidRPr="00F76A62">
        <w:rPr>
          <w:rFonts w:ascii="Arial" w:eastAsia="Times New Roman" w:hAnsi="Arial" w:cs="Arial"/>
          <w:sz w:val="20"/>
          <w:szCs w:val="20"/>
        </w:rPr>
        <w:t>agapao</w:t>
      </w:r>
      <w:proofErr w:type="spellEnd"/>
      <w:r w:rsidRPr="00F76A62">
        <w:rPr>
          <w:rFonts w:ascii="Arial" w:eastAsia="Times New Roman" w:hAnsi="Arial" w:cs="Arial"/>
          <w:sz w:val="20"/>
          <w:szCs w:val="20"/>
        </w:rPr>
        <w:t>’: Matthew 5:43</w:t>
      </w:r>
      <w:r w:rsidRPr="00F76A62">
        <w:rPr>
          <w:rFonts w:ascii="Times New Roman" w:eastAsia="Times New Roman" w:hAnsi="Times New Roman"/>
          <w:sz w:val="24"/>
          <w:szCs w:val="24"/>
        </w:rPr>
        <w:t> </w:t>
      </w:r>
    </w:p>
    <w:p w14:paraId="0B6AC458" w14:textId="77777777" w:rsidR="00F76A62" w:rsidRPr="00F76A62" w:rsidRDefault="00F76A62">
      <w:pPr>
        <w:rPr>
          <w:rFonts w:ascii="Times New Roman" w:eastAsia="Times New Roman" w:hAnsi="Times New Roman"/>
          <w:sz w:val="24"/>
          <w:szCs w:val="24"/>
        </w:rPr>
        <w:pPrChange w:id="217" w:author="José Antonio Garcíarivas" w:date="2017-12-19T12:43:00Z">
          <w:pPr>
            <w:numPr>
              <w:numId w:val="2"/>
            </w:numPr>
            <w:shd w:val="clear" w:color="auto" w:fill="FFFFFF"/>
            <w:tabs>
              <w:tab w:val="num" w:pos="720"/>
            </w:tabs>
            <w:spacing w:after="0" w:line="240" w:lineRule="auto"/>
            <w:ind w:left="720" w:hanging="360"/>
          </w:pPr>
        </w:pPrChange>
      </w:pPr>
      <w:r w:rsidRPr="00F76A62">
        <w:rPr>
          <w:rFonts w:ascii="Arial" w:eastAsia="Times New Roman" w:hAnsi="Arial" w:cs="Arial"/>
          <w:sz w:val="20"/>
          <w:szCs w:val="20"/>
        </w:rPr>
        <w:t>love = ‘</w:t>
      </w:r>
      <w:proofErr w:type="spellStart"/>
      <w:r w:rsidRPr="00F76A62">
        <w:rPr>
          <w:rFonts w:ascii="Arial" w:eastAsia="Times New Roman" w:hAnsi="Arial" w:cs="Arial"/>
          <w:sz w:val="20"/>
          <w:szCs w:val="20"/>
        </w:rPr>
        <w:t>phileo</w:t>
      </w:r>
      <w:proofErr w:type="spellEnd"/>
      <w:r w:rsidRPr="00F76A62">
        <w:rPr>
          <w:rFonts w:ascii="Arial" w:eastAsia="Times New Roman" w:hAnsi="Arial" w:cs="Arial"/>
          <w:sz w:val="20"/>
          <w:szCs w:val="20"/>
        </w:rPr>
        <w:t>’: Matthew 6:5</w:t>
      </w:r>
      <w:r w:rsidRPr="00F76A62">
        <w:rPr>
          <w:rFonts w:ascii="Times New Roman" w:eastAsia="Times New Roman" w:hAnsi="Times New Roman"/>
          <w:sz w:val="24"/>
          <w:szCs w:val="24"/>
        </w:rPr>
        <w:t> </w:t>
      </w:r>
    </w:p>
    <w:p w14:paraId="19FB0E88" w14:textId="77777777" w:rsidR="00F76A62" w:rsidRPr="00F76A62" w:rsidRDefault="00F76A62">
      <w:pPr>
        <w:rPr>
          <w:rFonts w:ascii="Times New Roman" w:eastAsia="Times New Roman" w:hAnsi="Times New Roman"/>
          <w:sz w:val="24"/>
          <w:szCs w:val="24"/>
        </w:rPr>
        <w:pPrChange w:id="218" w:author="José Antonio Garcíarivas" w:date="2017-12-19T12:43:00Z">
          <w:pPr>
            <w:numPr>
              <w:numId w:val="2"/>
            </w:numPr>
            <w:shd w:val="clear" w:color="auto" w:fill="FFFFFF"/>
            <w:tabs>
              <w:tab w:val="num" w:pos="720"/>
            </w:tabs>
            <w:spacing w:after="0" w:line="240" w:lineRule="auto"/>
            <w:ind w:left="720" w:hanging="360"/>
          </w:pPr>
        </w:pPrChange>
      </w:pPr>
      <w:r w:rsidRPr="00F76A62">
        <w:rPr>
          <w:rFonts w:ascii="Arial" w:eastAsia="Times New Roman" w:hAnsi="Arial" w:cs="Arial"/>
          <w:sz w:val="20"/>
          <w:szCs w:val="20"/>
        </w:rPr>
        <w:t>love = ‘agape’1: Matthew</w:t>
      </w:r>
      <w:r w:rsidRPr="00F76A62">
        <w:rPr>
          <w:rFonts w:ascii="Arial" w:eastAsia="Times New Roman" w:hAnsi="Arial" w:cs="Arial"/>
          <w:sz w:val="20"/>
        </w:rPr>
        <w:t> 24:1</w:t>
      </w:r>
      <w:r w:rsidRPr="00F76A62">
        <w:rPr>
          <w:rFonts w:ascii="Arial" w:eastAsia="Times New Roman" w:hAnsi="Arial" w:cs="Arial"/>
          <w:sz w:val="20"/>
          <w:szCs w:val="20"/>
        </w:rPr>
        <w:t xml:space="preserve">2 = </w:t>
      </w:r>
      <w:proofErr w:type="spellStart"/>
      <w:r w:rsidRPr="00F76A62">
        <w:rPr>
          <w:rFonts w:ascii="Arial" w:eastAsia="Times New Roman" w:hAnsi="Arial" w:cs="Arial"/>
          <w:sz w:val="20"/>
          <w:szCs w:val="20"/>
        </w:rPr>
        <w:t>LawLove</w:t>
      </w:r>
      <w:proofErr w:type="spellEnd"/>
      <w:r w:rsidRPr="00F76A62">
        <w:rPr>
          <w:rFonts w:ascii="Arial" w:eastAsia="Times New Roman" w:hAnsi="Arial" w:cs="Arial"/>
          <w:sz w:val="20"/>
          <w:szCs w:val="20"/>
        </w:rPr>
        <w:t xml:space="preserve"> = </w:t>
      </w:r>
      <w:proofErr w:type="spellStart"/>
      <w:r w:rsidRPr="00F76A62">
        <w:rPr>
          <w:rFonts w:ascii="Arial" w:eastAsia="Times New Roman" w:hAnsi="Arial" w:cs="Arial"/>
          <w:sz w:val="20"/>
          <w:szCs w:val="20"/>
        </w:rPr>
        <w:t>WaxesCold</w:t>
      </w:r>
      <w:proofErr w:type="spellEnd"/>
    </w:p>
    <w:p w14:paraId="4F69317A" w14:textId="77777777" w:rsidR="00F76A62" w:rsidRPr="00F76A62" w:rsidRDefault="00F76A62">
      <w:pPr>
        <w:rPr>
          <w:rFonts w:ascii="Times New Roman" w:eastAsia="Times New Roman" w:hAnsi="Times New Roman"/>
          <w:sz w:val="24"/>
          <w:szCs w:val="24"/>
        </w:rPr>
        <w:pPrChange w:id="219" w:author="José Antonio Garcíarivas" w:date="2017-12-19T12:43:00Z">
          <w:pPr>
            <w:numPr>
              <w:numId w:val="2"/>
            </w:numPr>
            <w:shd w:val="clear" w:color="auto" w:fill="FFFFFF"/>
            <w:tabs>
              <w:tab w:val="num" w:pos="720"/>
            </w:tabs>
            <w:spacing w:after="0" w:line="240" w:lineRule="auto"/>
            <w:ind w:left="720" w:hanging="360"/>
          </w:pPr>
        </w:pPrChange>
      </w:pPr>
      <w:r w:rsidRPr="00F76A62">
        <w:rPr>
          <w:rFonts w:ascii="Arial" w:eastAsia="Times New Roman" w:hAnsi="Arial" w:cs="Arial"/>
          <w:sz w:val="20"/>
          <w:szCs w:val="20"/>
        </w:rPr>
        <w:t>love = ‘</w:t>
      </w:r>
      <w:proofErr w:type="spellStart"/>
      <w:r w:rsidRPr="00F76A62">
        <w:rPr>
          <w:rFonts w:ascii="Arial" w:eastAsia="Times New Roman" w:hAnsi="Arial" w:cs="Arial"/>
          <w:sz w:val="20"/>
          <w:szCs w:val="20"/>
        </w:rPr>
        <w:t>thelo</w:t>
      </w:r>
      <w:proofErr w:type="spellEnd"/>
      <w:r w:rsidRPr="00F76A62">
        <w:rPr>
          <w:rFonts w:ascii="Arial" w:eastAsia="Times New Roman" w:hAnsi="Arial" w:cs="Arial"/>
          <w:sz w:val="20"/>
          <w:szCs w:val="20"/>
        </w:rPr>
        <w:t>’: Mark 12:38</w:t>
      </w:r>
      <w:r w:rsidRPr="00F76A62">
        <w:rPr>
          <w:rFonts w:ascii="Times New Roman" w:eastAsia="Times New Roman" w:hAnsi="Times New Roman"/>
          <w:sz w:val="24"/>
          <w:szCs w:val="24"/>
        </w:rPr>
        <w:t> </w:t>
      </w:r>
    </w:p>
    <w:p w14:paraId="119BE665" w14:textId="77777777" w:rsidR="00F76A62" w:rsidRPr="00F76A62" w:rsidRDefault="00F76A62">
      <w:pPr>
        <w:rPr>
          <w:rFonts w:ascii="Times New Roman" w:eastAsia="Times New Roman" w:hAnsi="Times New Roman"/>
          <w:sz w:val="24"/>
          <w:szCs w:val="24"/>
        </w:rPr>
        <w:pPrChange w:id="220" w:author="José Antonio Garcíarivas" w:date="2017-12-19T12:43:00Z">
          <w:pPr>
            <w:numPr>
              <w:numId w:val="2"/>
            </w:numPr>
            <w:shd w:val="clear" w:color="auto" w:fill="FFFFFF"/>
            <w:tabs>
              <w:tab w:val="num" w:pos="720"/>
            </w:tabs>
            <w:spacing w:after="0" w:line="240" w:lineRule="auto"/>
            <w:ind w:left="720" w:hanging="360"/>
          </w:pPr>
        </w:pPrChange>
      </w:pPr>
      <w:r w:rsidRPr="00F76A62">
        <w:rPr>
          <w:rFonts w:ascii="Arial" w:eastAsia="Times New Roman" w:hAnsi="Arial" w:cs="Arial"/>
          <w:sz w:val="20"/>
          <w:szCs w:val="20"/>
        </w:rPr>
        <w:t>love = ‘</w:t>
      </w:r>
      <w:proofErr w:type="spellStart"/>
      <w:r w:rsidRPr="00F76A62">
        <w:rPr>
          <w:rFonts w:ascii="Arial" w:eastAsia="Times New Roman" w:hAnsi="Arial" w:cs="Arial"/>
          <w:sz w:val="20"/>
          <w:szCs w:val="20"/>
        </w:rPr>
        <w:t>aspasmos</w:t>
      </w:r>
      <w:proofErr w:type="spellEnd"/>
      <w:r w:rsidRPr="00F76A62">
        <w:rPr>
          <w:rFonts w:ascii="Arial" w:eastAsia="Times New Roman" w:hAnsi="Arial" w:cs="Arial"/>
          <w:sz w:val="20"/>
          <w:szCs w:val="20"/>
        </w:rPr>
        <w:t xml:space="preserve">’: Mark 12:38 = the </w:t>
      </w:r>
      <w:proofErr w:type="spellStart"/>
      <w:r w:rsidRPr="00F76A62">
        <w:rPr>
          <w:rFonts w:ascii="Arial" w:eastAsia="Times New Roman" w:hAnsi="Arial" w:cs="Arial"/>
          <w:sz w:val="20"/>
          <w:szCs w:val="20"/>
        </w:rPr>
        <w:t>LoveOfGreetings</w:t>
      </w:r>
      <w:proofErr w:type="spellEnd"/>
    </w:p>
    <w:p w14:paraId="24E278B3" w14:textId="77777777" w:rsidR="00F76A62" w:rsidRPr="00F76A62" w:rsidRDefault="00F76A62">
      <w:pPr>
        <w:rPr>
          <w:rFonts w:ascii="Times New Roman" w:eastAsia="Times New Roman" w:hAnsi="Times New Roman"/>
          <w:sz w:val="24"/>
          <w:szCs w:val="24"/>
        </w:rPr>
        <w:pPrChange w:id="221" w:author="José Antonio Garcíarivas" w:date="2017-12-19T12:43:00Z">
          <w:pPr>
            <w:numPr>
              <w:numId w:val="2"/>
            </w:numPr>
            <w:shd w:val="clear" w:color="auto" w:fill="FFFFFF"/>
            <w:tabs>
              <w:tab w:val="num" w:pos="720"/>
            </w:tabs>
            <w:spacing w:after="0" w:line="240" w:lineRule="auto"/>
            <w:ind w:left="720" w:hanging="360"/>
          </w:pPr>
        </w:pPrChange>
      </w:pPr>
      <w:r w:rsidRPr="00F76A62">
        <w:rPr>
          <w:rFonts w:ascii="Times New Roman" w:eastAsia="Times New Roman" w:hAnsi="Times New Roman"/>
          <w:sz w:val="24"/>
          <w:szCs w:val="24"/>
        </w:rPr>
        <w:t>love = ‘</w:t>
      </w:r>
      <w:proofErr w:type="spellStart"/>
      <w:r w:rsidRPr="00F76A62">
        <w:rPr>
          <w:rFonts w:ascii="Times New Roman" w:eastAsia="Times New Roman" w:hAnsi="Times New Roman"/>
          <w:sz w:val="24"/>
          <w:szCs w:val="24"/>
        </w:rPr>
        <w:t>philadelphia</w:t>
      </w:r>
      <w:proofErr w:type="spellEnd"/>
      <w:r w:rsidRPr="00F76A62">
        <w:rPr>
          <w:rFonts w:ascii="Times New Roman" w:eastAsia="Times New Roman" w:hAnsi="Times New Roman"/>
          <w:sz w:val="24"/>
          <w:szCs w:val="24"/>
        </w:rPr>
        <w:t>’: Romans 12:10</w:t>
      </w:r>
    </w:p>
    <w:p w14:paraId="1F3D33DC" w14:textId="77777777" w:rsidR="00F76A62" w:rsidRPr="00F76A62" w:rsidRDefault="00F76A62">
      <w:pPr>
        <w:rPr>
          <w:rFonts w:ascii="Times New Roman" w:eastAsia="Times New Roman" w:hAnsi="Times New Roman"/>
          <w:sz w:val="24"/>
          <w:szCs w:val="24"/>
        </w:rPr>
        <w:pPrChange w:id="222" w:author="José Antonio Garcíarivas" w:date="2017-12-19T12:43:00Z">
          <w:pPr>
            <w:shd w:val="clear" w:color="auto" w:fill="FFFFFF"/>
            <w:spacing w:after="0" w:line="240" w:lineRule="auto"/>
            <w:ind w:left="360"/>
          </w:pPr>
        </w:pPrChange>
      </w:pPr>
      <w:r w:rsidRPr="00F76A62">
        <w:rPr>
          <w:rFonts w:ascii="Times New Roman" w:eastAsia="Times New Roman" w:hAnsi="Times New Roman"/>
          <w:b/>
          <w:bCs/>
          <w:sz w:val="24"/>
          <w:szCs w:val="24"/>
        </w:rPr>
        <w:t>7.   charity</w:t>
      </w:r>
      <w:r w:rsidRPr="00F76A62">
        <w:rPr>
          <w:rFonts w:ascii="Times New Roman" w:eastAsia="Times New Roman" w:hAnsi="Times New Roman"/>
          <w:sz w:val="24"/>
          <w:szCs w:val="24"/>
        </w:rPr>
        <w:t xml:space="preserve"> = ‘agape’2: 1Cor 8:1 </w:t>
      </w:r>
      <w:proofErr w:type="spellStart"/>
      <w:r w:rsidRPr="00F76A62">
        <w:rPr>
          <w:rFonts w:ascii="Times New Roman" w:eastAsia="Times New Roman" w:hAnsi="Times New Roman"/>
          <w:sz w:val="24"/>
          <w:szCs w:val="24"/>
        </w:rPr>
        <w:t>GraceLove</w:t>
      </w:r>
      <w:proofErr w:type="spellEnd"/>
      <w:r w:rsidRPr="00F76A62">
        <w:rPr>
          <w:rFonts w:ascii="Times New Roman" w:eastAsia="Times New Roman" w:hAnsi="Times New Roman"/>
          <w:sz w:val="24"/>
          <w:szCs w:val="24"/>
        </w:rPr>
        <w:t xml:space="preserve"> = </w:t>
      </w:r>
      <w:proofErr w:type="spellStart"/>
      <w:r w:rsidRPr="00F76A62">
        <w:rPr>
          <w:rFonts w:ascii="Times New Roman" w:eastAsia="Times New Roman" w:hAnsi="Times New Roman"/>
          <w:sz w:val="24"/>
          <w:szCs w:val="24"/>
        </w:rPr>
        <w:t>NeverFail</w:t>
      </w:r>
      <w:proofErr w:type="spellEnd"/>
      <w:r w:rsidRPr="00F76A62">
        <w:rPr>
          <w:rFonts w:ascii="Times New Roman" w:eastAsia="Times New Roman" w:hAnsi="Times New Roman"/>
          <w:sz w:val="24"/>
          <w:szCs w:val="24"/>
        </w:rPr>
        <w:t>: 1Cor 13:5-8*</w:t>
      </w:r>
    </w:p>
    <w:p w14:paraId="09FB47AE" w14:textId="77777777" w:rsidR="00F76A62" w:rsidRPr="00F76A62" w:rsidRDefault="00F76A62">
      <w:pPr>
        <w:rPr>
          <w:rFonts w:ascii="Times New Roman" w:eastAsia="Times New Roman" w:hAnsi="Times New Roman"/>
          <w:sz w:val="24"/>
          <w:szCs w:val="24"/>
        </w:rPr>
        <w:pPrChange w:id="223" w:author="José Antonio Garcíarivas" w:date="2017-12-19T12:43:00Z">
          <w:pPr>
            <w:shd w:val="clear" w:color="auto" w:fill="FFFFFF"/>
            <w:spacing w:after="0" w:line="240" w:lineRule="auto"/>
            <w:ind w:left="360"/>
          </w:pPr>
        </w:pPrChange>
      </w:pPr>
      <w:r w:rsidRPr="00F76A62">
        <w:rPr>
          <w:rFonts w:ascii="Times New Roman" w:eastAsia="Times New Roman" w:hAnsi="Times New Roman"/>
          <w:sz w:val="24"/>
          <w:szCs w:val="24"/>
        </w:rPr>
        <w:t>8</w:t>
      </w:r>
      <w:r w:rsidRPr="00F76A62">
        <w:rPr>
          <w:rFonts w:ascii="Times New Roman" w:eastAsia="Times New Roman" w:hAnsi="Times New Roman"/>
          <w:b/>
          <w:bCs/>
          <w:sz w:val="24"/>
          <w:szCs w:val="24"/>
        </w:rPr>
        <w:t>.   </w:t>
      </w:r>
      <w:r w:rsidRPr="00F76A62">
        <w:rPr>
          <w:rFonts w:ascii="Times New Roman" w:eastAsia="Times New Roman" w:hAnsi="Times New Roman"/>
          <w:sz w:val="24"/>
          <w:szCs w:val="24"/>
        </w:rPr>
        <w:t>love = ‘</w:t>
      </w:r>
      <w:proofErr w:type="spellStart"/>
      <w:r w:rsidRPr="00F76A62">
        <w:rPr>
          <w:rFonts w:ascii="Times New Roman" w:eastAsia="Times New Roman" w:hAnsi="Times New Roman"/>
          <w:sz w:val="24"/>
          <w:szCs w:val="24"/>
        </w:rPr>
        <w:t>philargyria</w:t>
      </w:r>
      <w:proofErr w:type="spellEnd"/>
      <w:r w:rsidRPr="00F76A62">
        <w:rPr>
          <w:rFonts w:ascii="Times New Roman" w:eastAsia="Times New Roman" w:hAnsi="Times New Roman"/>
          <w:sz w:val="24"/>
          <w:szCs w:val="24"/>
        </w:rPr>
        <w:t xml:space="preserve">’: 1Timothy 6:10 = the </w:t>
      </w:r>
      <w:proofErr w:type="spellStart"/>
      <w:r w:rsidRPr="00F76A62">
        <w:rPr>
          <w:rFonts w:ascii="Times New Roman" w:eastAsia="Times New Roman" w:hAnsi="Times New Roman"/>
          <w:sz w:val="24"/>
          <w:szCs w:val="24"/>
        </w:rPr>
        <w:t>LoveOfMoney</w:t>
      </w:r>
      <w:proofErr w:type="spellEnd"/>
      <w:r w:rsidRPr="00F76A62">
        <w:rPr>
          <w:rFonts w:ascii="Times New Roman" w:eastAsia="Times New Roman" w:hAnsi="Times New Roman"/>
          <w:sz w:val="24"/>
          <w:szCs w:val="24"/>
        </w:rPr>
        <w:t xml:space="preserve">: </w:t>
      </w:r>
      <w:proofErr w:type="spellStart"/>
      <w:r w:rsidRPr="00F76A62">
        <w:rPr>
          <w:rFonts w:ascii="Times New Roman" w:eastAsia="Times New Roman" w:hAnsi="Times New Roman"/>
          <w:sz w:val="24"/>
          <w:szCs w:val="24"/>
        </w:rPr>
        <w:t>RootOfEvil</w:t>
      </w:r>
      <w:proofErr w:type="spellEnd"/>
    </w:p>
    <w:p w14:paraId="07F9A000" w14:textId="77777777" w:rsidR="00F76A62" w:rsidRPr="00F76A62" w:rsidRDefault="00F76A62">
      <w:pPr>
        <w:rPr>
          <w:rFonts w:ascii="Times New Roman" w:eastAsia="Times New Roman" w:hAnsi="Times New Roman"/>
          <w:sz w:val="24"/>
          <w:szCs w:val="24"/>
        </w:rPr>
        <w:pPrChange w:id="224" w:author="José Antonio Garcíarivas" w:date="2017-12-19T12:43:00Z">
          <w:pPr>
            <w:numPr>
              <w:numId w:val="3"/>
            </w:numPr>
            <w:shd w:val="clear" w:color="auto" w:fill="FFFFFF"/>
            <w:tabs>
              <w:tab w:val="num" w:pos="720"/>
            </w:tabs>
            <w:spacing w:after="0" w:line="240" w:lineRule="auto"/>
            <w:ind w:left="720" w:hanging="360"/>
          </w:pPr>
        </w:pPrChange>
      </w:pPr>
      <w:r w:rsidRPr="00F76A62">
        <w:rPr>
          <w:rFonts w:ascii="Times New Roman" w:eastAsia="Times New Roman" w:hAnsi="Times New Roman"/>
          <w:sz w:val="24"/>
          <w:szCs w:val="24"/>
        </w:rPr>
        <w:t>love = ‘</w:t>
      </w:r>
      <w:proofErr w:type="spellStart"/>
      <w:r w:rsidRPr="00F76A62">
        <w:rPr>
          <w:rFonts w:ascii="Times New Roman" w:eastAsia="Times New Roman" w:hAnsi="Times New Roman"/>
          <w:sz w:val="24"/>
          <w:szCs w:val="24"/>
        </w:rPr>
        <w:t>philadelphos</w:t>
      </w:r>
      <w:proofErr w:type="spellEnd"/>
      <w:r w:rsidRPr="00F76A62">
        <w:rPr>
          <w:rFonts w:ascii="Times New Roman" w:eastAsia="Times New Roman" w:hAnsi="Times New Roman"/>
          <w:sz w:val="24"/>
          <w:szCs w:val="24"/>
        </w:rPr>
        <w:t xml:space="preserve">’: 1Peter 3:8 = the </w:t>
      </w:r>
      <w:proofErr w:type="spellStart"/>
      <w:r w:rsidRPr="00F76A62">
        <w:rPr>
          <w:rFonts w:ascii="Times New Roman" w:eastAsia="Times New Roman" w:hAnsi="Times New Roman"/>
          <w:sz w:val="24"/>
          <w:szCs w:val="24"/>
        </w:rPr>
        <w:t>LoveOfBrethren</w:t>
      </w:r>
      <w:proofErr w:type="spellEnd"/>
    </w:p>
    <w:p w14:paraId="0E7BE5E9" w14:textId="77777777" w:rsidR="00F76A62" w:rsidRPr="00F76A62" w:rsidRDefault="00F76A62">
      <w:pPr>
        <w:rPr>
          <w:rFonts w:ascii="Times New Roman" w:eastAsia="Times New Roman" w:hAnsi="Times New Roman"/>
          <w:sz w:val="24"/>
          <w:szCs w:val="24"/>
        </w:rPr>
        <w:pPrChange w:id="225" w:author="José Antonio Garcíarivas" w:date="2017-12-19T12:43:00Z">
          <w:pPr>
            <w:numPr>
              <w:numId w:val="3"/>
            </w:numPr>
            <w:shd w:val="clear" w:color="auto" w:fill="FFFFFF"/>
            <w:tabs>
              <w:tab w:val="num" w:pos="720"/>
            </w:tabs>
            <w:spacing w:after="0" w:line="240" w:lineRule="auto"/>
            <w:ind w:left="720" w:hanging="360"/>
          </w:pPr>
        </w:pPrChange>
      </w:pPr>
      <w:r w:rsidRPr="00F76A62">
        <w:rPr>
          <w:rFonts w:ascii="Arial" w:eastAsia="Times New Roman" w:hAnsi="Arial" w:cs="Arial"/>
          <w:sz w:val="20"/>
          <w:szCs w:val="20"/>
        </w:rPr>
        <w:t xml:space="preserve">love = ‘agape’3: 1John </w:t>
      </w:r>
      <w:proofErr w:type="gramStart"/>
      <w:r w:rsidRPr="00F76A62">
        <w:rPr>
          <w:rFonts w:ascii="Arial" w:eastAsia="Times New Roman" w:hAnsi="Arial" w:cs="Arial"/>
          <w:sz w:val="20"/>
          <w:szCs w:val="20"/>
        </w:rPr>
        <w:t>4:8  =</w:t>
      </w:r>
      <w:proofErr w:type="gramEnd"/>
      <w:r w:rsidRPr="00F76A62">
        <w:rPr>
          <w:rFonts w:ascii="Arial" w:eastAsia="Times New Roman" w:hAnsi="Arial" w:cs="Arial"/>
          <w:sz w:val="20"/>
          <w:szCs w:val="20"/>
        </w:rPr>
        <w:t xml:space="preserve"> the ‘</w:t>
      </w:r>
      <w:proofErr w:type="spellStart"/>
      <w:r w:rsidRPr="00F76A62">
        <w:rPr>
          <w:rFonts w:ascii="Arial" w:eastAsia="Times New Roman" w:hAnsi="Arial" w:cs="Arial"/>
          <w:sz w:val="20"/>
          <w:szCs w:val="20"/>
        </w:rPr>
        <w:t>teleios</w:t>
      </w:r>
      <w:proofErr w:type="spellEnd"/>
      <w:r w:rsidRPr="00F76A62">
        <w:rPr>
          <w:rFonts w:ascii="Arial" w:eastAsia="Times New Roman" w:hAnsi="Arial" w:cs="Arial"/>
          <w:sz w:val="20"/>
          <w:szCs w:val="20"/>
        </w:rPr>
        <w:t xml:space="preserve"> agape’</w:t>
      </w:r>
      <w:r w:rsidRPr="00F76A62">
        <w:rPr>
          <w:rFonts w:ascii="Times New Roman" w:eastAsia="Times New Roman" w:hAnsi="Times New Roman"/>
          <w:sz w:val="24"/>
          <w:szCs w:val="24"/>
        </w:rPr>
        <w:t> = aka </w:t>
      </w:r>
      <w:r w:rsidRPr="00F76A62">
        <w:rPr>
          <w:rFonts w:ascii="Times New Roman" w:eastAsia="Times New Roman" w:hAnsi="Times New Roman"/>
        </w:rPr>
        <w:t>perfect love: 1John 4:18</w:t>
      </w:r>
    </w:p>
    <w:p w14:paraId="422FE12E" w14:textId="77777777" w:rsidR="00F76A62" w:rsidRPr="00F76A62" w:rsidRDefault="00F76A62">
      <w:pPr>
        <w:rPr>
          <w:rFonts w:ascii="Times New Roman" w:eastAsia="Times New Roman" w:hAnsi="Times New Roman"/>
          <w:sz w:val="24"/>
          <w:szCs w:val="24"/>
        </w:rPr>
        <w:pPrChange w:id="226" w:author="José Antonio Garcíarivas" w:date="2017-12-19T12:43:00Z">
          <w:pPr>
            <w:shd w:val="clear" w:color="auto" w:fill="FFFFFF"/>
            <w:spacing w:after="0" w:line="240" w:lineRule="auto"/>
            <w:ind w:left="360"/>
          </w:pPr>
        </w:pPrChange>
      </w:pPr>
      <w:r w:rsidRPr="00F76A62">
        <w:rPr>
          <w:rFonts w:ascii="Arial" w:eastAsia="Times New Roman" w:hAnsi="Arial" w:cs="Arial"/>
          <w:sz w:val="20"/>
          <w:szCs w:val="20"/>
        </w:rPr>
        <w:lastRenderedPageBreak/>
        <w:t>* “love” in modern bibles, but we will see why KJV: 7</w:t>
      </w:r>
      <w:r w:rsidRPr="00F76A62">
        <w:rPr>
          <w:rFonts w:ascii="Arial" w:eastAsia="Times New Roman" w:hAnsi="Arial" w:cs="Arial"/>
          <w:sz w:val="20"/>
          <w:szCs w:val="20"/>
          <w:vertAlign w:val="superscript"/>
        </w:rPr>
        <w:t>th</w:t>
      </w:r>
      <w:r w:rsidRPr="00F76A62">
        <w:rPr>
          <w:rFonts w:ascii="Arial" w:eastAsia="Times New Roman" w:hAnsi="Arial" w:cs="Arial"/>
          <w:sz w:val="20"/>
        </w:rPr>
        <w:t> </w:t>
      </w:r>
      <w:r w:rsidRPr="00F76A62">
        <w:rPr>
          <w:rFonts w:ascii="Arial" w:eastAsia="Times New Roman" w:hAnsi="Arial" w:cs="Arial"/>
          <w:sz w:val="20"/>
          <w:szCs w:val="20"/>
        </w:rPr>
        <w:t>Bible: uses “charity” instead of love here</w:t>
      </w:r>
    </w:p>
    <w:p w14:paraId="41DE6AC4" w14:textId="77777777" w:rsidR="00F76A62" w:rsidRPr="00F76A62" w:rsidRDefault="00F76A62">
      <w:pPr>
        <w:rPr>
          <w:rFonts w:ascii="Times New Roman" w:eastAsia="Times New Roman" w:hAnsi="Times New Roman"/>
          <w:sz w:val="24"/>
          <w:szCs w:val="24"/>
        </w:rPr>
        <w:pPrChange w:id="227" w:author="José Antonio Garcíarivas" w:date="2017-12-19T12:43:00Z">
          <w:pPr>
            <w:shd w:val="clear" w:color="auto" w:fill="FFFFFF"/>
            <w:spacing w:after="0" w:line="240" w:lineRule="auto"/>
            <w:ind w:left="360"/>
          </w:pPr>
        </w:pPrChange>
      </w:pPr>
      <w:r w:rsidRPr="00F76A62">
        <w:rPr>
          <w:rFonts w:ascii="Arial" w:eastAsia="Times New Roman" w:hAnsi="Arial" w:cs="Arial"/>
          <w:sz w:val="20"/>
          <w:szCs w:val="20"/>
        </w:rPr>
        <w:t> </w:t>
      </w:r>
    </w:p>
    <w:p w14:paraId="0CB2BEDE" w14:textId="77777777" w:rsidR="00F76A62" w:rsidRPr="00F76A62" w:rsidRDefault="00F76A62">
      <w:pPr>
        <w:rPr>
          <w:rFonts w:ascii="Times New Roman" w:eastAsia="Times New Roman" w:hAnsi="Times New Roman"/>
          <w:sz w:val="24"/>
          <w:szCs w:val="24"/>
        </w:rPr>
        <w:pPrChange w:id="228"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Sure, </w:t>
      </w:r>
      <w:r w:rsidRPr="00F76A62">
        <w:rPr>
          <w:rFonts w:ascii="Times New Roman" w:eastAsia="Times New Roman" w:hAnsi="Times New Roman"/>
          <w:i/>
          <w:iCs/>
          <w:sz w:val="24"/>
          <w:szCs w:val="24"/>
        </w:rPr>
        <w:t>God is love</w:t>
      </w:r>
      <w:r w:rsidRPr="00F76A62">
        <w:rPr>
          <w:rFonts w:ascii="Times New Roman" w:eastAsia="Times New Roman" w:hAnsi="Times New Roman"/>
          <w:sz w:val="24"/>
          <w:szCs w:val="24"/>
        </w:rPr>
        <w:t> (agape), twice mentioned in 1John 4:8 and 1John 4:16, But then we could dare ask: which God (</w:t>
      </w:r>
      <w:proofErr w:type="spellStart"/>
      <w:r w:rsidRPr="00F76A62">
        <w:rPr>
          <w:rFonts w:ascii="Times New Roman" w:eastAsia="Times New Roman" w:hAnsi="Times New Roman"/>
          <w:sz w:val="24"/>
          <w:szCs w:val="24"/>
        </w:rPr>
        <w:t>theos</w:t>
      </w:r>
      <w:proofErr w:type="spellEnd"/>
      <w:r w:rsidRPr="00F76A62">
        <w:rPr>
          <w:rFonts w:ascii="Times New Roman" w:eastAsia="Times New Roman" w:hAnsi="Times New Roman"/>
          <w:sz w:val="24"/>
          <w:szCs w:val="24"/>
        </w:rPr>
        <w:t>) and which love (agape), if there’s two such to sort out; Especially if told the love (‘agape’, aka the God) of </w:t>
      </w:r>
      <w:r w:rsidRPr="00F76A62">
        <w:rPr>
          <w:rFonts w:ascii="Times New Roman" w:eastAsia="Times New Roman" w:hAnsi="Times New Roman"/>
          <w:sz w:val="24"/>
          <w:szCs w:val="24"/>
          <w:u w:val="single"/>
        </w:rPr>
        <w:t>many</w:t>
      </w:r>
      <w:r w:rsidRPr="00F76A62">
        <w:rPr>
          <w:rFonts w:ascii="Times New Roman" w:eastAsia="Times New Roman" w:hAnsi="Times New Roman"/>
          <w:sz w:val="24"/>
          <w:szCs w:val="24"/>
        </w:rPr>
        <w:t xml:space="preserve"> shall wax </w:t>
      </w:r>
      <w:proofErr w:type="spellStart"/>
      <w:r w:rsidRPr="00F76A62">
        <w:rPr>
          <w:rFonts w:ascii="Times New Roman" w:eastAsia="Times New Roman" w:hAnsi="Times New Roman"/>
          <w:sz w:val="24"/>
          <w:szCs w:val="24"/>
        </w:rPr>
        <w:t>cOLD</w:t>
      </w:r>
      <w:proofErr w:type="spellEnd"/>
      <w:r w:rsidRPr="00F76A62">
        <w:rPr>
          <w:rFonts w:ascii="Times New Roman" w:eastAsia="Times New Roman" w:hAnsi="Times New Roman"/>
          <w:sz w:val="24"/>
          <w:szCs w:val="24"/>
        </w:rPr>
        <w:t xml:space="preserve"> (aka fail) when iniquity abounds (to off-end, in Romans 5:20), as </w:t>
      </w:r>
      <w:r w:rsidRPr="00F76A62">
        <w:rPr>
          <w:rFonts w:ascii="Times New Roman" w:eastAsia="Times New Roman" w:hAnsi="Times New Roman"/>
          <w:sz w:val="24"/>
          <w:szCs w:val="24"/>
          <w:u w:val="single"/>
        </w:rPr>
        <w:t>clarified</w:t>
      </w:r>
      <w:r w:rsidRPr="00F76A62">
        <w:rPr>
          <w:rFonts w:ascii="Times New Roman" w:eastAsia="Times New Roman" w:hAnsi="Times New Roman"/>
          <w:sz w:val="24"/>
          <w:szCs w:val="24"/>
        </w:rPr>
        <w:t> in Matthew 24:12 KJV. </w:t>
      </w:r>
    </w:p>
    <w:p w14:paraId="40510013" w14:textId="77777777" w:rsidR="00F76A62" w:rsidRPr="00F76A62" w:rsidRDefault="00F76A62">
      <w:pPr>
        <w:rPr>
          <w:rFonts w:ascii="Times New Roman" w:eastAsia="Times New Roman" w:hAnsi="Times New Roman"/>
          <w:sz w:val="24"/>
          <w:szCs w:val="24"/>
        </w:rPr>
        <w:pPrChange w:id="229"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7E7C9FEE" w14:textId="77777777" w:rsidR="00F76A62" w:rsidRPr="00F76A62" w:rsidRDefault="00F76A62">
      <w:pPr>
        <w:rPr>
          <w:rFonts w:ascii="Times New Roman" w:eastAsia="Times New Roman" w:hAnsi="Times New Roman"/>
          <w:sz w:val="24"/>
          <w:szCs w:val="24"/>
        </w:rPr>
        <w:pPrChange w:id="230" w:author="José Antonio Garcíarivas" w:date="2017-12-19T12:43:00Z">
          <w:pPr>
            <w:shd w:val="clear" w:color="auto" w:fill="FFFFFF"/>
            <w:spacing w:after="0" w:line="240" w:lineRule="auto"/>
            <w:jc w:val="center"/>
          </w:pPr>
        </w:pPrChange>
      </w:pPr>
      <w:proofErr w:type="spellStart"/>
      <w:r w:rsidRPr="00F76A62">
        <w:rPr>
          <w:rFonts w:ascii="Times New Roman" w:eastAsia="Times New Roman" w:hAnsi="Times New Roman"/>
          <w:sz w:val="24"/>
          <w:szCs w:val="24"/>
        </w:rPr>
        <w:t>Eg</w:t>
      </w:r>
      <w:proofErr w:type="spellEnd"/>
      <w:r w:rsidRPr="00F76A62">
        <w:rPr>
          <w:rFonts w:ascii="Times New Roman" w:eastAsia="Times New Roman" w:hAnsi="Times New Roman"/>
          <w:sz w:val="24"/>
          <w:szCs w:val="24"/>
        </w:rPr>
        <w:t>: </w:t>
      </w:r>
      <w:r w:rsidRPr="00F76A62">
        <w:rPr>
          <w:rFonts w:ascii="Times New Roman" w:eastAsia="Times New Roman" w:hAnsi="Times New Roman"/>
          <w:sz w:val="24"/>
          <w:szCs w:val="24"/>
          <w:u w:val="single"/>
        </w:rPr>
        <w:t>many</w:t>
      </w:r>
      <w:r w:rsidRPr="00F76A62">
        <w:rPr>
          <w:rFonts w:ascii="Times New Roman" w:eastAsia="Times New Roman" w:hAnsi="Times New Roman"/>
          <w:sz w:val="24"/>
          <w:szCs w:val="24"/>
        </w:rPr>
        <w:t> who ↓fall in love↓, and get married, also get divorced afterward. Oops.</w:t>
      </w:r>
    </w:p>
    <w:p w14:paraId="0E107529" w14:textId="77777777" w:rsidR="00F76A62" w:rsidRPr="00F76A62" w:rsidRDefault="00F76A62">
      <w:pPr>
        <w:rPr>
          <w:rFonts w:ascii="Times New Roman" w:eastAsia="Times New Roman" w:hAnsi="Times New Roman"/>
          <w:sz w:val="24"/>
          <w:szCs w:val="24"/>
        </w:rPr>
        <w:pPrChange w:id="231"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286B5793" w14:textId="77777777" w:rsidR="00F76A62" w:rsidRPr="00F76A62" w:rsidRDefault="00F76A62">
      <w:pPr>
        <w:rPr>
          <w:rFonts w:ascii="Times New Roman" w:eastAsia="Times New Roman" w:hAnsi="Times New Roman"/>
          <w:sz w:val="24"/>
          <w:szCs w:val="24"/>
        </w:rPr>
        <w:pPrChange w:id="232"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So then, it seems this scenario, evidence provided (ignored by many) describes a love (aka a God, or an ‘agape’) that fails </w:t>
      </w:r>
      <w:r w:rsidRPr="00F76A62">
        <w:rPr>
          <w:rFonts w:ascii="Times New Roman" w:eastAsia="Times New Roman" w:hAnsi="Times New Roman"/>
          <w:sz w:val="24"/>
          <w:szCs w:val="24"/>
          <w:u w:val="single"/>
        </w:rPr>
        <w:t>many</w:t>
      </w:r>
      <w:r w:rsidRPr="00F76A62">
        <w:rPr>
          <w:rFonts w:ascii="Times New Roman" w:eastAsia="Times New Roman" w:hAnsi="Times New Roman"/>
          <w:sz w:val="24"/>
          <w:szCs w:val="24"/>
        </w:rPr>
        <w:t xml:space="preserve"> people when things get rough (aka when iniquity abounds, to off-end). Perhaps then, it’s the reason Matthew 24 </w:t>
      </w:r>
      <w:r w:rsidRPr="00F76A62">
        <w:rPr>
          <w:rFonts w:ascii="Times New Roman" w:eastAsia="Times New Roman" w:hAnsi="Times New Roman"/>
          <w:sz w:val="24"/>
          <w:szCs w:val="24"/>
        </w:rPr>
        <w:lastRenderedPageBreak/>
        <w:t xml:space="preserve">firstly forewarns take heed that no man </w:t>
      </w:r>
      <w:proofErr w:type="gramStart"/>
      <w:r w:rsidRPr="00F76A62">
        <w:rPr>
          <w:rFonts w:ascii="Times New Roman" w:eastAsia="Times New Roman" w:hAnsi="Times New Roman"/>
          <w:sz w:val="24"/>
          <w:szCs w:val="24"/>
        </w:rPr>
        <w:t>deceive</w:t>
      </w:r>
      <w:proofErr w:type="gramEnd"/>
      <w:r w:rsidRPr="00F76A62">
        <w:rPr>
          <w:rFonts w:ascii="Times New Roman" w:eastAsia="Times New Roman" w:hAnsi="Times New Roman"/>
          <w:sz w:val="24"/>
          <w:szCs w:val="24"/>
        </w:rPr>
        <w:t xml:space="preserve"> you, for </w:t>
      </w:r>
      <w:r w:rsidRPr="00F76A62">
        <w:rPr>
          <w:rFonts w:ascii="Times New Roman" w:eastAsia="Times New Roman" w:hAnsi="Times New Roman"/>
          <w:sz w:val="24"/>
          <w:szCs w:val="24"/>
          <w:u w:val="single"/>
        </w:rPr>
        <w:t>many</w:t>
      </w:r>
      <w:r w:rsidRPr="00F76A62">
        <w:rPr>
          <w:rFonts w:ascii="Times New Roman" w:eastAsia="Times New Roman" w:hAnsi="Times New Roman"/>
          <w:sz w:val="24"/>
          <w:szCs w:val="24"/>
        </w:rPr>
        <w:t xml:space="preserve"> shall come in my name, and </w:t>
      </w:r>
      <w:proofErr w:type="spellStart"/>
      <w:r w:rsidRPr="00F76A62">
        <w:rPr>
          <w:rFonts w:ascii="Times New Roman" w:eastAsia="Times New Roman" w:hAnsi="Times New Roman"/>
          <w:sz w:val="24"/>
          <w:szCs w:val="24"/>
        </w:rPr>
        <w:t>deceive</w:t>
      </w:r>
      <w:r w:rsidRPr="00F76A62">
        <w:rPr>
          <w:rFonts w:ascii="Times New Roman" w:eastAsia="Times New Roman" w:hAnsi="Times New Roman"/>
          <w:sz w:val="24"/>
          <w:szCs w:val="24"/>
          <w:u w:val="single"/>
        </w:rPr>
        <w:t>many</w:t>
      </w:r>
      <w:proofErr w:type="spellEnd"/>
      <w:r w:rsidRPr="00F76A62">
        <w:rPr>
          <w:rFonts w:ascii="Times New Roman" w:eastAsia="Times New Roman" w:hAnsi="Times New Roman"/>
          <w:sz w:val="24"/>
          <w:szCs w:val="24"/>
        </w:rPr>
        <w:t>. So… in the KJV Bible…</w:t>
      </w:r>
    </w:p>
    <w:p w14:paraId="390B664A" w14:textId="77777777" w:rsidR="00F76A62" w:rsidRPr="00F76A62" w:rsidRDefault="00F76A62">
      <w:pPr>
        <w:rPr>
          <w:rFonts w:ascii="Times New Roman" w:eastAsia="Times New Roman" w:hAnsi="Times New Roman"/>
          <w:sz w:val="24"/>
          <w:szCs w:val="24"/>
        </w:rPr>
        <w:pPrChange w:id="233"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055FEE17" w14:textId="77777777" w:rsidR="00F76A62" w:rsidRPr="00F76A62" w:rsidRDefault="00F76A62">
      <w:pPr>
        <w:rPr>
          <w:rFonts w:ascii="Times New Roman" w:eastAsia="Times New Roman" w:hAnsi="Times New Roman"/>
          <w:sz w:val="24"/>
          <w:szCs w:val="24"/>
        </w:rPr>
        <w:pPrChange w:id="234"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In </w:t>
      </w:r>
      <w:r w:rsidRPr="00F76A62">
        <w:rPr>
          <w:rFonts w:ascii="Times New Roman" w:eastAsia="Times New Roman" w:hAnsi="Times New Roman"/>
          <w:sz w:val="24"/>
          <w:szCs w:val="24"/>
          <w:u w:val="single"/>
        </w:rPr>
        <w:t>contrast</w:t>
      </w:r>
      <w:r w:rsidRPr="00F76A62">
        <w:rPr>
          <w:rFonts w:ascii="Times New Roman" w:eastAsia="Times New Roman" w:hAnsi="Times New Roman"/>
          <w:sz w:val="24"/>
          <w:szCs w:val="24"/>
        </w:rPr>
        <w:t> to </w:t>
      </w:r>
      <w:r w:rsidRPr="00F76A62">
        <w:rPr>
          <w:rFonts w:ascii="Times New Roman" w:eastAsia="Times New Roman" w:hAnsi="Times New Roman"/>
          <w:i/>
          <w:iCs/>
          <w:sz w:val="24"/>
          <w:szCs w:val="24"/>
        </w:rPr>
        <w:t>love</w:t>
      </w:r>
      <w:r w:rsidRPr="00F76A62">
        <w:rPr>
          <w:rFonts w:ascii="Times New Roman" w:eastAsia="Times New Roman" w:hAnsi="Times New Roman"/>
          <w:sz w:val="24"/>
          <w:szCs w:val="24"/>
        </w:rPr>
        <w:t xml:space="preserve"> (‘agape’) that can ↓wax </w:t>
      </w:r>
      <w:proofErr w:type="spellStart"/>
      <w:r w:rsidRPr="00F76A62">
        <w:rPr>
          <w:rFonts w:ascii="Times New Roman" w:eastAsia="Times New Roman" w:hAnsi="Times New Roman"/>
          <w:sz w:val="24"/>
          <w:szCs w:val="24"/>
        </w:rPr>
        <w:t>cOLD</w:t>
      </w:r>
      <w:proofErr w:type="spellEnd"/>
      <w:r w:rsidRPr="00F76A62">
        <w:rPr>
          <w:rFonts w:ascii="Times New Roman" w:eastAsia="Times New Roman" w:hAnsi="Times New Roman"/>
          <w:sz w:val="24"/>
          <w:szCs w:val="24"/>
        </w:rPr>
        <w:t>↓←</w:t>
      </w:r>
      <w:proofErr w:type="spellStart"/>
      <w:r w:rsidRPr="00F76A62">
        <w:rPr>
          <w:rFonts w:ascii="Times New Roman" w:eastAsia="Times New Roman" w:hAnsi="Times New Roman"/>
          <w:sz w:val="24"/>
          <w:szCs w:val="24"/>
        </w:rPr>
        <w:t>LukeWarm</w:t>
      </w:r>
      <w:proofErr w:type="spellEnd"/>
      <w:r w:rsidRPr="00F76A62">
        <w:rPr>
          <w:rFonts w:ascii="Times New Roman" w:eastAsia="Times New Roman" w:hAnsi="Times New Roman"/>
          <w:sz w:val="24"/>
          <w:szCs w:val="24"/>
        </w:rPr>
        <w:t xml:space="preserve"> is another ‘agape’ called </w:t>
      </w:r>
      <w:r w:rsidRPr="00F76A62">
        <w:rPr>
          <w:rFonts w:ascii="Times New Roman" w:eastAsia="Times New Roman" w:hAnsi="Times New Roman"/>
          <w:i/>
          <w:iCs/>
          <w:sz w:val="24"/>
          <w:szCs w:val="24"/>
        </w:rPr>
        <w:t>charity </w:t>
      </w:r>
      <w:r w:rsidRPr="00F76A62">
        <w:rPr>
          <w:rFonts w:ascii="Times New Roman" w:eastAsia="Times New Roman" w:hAnsi="Times New Roman"/>
          <w:sz w:val="24"/>
          <w:szCs w:val="24"/>
        </w:rPr>
        <w:t>(to distinguish ↓</w:t>
      </w:r>
      <w:proofErr w:type="spellStart"/>
      <w:r w:rsidRPr="00F76A62">
        <w:rPr>
          <w:rFonts w:ascii="Times New Roman" w:eastAsia="Times New Roman" w:hAnsi="Times New Roman"/>
          <w:sz w:val="24"/>
          <w:szCs w:val="24"/>
        </w:rPr>
        <w:t>LawLove</w:t>
      </w:r>
      <w:proofErr w:type="spellEnd"/>
      <w:r w:rsidRPr="00F76A62">
        <w:rPr>
          <w:rFonts w:ascii="Times New Roman" w:eastAsia="Times New Roman" w:hAnsi="Times New Roman"/>
          <w:sz w:val="24"/>
          <w:szCs w:val="24"/>
        </w:rPr>
        <w:t>↓ &amp; ↑</w:t>
      </w:r>
      <w:proofErr w:type="spellStart"/>
      <w:r w:rsidRPr="00F76A62">
        <w:rPr>
          <w:rFonts w:ascii="Times New Roman" w:eastAsia="Times New Roman" w:hAnsi="Times New Roman"/>
          <w:sz w:val="24"/>
          <w:szCs w:val="24"/>
        </w:rPr>
        <w:t>GraceLove</w:t>
      </w:r>
      <w:proofErr w:type="spellEnd"/>
      <w:r w:rsidRPr="00F76A62">
        <w:rPr>
          <w:rFonts w:ascii="Times New Roman" w:eastAsia="Times New Roman" w:hAnsi="Times New Roman"/>
          <w:sz w:val="24"/>
          <w:szCs w:val="24"/>
        </w:rPr>
        <w:t xml:space="preserve">↑), that </w:t>
      </w:r>
      <w:proofErr w:type="spellStart"/>
      <w:r w:rsidRPr="00F76A62">
        <w:rPr>
          <w:rFonts w:ascii="Times New Roman" w:eastAsia="Times New Roman" w:hAnsi="Times New Roman"/>
          <w:sz w:val="24"/>
          <w:szCs w:val="24"/>
        </w:rPr>
        <w:t>LukeWarm</w:t>
      </w:r>
      <w:proofErr w:type="spellEnd"/>
      <w:r w:rsidRPr="00F76A62">
        <w:rPr>
          <w:rFonts w:ascii="Times New Roman" w:eastAsia="Times New Roman" w:hAnsi="Times New Roman"/>
          <w:sz w:val="24"/>
          <w:szCs w:val="24"/>
        </w:rPr>
        <w:t xml:space="preserve">→↑Never </w:t>
      </w:r>
      <w:proofErr w:type="spellStart"/>
      <w:r w:rsidRPr="00F76A62">
        <w:rPr>
          <w:rFonts w:ascii="Times New Roman" w:eastAsia="Times New Roman" w:hAnsi="Times New Roman"/>
          <w:sz w:val="24"/>
          <w:szCs w:val="24"/>
        </w:rPr>
        <w:t>Faileth</w:t>
      </w:r>
      <w:proofErr w:type="spellEnd"/>
      <w:r w:rsidRPr="00F76A62">
        <w:rPr>
          <w:rFonts w:ascii="Times New Roman" w:eastAsia="Times New Roman" w:hAnsi="Times New Roman"/>
          <w:sz w:val="24"/>
          <w:szCs w:val="24"/>
        </w:rPr>
        <w:t>↑:</w:t>
      </w:r>
    </w:p>
    <w:p w14:paraId="4C3DAD97" w14:textId="77777777" w:rsidR="00F76A62" w:rsidRPr="00F76A62" w:rsidRDefault="00F76A62">
      <w:pPr>
        <w:rPr>
          <w:rFonts w:ascii="Times New Roman" w:eastAsia="Times New Roman" w:hAnsi="Times New Roman"/>
          <w:sz w:val="24"/>
          <w:szCs w:val="24"/>
        </w:rPr>
        <w:pPrChange w:id="235"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75394D66" w14:textId="77777777" w:rsidR="00F76A62" w:rsidRPr="00F76A62" w:rsidRDefault="00F76A62">
      <w:pPr>
        <w:rPr>
          <w:rFonts w:ascii="Times New Roman" w:eastAsia="Times New Roman" w:hAnsi="Times New Roman"/>
          <w:sz w:val="24"/>
          <w:szCs w:val="24"/>
        </w:rPr>
        <w:pPrChange w:id="236"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r w:rsidRPr="00F76A62">
        <w:rPr>
          <w:rFonts w:ascii="Times New Roman" w:eastAsia="Times New Roman" w:hAnsi="Times New Roman"/>
          <w:b/>
          <w:bCs/>
          <w:sz w:val="24"/>
          <w:szCs w:val="24"/>
        </w:rPr>
        <w:t>Love:</w:t>
      </w:r>
      <w:r w:rsidRPr="00F76A62">
        <w:rPr>
          <w:rFonts w:ascii="Times New Roman" w:eastAsia="Times New Roman" w:hAnsi="Times New Roman"/>
          <w:sz w:val="24"/>
          <w:szCs w:val="24"/>
        </w:rPr>
        <w:t> </w:t>
      </w:r>
      <w:r w:rsidRPr="00F76A62">
        <w:rPr>
          <w:rFonts w:ascii="Times New Roman" w:eastAsia="Times New Roman" w:hAnsi="Times New Roman"/>
          <w:b/>
          <w:bCs/>
          <w:sz w:val="24"/>
          <w:szCs w:val="24"/>
        </w:rPr>
        <w:t>Matthew 24:12 KJV:</w:t>
      </w:r>
      <w:r w:rsidRPr="00F76A62">
        <w:rPr>
          <w:rFonts w:ascii="Times New Roman" w:eastAsia="Times New Roman" w:hAnsi="Times New Roman"/>
          <w:sz w:val="24"/>
          <w:szCs w:val="24"/>
        </w:rPr>
        <w:t> </w:t>
      </w:r>
      <w:r w:rsidRPr="00F76A62">
        <w:rPr>
          <w:rFonts w:ascii="Times New Roman" w:eastAsia="Times New Roman" w:hAnsi="Times New Roman"/>
          <w:i/>
          <w:iCs/>
          <w:sz w:val="24"/>
          <w:szCs w:val="24"/>
        </w:rPr>
        <w:t>And because iniquity shall abound*, the </w:t>
      </w:r>
      <w:r w:rsidRPr="00F76A62">
        <w:rPr>
          <w:rFonts w:ascii="Times New Roman" w:eastAsia="Times New Roman" w:hAnsi="Times New Roman"/>
          <w:b/>
          <w:bCs/>
          <w:i/>
          <w:iCs/>
          <w:sz w:val="24"/>
          <w:szCs w:val="24"/>
          <w:u w:val="single"/>
        </w:rPr>
        <w:t>love</w:t>
      </w:r>
      <w:r w:rsidRPr="00F76A62">
        <w:rPr>
          <w:rFonts w:ascii="Times New Roman" w:eastAsia="Times New Roman" w:hAnsi="Times New Roman"/>
          <w:i/>
          <w:iCs/>
          <w:sz w:val="24"/>
          <w:szCs w:val="24"/>
        </w:rPr>
        <w:t> </w:t>
      </w:r>
      <w:r w:rsidRPr="00F76A62">
        <w:rPr>
          <w:rFonts w:ascii="Times New Roman" w:eastAsia="Times New Roman" w:hAnsi="Times New Roman"/>
          <w:sz w:val="24"/>
          <w:szCs w:val="24"/>
        </w:rPr>
        <w:t>(‘agape’)</w:t>
      </w:r>
      <w:r w:rsidRPr="00F76A62">
        <w:rPr>
          <w:rFonts w:ascii="Times New Roman" w:eastAsia="Times New Roman" w:hAnsi="Times New Roman"/>
          <w:i/>
          <w:iCs/>
          <w:sz w:val="24"/>
          <w:szCs w:val="24"/>
        </w:rPr>
        <w:t> </w:t>
      </w:r>
      <w:proofErr w:type="gramStart"/>
      <w:r w:rsidRPr="00F76A62">
        <w:rPr>
          <w:rFonts w:ascii="Times New Roman" w:eastAsia="Times New Roman" w:hAnsi="Times New Roman"/>
          <w:i/>
          <w:iCs/>
          <w:sz w:val="24"/>
          <w:szCs w:val="24"/>
        </w:rPr>
        <w:t>of  many</w:t>
      </w:r>
      <w:proofErr w:type="gramEnd"/>
      <w:r w:rsidRPr="00F76A62">
        <w:rPr>
          <w:rFonts w:ascii="Times New Roman" w:eastAsia="Times New Roman" w:hAnsi="Times New Roman"/>
          <w:i/>
          <w:iCs/>
          <w:sz w:val="24"/>
          <w:szCs w:val="24"/>
        </w:rPr>
        <w:t xml:space="preserve"> shall wax cold</w:t>
      </w:r>
      <w:r w:rsidRPr="00F76A62">
        <w:rPr>
          <w:rFonts w:ascii="Times New Roman" w:eastAsia="Times New Roman" w:hAnsi="Times New Roman"/>
          <w:sz w:val="24"/>
          <w:szCs w:val="24"/>
        </w:rPr>
        <w:t>.</w:t>
      </w:r>
    </w:p>
    <w:p w14:paraId="325B3033" w14:textId="77777777" w:rsidR="00F76A62" w:rsidRPr="00F76A62" w:rsidRDefault="00F76A62">
      <w:pPr>
        <w:rPr>
          <w:rFonts w:ascii="Times New Roman" w:eastAsia="Times New Roman" w:hAnsi="Times New Roman"/>
          <w:sz w:val="24"/>
          <w:szCs w:val="24"/>
        </w:rPr>
        <w:pPrChange w:id="237"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r w:rsidRPr="00F76A62">
        <w:rPr>
          <w:rFonts w:ascii="Times New Roman" w:eastAsia="Times New Roman" w:hAnsi="Times New Roman"/>
          <w:b/>
          <w:bCs/>
          <w:sz w:val="24"/>
          <w:szCs w:val="24"/>
        </w:rPr>
        <w:t>Charity: 1Corinthians 13:8 KJV:</w:t>
      </w:r>
      <w:r w:rsidRPr="00F76A62">
        <w:rPr>
          <w:rFonts w:ascii="Times New Roman" w:eastAsia="Times New Roman" w:hAnsi="Times New Roman"/>
          <w:sz w:val="24"/>
          <w:szCs w:val="24"/>
        </w:rPr>
        <w:t> </w:t>
      </w:r>
      <w:r w:rsidRPr="00F76A62">
        <w:rPr>
          <w:rFonts w:ascii="Times New Roman" w:eastAsia="Times New Roman" w:hAnsi="Times New Roman"/>
          <w:i/>
          <w:iCs/>
          <w:sz w:val="24"/>
          <w:szCs w:val="24"/>
        </w:rPr>
        <w:t xml:space="preserve">Charity never </w:t>
      </w:r>
      <w:proofErr w:type="spellStart"/>
      <w:r w:rsidRPr="00F76A62">
        <w:rPr>
          <w:rFonts w:ascii="Times New Roman" w:eastAsia="Times New Roman" w:hAnsi="Times New Roman"/>
          <w:i/>
          <w:iCs/>
          <w:sz w:val="24"/>
          <w:szCs w:val="24"/>
        </w:rPr>
        <w:t>faileth</w:t>
      </w:r>
      <w:proofErr w:type="spellEnd"/>
      <w:r w:rsidRPr="00F76A62">
        <w:rPr>
          <w:rFonts w:ascii="Times New Roman" w:eastAsia="Times New Roman" w:hAnsi="Times New Roman"/>
          <w:i/>
          <w:iCs/>
          <w:sz w:val="24"/>
          <w:szCs w:val="24"/>
        </w:rPr>
        <w:t>: but</w:t>
      </w:r>
    </w:p>
    <w:p w14:paraId="6F54EEF7" w14:textId="77777777" w:rsidR="00F76A62" w:rsidRPr="00F76A62" w:rsidRDefault="00F76A62">
      <w:pPr>
        <w:rPr>
          <w:rFonts w:ascii="Times New Roman" w:eastAsia="Times New Roman" w:hAnsi="Times New Roman"/>
          <w:sz w:val="24"/>
          <w:szCs w:val="24"/>
        </w:rPr>
        <w:pPrChange w:id="238" w:author="José Antonio Garcíarivas" w:date="2017-12-19T12:43:00Z">
          <w:pPr>
            <w:shd w:val="clear" w:color="auto" w:fill="FFFFFF"/>
            <w:spacing w:after="0" w:line="240" w:lineRule="auto"/>
            <w:jc w:val="both"/>
          </w:pPr>
        </w:pPrChange>
      </w:pPr>
      <w:r w:rsidRPr="00F76A62">
        <w:rPr>
          <w:rFonts w:ascii="Times New Roman" w:eastAsia="Times New Roman" w:hAnsi="Times New Roman"/>
          <w:i/>
          <w:iCs/>
          <w:sz w:val="24"/>
          <w:szCs w:val="24"/>
        </w:rPr>
        <w:t>whether</w:t>
      </w:r>
      <w:r w:rsidRPr="00F76A62">
        <w:rPr>
          <w:rFonts w:ascii="Times New Roman" w:eastAsia="Times New Roman" w:hAnsi="Times New Roman"/>
          <w:sz w:val="24"/>
          <w:szCs w:val="24"/>
        </w:rPr>
        <w:t> [there be] </w:t>
      </w:r>
      <w:r w:rsidRPr="00F76A62">
        <w:rPr>
          <w:rFonts w:ascii="Times New Roman" w:eastAsia="Times New Roman" w:hAnsi="Times New Roman"/>
          <w:i/>
          <w:iCs/>
          <w:sz w:val="24"/>
          <w:szCs w:val="24"/>
        </w:rPr>
        <w:t>prophecies, they shall fail;</w:t>
      </w:r>
    </w:p>
    <w:p w14:paraId="28605CCA" w14:textId="77777777" w:rsidR="00F76A62" w:rsidRPr="00F76A62" w:rsidRDefault="00F76A62">
      <w:pPr>
        <w:rPr>
          <w:rFonts w:ascii="Times New Roman" w:eastAsia="Times New Roman" w:hAnsi="Times New Roman"/>
          <w:sz w:val="24"/>
          <w:szCs w:val="24"/>
        </w:rPr>
        <w:pPrChange w:id="239" w:author="José Antonio Garcíarivas" w:date="2017-12-19T12:43:00Z">
          <w:pPr>
            <w:shd w:val="clear" w:color="auto" w:fill="FFFFFF"/>
            <w:spacing w:after="0" w:line="240" w:lineRule="auto"/>
            <w:jc w:val="both"/>
          </w:pPr>
        </w:pPrChange>
      </w:pPr>
      <w:r w:rsidRPr="00F76A62">
        <w:rPr>
          <w:rFonts w:ascii="Times New Roman" w:eastAsia="Times New Roman" w:hAnsi="Times New Roman"/>
          <w:i/>
          <w:iCs/>
          <w:sz w:val="24"/>
          <w:szCs w:val="24"/>
        </w:rPr>
        <w:t>whether</w:t>
      </w:r>
      <w:r w:rsidRPr="00F76A62">
        <w:rPr>
          <w:rFonts w:ascii="Times New Roman" w:eastAsia="Times New Roman" w:hAnsi="Times New Roman"/>
          <w:sz w:val="24"/>
          <w:szCs w:val="24"/>
        </w:rPr>
        <w:t> [there be] </w:t>
      </w:r>
      <w:r w:rsidRPr="00F76A62">
        <w:rPr>
          <w:rFonts w:ascii="Times New Roman" w:eastAsia="Times New Roman" w:hAnsi="Times New Roman"/>
          <w:i/>
          <w:iCs/>
          <w:sz w:val="24"/>
          <w:szCs w:val="24"/>
        </w:rPr>
        <w:t>tongues, they shall cease;</w:t>
      </w:r>
    </w:p>
    <w:p w14:paraId="13D469F5" w14:textId="77777777" w:rsidR="00F76A62" w:rsidRPr="00F76A62" w:rsidRDefault="00F76A62">
      <w:pPr>
        <w:rPr>
          <w:rFonts w:ascii="Times New Roman" w:eastAsia="Times New Roman" w:hAnsi="Times New Roman"/>
          <w:sz w:val="24"/>
          <w:szCs w:val="24"/>
        </w:rPr>
        <w:pPrChange w:id="240" w:author="José Antonio Garcíarivas" w:date="2017-12-19T12:43:00Z">
          <w:pPr>
            <w:shd w:val="clear" w:color="auto" w:fill="FFFFFF"/>
            <w:spacing w:after="0" w:line="240" w:lineRule="auto"/>
            <w:jc w:val="both"/>
          </w:pPr>
        </w:pPrChange>
      </w:pPr>
      <w:r w:rsidRPr="00F76A62">
        <w:rPr>
          <w:rFonts w:ascii="Times New Roman" w:eastAsia="Times New Roman" w:hAnsi="Times New Roman"/>
          <w:i/>
          <w:iCs/>
          <w:sz w:val="24"/>
          <w:szCs w:val="24"/>
        </w:rPr>
        <w:t>whether</w:t>
      </w:r>
      <w:r w:rsidRPr="00F76A62">
        <w:rPr>
          <w:rFonts w:ascii="Times New Roman" w:eastAsia="Times New Roman" w:hAnsi="Times New Roman"/>
          <w:sz w:val="24"/>
          <w:szCs w:val="24"/>
        </w:rPr>
        <w:t> [there be] </w:t>
      </w:r>
      <w:r w:rsidRPr="00F76A62">
        <w:rPr>
          <w:rFonts w:ascii="Times New Roman" w:eastAsia="Times New Roman" w:hAnsi="Times New Roman"/>
          <w:i/>
          <w:iCs/>
          <w:sz w:val="24"/>
          <w:szCs w:val="24"/>
        </w:rPr>
        <w:t>knowledge, it shall vanish away</w:t>
      </w:r>
      <w:r w:rsidRPr="00F76A62">
        <w:rPr>
          <w:rFonts w:ascii="Times New Roman" w:eastAsia="Times New Roman" w:hAnsi="Times New Roman"/>
          <w:sz w:val="24"/>
          <w:szCs w:val="24"/>
        </w:rPr>
        <w:t>.</w:t>
      </w:r>
    </w:p>
    <w:p w14:paraId="56F194CC" w14:textId="77777777" w:rsidR="00F76A62" w:rsidRPr="00F76A62" w:rsidRDefault="00F76A62">
      <w:pPr>
        <w:rPr>
          <w:rFonts w:ascii="Times New Roman" w:eastAsia="Times New Roman" w:hAnsi="Times New Roman"/>
          <w:sz w:val="24"/>
          <w:szCs w:val="24"/>
        </w:rPr>
        <w:pPrChange w:id="241"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0CE64A2D" w14:textId="77777777" w:rsidR="00F76A62" w:rsidRPr="00F76A62" w:rsidRDefault="00F76A62">
      <w:pPr>
        <w:rPr>
          <w:rFonts w:ascii="Times New Roman" w:eastAsia="Times New Roman" w:hAnsi="Times New Roman"/>
          <w:sz w:val="24"/>
          <w:szCs w:val="24"/>
        </w:rPr>
        <w:pPrChange w:id="242"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lastRenderedPageBreak/>
        <w:t>So, it seems unlearned (ignorant: foolish) for modern bibles to change charity to love, and then say ‘love never ends’ or ‘love never fails’; When there’s ample </w:t>
      </w:r>
      <w:proofErr w:type="spellStart"/>
      <w:r w:rsidRPr="00F76A62">
        <w:rPr>
          <w:rFonts w:ascii="Times New Roman" w:eastAsia="Times New Roman" w:hAnsi="Times New Roman"/>
          <w:sz w:val="24"/>
          <w:szCs w:val="24"/>
          <w:u w:val="single"/>
        </w:rPr>
        <w:t>evidence</w:t>
      </w:r>
      <w:r w:rsidRPr="00F76A62">
        <w:rPr>
          <w:rFonts w:ascii="Times New Roman" w:eastAsia="Times New Roman" w:hAnsi="Times New Roman"/>
          <w:sz w:val="24"/>
          <w:szCs w:val="24"/>
        </w:rPr>
        <w:t>people</w:t>
      </w:r>
      <w:proofErr w:type="spellEnd"/>
      <w:r w:rsidRPr="00F76A62">
        <w:rPr>
          <w:rFonts w:ascii="Times New Roman" w:eastAsia="Times New Roman" w:hAnsi="Times New Roman"/>
          <w:sz w:val="24"/>
          <w:szCs w:val="24"/>
        </w:rPr>
        <w:t xml:space="preserve"> who fall in love, get married, also get divorced afterward when their “love” waxes cold, fails. </w:t>
      </w:r>
      <w:proofErr w:type="gramStart"/>
      <w:r w:rsidRPr="00F76A62">
        <w:rPr>
          <w:rFonts w:ascii="Times New Roman" w:eastAsia="Times New Roman" w:hAnsi="Times New Roman"/>
          <w:sz w:val="24"/>
          <w:szCs w:val="24"/>
        </w:rPr>
        <w:t>So</w:t>
      </w:r>
      <w:proofErr w:type="gramEnd"/>
      <w:r w:rsidRPr="00F76A62">
        <w:rPr>
          <w:rFonts w:ascii="Times New Roman" w:eastAsia="Times New Roman" w:hAnsi="Times New Roman"/>
          <w:sz w:val="24"/>
          <w:szCs w:val="24"/>
        </w:rPr>
        <w:t xml:space="preserve"> in modern bibles </w:t>
      </w:r>
      <w:proofErr w:type="spellStart"/>
      <w:r w:rsidRPr="00F76A62">
        <w:rPr>
          <w:rFonts w:ascii="Times New Roman" w:eastAsia="Times New Roman" w:hAnsi="Times New Roman"/>
          <w:sz w:val="24"/>
          <w:szCs w:val="24"/>
        </w:rPr>
        <w:t>love←contradicts→love</w:t>
      </w:r>
      <w:proofErr w:type="spellEnd"/>
      <w:r w:rsidRPr="00F76A62">
        <w:rPr>
          <w:rFonts w:ascii="Times New Roman" w:eastAsia="Times New Roman" w:hAnsi="Times New Roman"/>
          <w:sz w:val="24"/>
          <w:szCs w:val="24"/>
        </w:rPr>
        <w:t>.</w:t>
      </w:r>
    </w:p>
    <w:p w14:paraId="79B861AF" w14:textId="77777777" w:rsidR="00F76A62" w:rsidRPr="00F76A62" w:rsidRDefault="00F76A62">
      <w:pPr>
        <w:rPr>
          <w:rFonts w:ascii="Times New Roman" w:eastAsia="Times New Roman" w:hAnsi="Times New Roman"/>
          <w:sz w:val="24"/>
          <w:szCs w:val="24"/>
        </w:rPr>
        <w:pPrChange w:id="243"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31885F66" w14:textId="77777777" w:rsidR="00F76A62" w:rsidRPr="00F76A62" w:rsidRDefault="00F76A62">
      <w:pPr>
        <w:rPr>
          <w:rFonts w:ascii="Times New Roman" w:eastAsia="Times New Roman" w:hAnsi="Times New Roman"/>
          <w:sz w:val="24"/>
          <w:szCs w:val="24"/>
        </w:rPr>
        <w:pPrChange w:id="244"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Although I do not make it a rule or a must to use the KJV Bible (as some KJV ONLY sheeple still do), I do make it k</w:t>
      </w:r>
      <w:r w:rsidRPr="00F76A62">
        <w:rPr>
          <w:rFonts w:ascii="Times New Roman" w:eastAsia="Times New Roman" w:hAnsi="Times New Roman"/>
          <w:sz w:val="24"/>
          <w:szCs w:val="24"/>
          <w:u w:val="single"/>
        </w:rPr>
        <w:t>now</w:t>
      </w:r>
      <w:r w:rsidRPr="00F76A62">
        <w:rPr>
          <w:rFonts w:ascii="Times New Roman" w:eastAsia="Times New Roman" w:hAnsi="Times New Roman"/>
          <w:sz w:val="24"/>
          <w:szCs w:val="24"/>
        </w:rPr>
        <w:t>n how modern bibles, unlearned writers &amp; publishers of such modern bibles, notably </w:t>
      </w:r>
      <w:r w:rsidRPr="00F76A62">
        <w:rPr>
          <w:rFonts w:ascii="Times New Roman" w:eastAsia="Times New Roman" w:hAnsi="Times New Roman"/>
          <w:sz w:val="24"/>
          <w:szCs w:val="24"/>
          <w:u w:val="single"/>
        </w:rPr>
        <w:t>contradict</w:t>
      </w:r>
      <w:r w:rsidRPr="00F76A62">
        <w:rPr>
          <w:rFonts w:ascii="Times New Roman" w:eastAsia="Times New Roman" w:hAnsi="Times New Roman"/>
          <w:sz w:val="24"/>
          <w:szCs w:val="24"/>
        </w:rPr>
        <w:t xml:space="preserve"> themselves by changing charity to love and then say ‘love never ends’ or ‘love never fails’, when it does wax </w:t>
      </w:r>
      <w:proofErr w:type="spellStart"/>
      <w:r w:rsidRPr="00F76A62">
        <w:rPr>
          <w:rFonts w:ascii="Times New Roman" w:eastAsia="Times New Roman" w:hAnsi="Times New Roman"/>
          <w:sz w:val="24"/>
          <w:szCs w:val="24"/>
        </w:rPr>
        <w:t>cOLD</w:t>
      </w:r>
      <w:proofErr w:type="spellEnd"/>
      <w:r w:rsidRPr="00F76A62">
        <w:rPr>
          <w:rFonts w:ascii="Times New Roman" w:eastAsia="Times New Roman" w:hAnsi="Times New Roman"/>
          <w:sz w:val="24"/>
          <w:szCs w:val="24"/>
        </w:rPr>
        <w:t xml:space="preserve"> (aka end, fail).</w:t>
      </w:r>
    </w:p>
    <w:p w14:paraId="57C0AA63" w14:textId="77777777" w:rsidR="00F76A62" w:rsidRPr="00F76A62" w:rsidRDefault="00F76A62">
      <w:pPr>
        <w:rPr>
          <w:rFonts w:ascii="Times New Roman" w:eastAsia="Times New Roman" w:hAnsi="Times New Roman"/>
          <w:sz w:val="24"/>
          <w:szCs w:val="24"/>
        </w:rPr>
        <w:pPrChange w:id="245"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15558C1B" w14:textId="77777777" w:rsidR="00F76A62" w:rsidRPr="00F76A62" w:rsidRDefault="00F76A62">
      <w:pPr>
        <w:rPr>
          <w:rFonts w:ascii="Times New Roman" w:eastAsia="Times New Roman" w:hAnsi="Times New Roman"/>
          <w:sz w:val="24"/>
          <w:szCs w:val="24"/>
        </w:rPr>
        <w:pPrChange w:id="246"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Yet I also clarify this, as my motto about people &amp; sheeple:</w:t>
      </w:r>
    </w:p>
    <w:p w14:paraId="0DECB01E" w14:textId="77777777" w:rsidR="00F76A62" w:rsidRPr="00F76A62" w:rsidRDefault="00F76A62">
      <w:pPr>
        <w:rPr>
          <w:rFonts w:ascii="Times New Roman" w:eastAsia="Times New Roman" w:hAnsi="Times New Roman"/>
          <w:sz w:val="24"/>
          <w:szCs w:val="24"/>
        </w:rPr>
        <w:pPrChange w:id="247"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none are wrong, per se, rather some just have more to learn.</w:t>
      </w:r>
    </w:p>
    <w:p w14:paraId="4C2D2D3D" w14:textId="77777777" w:rsidR="00F76A62" w:rsidRPr="00F76A62" w:rsidRDefault="00F76A62">
      <w:pPr>
        <w:rPr>
          <w:rFonts w:ascii="Times New Roman" w:eastAsia="Times New Roman" w:hAnsi="Times New Roman"/>
          <w:sz w:val="24"/>
          <w:szCs w:val="24"/>
        </w:rPr>
        <w:pPrChange w:id="248"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 </w:t>
      </w:r>
    </w:p>
    <w:p w14:paraId="7C2D5BCB" w14:textId="77777777" w:rsidR="00F76A62" w:rsidRPr="00F76A62" w:rsidRDefault="00F76A62">
      <w:pPr>
        <w:rPr>
          <w:rFonts w:ascii="Times New Roman" w:eastAsia="Times New Roman" w:hAnsi="Times New Roman"/>
          <w:sz w:val="24"/>
          <w:szCs w:val="24"/>
        </w:rPr>
        <w:pPrChange w:id="249"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lastRenderedPageBreak/>
        <w:t>“</w:t>
      </w:r>
      <w:r w:rsidRPr="00F76A62">
        <w:rPr>
          <w:rFonts w:ascii="Times New Roman" w:eastAsia="Times New Roman" w:hAnsi="Times New Roman"/>
          <w:i/>
          <w:iCs/>
          <w:sz w:val="24"/>
          <w:szCs w:val="24"/>
        </w:rPr>
        <w:t>For whatsoever things </w:t>
      </w:r>
      <w:r w:rsidRPr="00F76A62">
        <w:rPr>
          <w:rFonts w:ascii="Times New Roman" w:eastAsia="Times New Roman" w:hAnsi="Times New Roman"/>
          <w:sz w:val="24"/>
          <w:szCs w:val="24"/>
        </w:rPr>
        <w:t>(plural)</w:t>
      </w:r>
      <w:r w:rsidRPr="00F76A62">
        <w:rPr>
          <w:rFonts w:ascii="Times New Roman" w:eastAsia="Times New Roman" w:hAnsi="Times New Roman"/>
          <w:i/>
          <w:iCs/>
          <w:sz w:val="24"/>
          <w:szCs w:val="24"/>
        </w:rPr>
        <w:t> were written aforetime</w:t>
      </w:r>
    </w:p>
    <w:p w14:paraId="73276464" w14:textId="77777777" w:rsidR="00F76A62" w:rsidRPr="00F76A62" w:rsidRDefault="00F76A62">
      <w:pPr>
        <w:rPr>
          <w:rFonts w:ascii="Times New Roman" w:eastAsia="Times New Roman" w:hAnsi="Times New Roman"/>
          <w:sz w:val="24"/>
          <w:szCs w:val="24"/>
        </w:rPr>
        <w:pPrChange w:id="250" w:author="José Antonio Garcíarivas" w:date="2017-12-19T12:43:00Z">
          <w:pPr>
            <w:shd w:val="clear" w:color="auto" w:fill="FFFFFF"/>
            <w:spacing w:after="0" w:line="240" w:lineRule="auto"/>
            <w:jc w:val="center"/>
          </w:pPr>
        </w:pPrChange>
      </w:pPr>
      <w:r w:rsidRPr="00F76A62">
        <w:rPr>
          <w:rFonts w:ascii="Times New Roman" w:eastAsia="Times New Roman" w:hAnsi="Times New Roman"/>
          <w:i/>
          <w:iCs/>
          <w:sz w:val="24"/>
          <w:szCs w:val="24"/>
        </w:rPr>
        <w:t>were written for </w:t>
      </w:r>
      <w:r w:rsidRPr="00F76A62">
        <w:rPr>
          <w:rFonts w:ascii="Times New Roman" w:eastAsia="Times New Roman" w:hAnsi="Times New Roman"/>
          <w:i/>
          <w:iCs/>
          <w:sz w:val="24"/>
          <w:szCs w:val="24"/>
          <w:u w:val="single"/>
        </w:rPr>
        <w:t>our learning</w:t>
      </w:r>
      <w:r w:rsidRPr="00F76A62">
        <w:rPr>
          <w:rFonts w:ascii="Times New Roman" w:eastAsia="Times New Roman" w:hAnsi="Times New Roman"/>
          <w:sz w:val="24"/>
          <w:szCs w:val="24"/>
        </w:rPr>
        <w:t>” ~Romans 15:4 KJV</w:t>
      </w:r>
    </w:p>
    <w:p w14:paraId="49435507" w14:textId="77777777" w:rsidR="00F76A62" w:rsidRPr="00F76A62" w:rsidRDefault="00F76A62">
      <w:pPr>
        <w:rPr>
          <w:rFonts w:ascii="Times New Roman" w:eastAsia="Times New Roman" w:hAnsi="Times New Roman"/>
          <w:sz w:val="24"/>
          <w:szCs w:val="24"/>
        </w:rPr>
        <w:pPrChange w:id="251"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 </w:t>
      </w:r>
    </w:p>
    <w:p w14:paraId="3721BB65" w14:textId="77777777" w:rsidR="00F76A62" w:rsidRPr="00F76A62" w:rsidRDefault="00F76A62">
      <w:pPr>
        <w:rPr>
          <w:rFonts w:ascii="Times New Roman" w:eastAsia="Times New Roman" w:hAnsi="Times New Roman"/>
          <w:sz w:val="24"/>
          <w:szCs w:val="24"/>
        </w:rPr>
        <w:pPrChange w:id="252" w:author="José Antonio Garcíarivas" w:date="2017-12-19T12:43:00Z">
          <w:pPr>
            <w:shd w:val="clear" w:color="auto" w:fill="FFFFFF"/>
            <w:spacing w:after="0" w:line="240" w:lineRule="auto"/>
            <w:jc w:val="center"/>
          </w:pPr>
        </w:pPrChange>
      </w:pPr>
      <w:r w:rsidRPr="00F76A62">
        <w:rPr>
          <w:rFonts w:ascii="Times New Roman" w:eastAsia="Times New Roman" w:hAnsi="Times New Roman"/>
          <w:i/>
          <w:iCs/>
          <w:sz w:val="24"/>
          <w:szCs w:val="24"/>
        </w:rPr>
        <w:t>Which things </w:t>
      </w:r>
      <w:r w:rsidRPr="00F76A62">
        <w:rPr>
          <w:rFonts w:ascii="Times New Roman" w:eastAsia="Times New Roman" w:hAnsi="Times New Roman"/>
          <w:sz w:val="24"/>
          <w:szCs w:val="24"/>
        </w:rPr>
        <w:t>(2sons=2covenants=2testaments)</w:t>
      </w:r>
    </w:p>
    <w:p w14:paraId="241EE0F8" w14:textId="77777777" w:rsidR="00F76A62" w:rsidRPr="00F76A62" w:rsidRDefault="00F76A62">
      <w:pPr>
        <w:rPr>
          <w:rFonts w:ascii="Times New Roman" w:eastAsia="Times New Roman" w:hAnsi="Times New Roman"/>
          <w:sz w:val="24"/>
          <w:szCs w:val="24"/>
        </w:rPr>
        <w:pPrChange w:id="253" w:author="José Antonio Garcíarivas" w:date="2017-12-19T12:43:00Z">
          <w:pPr>
            <w:shd w:val="clear" w:color="auto" w:fill="FFFFFF"/>
            <w:spacing w:after="0" w:line="240" w:lineRule="auto"/>
            <w:jc w:val="center"/>
          </w:pPr>
        </w:pPrChange>
      </w:pPr>
      <w:r w:rsidRPr="00F76A62">
        <w:rPr>
          <w:rFonts w:ascii="Times New Roman" w:eastAsia="Times New Roman" w:hAnsi="Times New Roman"/>
          <w:i/>
          <w:iCs/>
          <w:sz w:val="24"/>
          <w:szCs w:val="24"/>
        </w:rPr>
        <w:t>are an </w:t>
      </w:r>
      <w:r w:rsidRPr="00F76A62">
        <w:rPr>
          <w:rFonts w:ascii="Times New Roman" w:eastAsia="Times New Roman" w:hAnsi="Times New Roman"/>
          <w:i/>
          <w:iCs/>
          <w:sz w:val="24"/>
          <w:szCs w:val="24"/>
          <w:u w:val="single"/>
        </w:rPr>
        <w:t>allegory</w:t>
      </w:r>
      <w:r w:rsidRPr="00F76A62">
        <w:rPr>
          <w:rFonts w:ascii="Times New Roman" w:eastAsia="Times New Roman" w:hAnsi="Times New Roman"/>
          <w:sz w:val="24"/>
          <w:szCs w:val="24"/>
        </w:rPr>
        <w:t> ~Galatians 4:22-24 KJV</w:t>
      </w:r>
    </w:p>
    <w:p w14:paraId="4FA94450" w14:textId="77777777" w:rsidR="00F76A62" w:rsidRPr="00F76A62" w:rsidRDefault="00F76A62">
      <w:pPr>
        <w:rPr>
          <w:rFonts w:ascii="Times New Roman" w:eastAsia="Times New Roman" w:hAnsi="Times New Roman"/>
          <w:sz w:val="24"/>
          <w:szCs w:val="24"/>
        </w:rPr>
        <w:pPrChange w:id="254"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 </w:t>
      </w:r>
    </w:p>
    <w:p w14:paraId="2BAE9013" w14:textId="77777777" w:rsidR="00F76A62" w:rsidRPr="00F76A62" w:rsidRDefault="00F76A62">
      <w:pPr>
        <w:rPr>
          <w:rFonts w:ascii="Times New Roman" w:eastAsia="Times New Roman" w:hAnsi="Times New Roman"/>
          <w:sz w:val="24"/>
          <w:szCs w:val="24"/>
        </w:rPr>
        <w:pPrChange w:id="255"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So then, let’s have better “word” sense. Example:</w:t>
      </w:r>
    </w:p>
    <w:p w14:paraId="62D9E8AA" w14:textId="77777777" w:rsidR="00F76A62" w:rsidRPr="00F76A62" w:rsidRDefault="00F76A62">
      <w:pPr>
        <w:rPr>
          <w:rFonts w:ascii="Times New Roman" w:eastAsia="Times New Roman" w:hAnsi="Times New Roman"/>
          <w:sz w:val="24"/>
          <w:szCs w:val="24"/>
        </w:rPr>
        <w:pPrChange w:id="256"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Changing </w:t>
      </w:r>
      <w:proofErr w:type="spellStart"/>
      <w:r w:rsidRPr="00F76A62">
        <w:rPr>
          <w:rFonts w:ascii="Times New Roman" w:eastAsia="Times New Roman" w:hAnsi="Times New Roman"/>
          <w:b/>
          <w:bCs/>
          <w:sz w:val="24"/>
          <w:szCs w:val="24"/>
        </w:rPr>
        <w:t>i</w:t>
      </w:r>
      <w:proofErr w:type="spellEnd"/>
      <w:r w:rsidRPr="00F76A62">
        <w:rPr>
          <w:rFonts w:ascii="Times New Roman" w:eastAsia="Times New Roman" w:hAnsi="Times New Roman"/>
          <w:sz w:val="24"/>
          <w:szCs w:val="24"/>
        </w:rPr>
        <w:t> to </w:t>
      </w:r>
      <w:r w:rsidRPr="00F76A62">
        <w:rPr>
          <w:rFonts w:ascii="Times New Roman" w:eastAsia="Times New Roman" w:hAnsi="Times New Roman"/>
          <w:b/>
          <w:bCs/>
          <w:sz w:val="24"/>
          <w:szCs w:val="24"/>
        </w:rPr>
        <w:t>we</w:t>
      </w:r>
      <w:r w:rsidRPr="00F76A62">
        <w:rPr>
          <w:rFonts w:ascii="Times New Roman" w:eastAsia="Times New Roman" w:hAnsi="Times New Roman"/>
          <w:sz w:val="24"/>
          <w:szCs w:val="24"/>
        </w:rPr>
        <w:t> </w:t>
      </w:r>
      <w:proofErr w:type="gramStart"/>
      <w:r w:rsidRPr="00F76A62">
        <w:rPr>
          <w:rFonts w:ascii="Times New Roman" w:eastAsia="Times New Roman" w:hAnsi="Times New Roman"/>
          <w:sz w:val="24"/>
          <w:szCs w:val="24"/>
        </w:rPr>
        <w:t>makes</w:t>
      </w:r>
      <w:proofErr w:type="gramEnd"/>
      <w:r w:rsidRPr="00F76A62">
        <w:rPr>
          <w:rFonts w:ascii="Times New Roman" w:eastAsia="Times New Roman" w:hAnsi="Times New Roman"/>
          <w:sz w:val="24"/>
          <w:szCs w:val="24"/>
        </w:rPr>
        <w:t> </w:t>
      </w:r>
      <w:r w:rsidRPr="00F76A62">
        <w:rPr>
          <w:rFonts w:ascii="Times New Roman" w:eastAsia="Times New Roman" w:hAnsi="Times New Roman"/>
          <w:b/>
          <w:bCs/>
          <w:sz w:val="24"/>
          <w:szCs w:val="24"/>
          <w:u w:val="single"/>
        </w:rPr>
        <w:t>i</w:t>
      </w:r>
      <w:r w:rsidRPr="00F76A62">
        <w:rPr>
          <w:rFonts w:ascii="Times New Roman" w:eastAsia="Times New Roman" w:hAnsi="Times New Roman"/>
          <w:sz w:val="24"/>
          <w:szCs w:val="24"/>
        </w:rPr>
        <w:t>llness become </w:t>
      </w:r>
      <w:r w:rsidRPr="00F76A62">
        <w:rPr>
          <w:rFonts w:ascii="Times New Roman" w:eastAsia="Times New Roman" w:hAnsi="Times New Roman"/>
          <w:b/>
          <w:bCs/>
          <w:sz w:val="24"/>
          <w:szCs w:val="24"/>
          <w:u w:val="single"/>
        </w:rPr>
        <w:t>we</w:t>
      </w:r>
      <w:r w:rsidRPr="00F76A62">
        <w:rPr>
          <w:rFonts w:ascii="Times New Roman" w:eastAsia="Times New Roman" w:hAnsi="Times New Roman"/>
          <w:sz w:val="24"/>
          <w:szCs w:val="24"/>
        </w:rPr>
        <w:t>llness.</w:t>
      </w:r>
    </w:p>
    <w:p w14:paraId="5CBFB1B3" w14:textId="77777777" w:rsidR="00F76A62" w:rsidRPr="00F76A62" w:rsidRDefault="00F76A62">
      <w:pPr>
        <w:rPr>
          <w:rFonts w:ascii="Times New Roman" w:eastAsia="Times New Roman" w:hAnsi="Times New Roman"/>
          <w:sz w:val="24"/>
          <w:szCs w:val="24"/>
        </w:rPr>
        <w:pPrChange w:id="257"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4111081A" w14:textId="77777777" w:rsidR="00F76A62" w:rsidRPr="00F76A62" w:rsidRDefault="00F76A62">
      <w:pPr>
        <w:rPr>
          <w:rFonts w:ascii="Times New Roman" w:eastAsia="Times New Roman" w:hAnsi="Times New Roman"/>
          <w:sz w:val="24"/>
          <w:szCs w:val="24"/>
        </w:rPr>
        <w:pPrChange w:id="258"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So, as we do our Walk in the Spirit, through all nine Galatians 5 “</w:t>
      </w:r>
      <w:r w:rsidRPr="00F76A62">
        <w:rPr>
          <w:rFonts w:ascii="Times New Roman" w:eastAsia="Times New Roman" w:hAnsi="Times New Roman"/>
          <w:i/>
          <w:iCs/>
          <w:sz w:val="24"/>
          <w:szCs w:val="24"/>
        </w:rPr>
        <w:t>fruit</w:t>
      </w:r>
      <w:r w:rsidRPr="00F76A62">
        <w:rPr>
          <w:rFonts w:ascii="Times New Roman" w:eastAsia="Times New Roman" w:hAnsi="Times New Roman"/>
          <w:sz w:val="24"/>
          <w:szCs w:val="24"/>
        </w:rPr>
        <w:t xml:space="preserve">” (not plural “fruits” like “twelve [manner of] fruits” in Revelation 22:2) of the Spirit, and Walk from love (first)… to temperance = </w:t>
      </w:r>
      <w:proofErr w:type="spellStart"/>
      <w:r w:rsidRPr="00F76A62">
        <w:rPr>
          <w:rFonts w:ascii="Times New Roman" w:eastAsia="Times New Roman" w:hAnsi="Times New Roman"/>
          <w:sz w:val="24"/>
          <w:szCs w:val="24"/>
        </w:rPr>
        <w:t>SelfControl</w:t>
      </w:r>
      <w:proofErr w:type="spellEnd"/>
      <w:r w:rsidRPr="00F76A62">
        <w:rPr>
          <w:rFonts w:ascii="Times New Roman" w:eastAsia="Times New Roman" w:hAnsi="Times New Roman"/>
          <w:sz w:val="24"/>
          <w:szCs w:val="24"/>
        </w:rPr>
        <w:t xml:space="preserve"> = </w:t>
      </w:r>
      <w:proofErr w:type="spellStart"/>
      <w:r w:rsidRPr="00F76A62">
        <w:rPr>
          <w:rFonts w:ascii="Times New Roman" w:eastAsia="Times New Roman" w:hAnsi="Times New Roman"/>
          <w:sz w:val="24"/>
          <w:szCs w:val="24"/>
        </w:rPr>
        <w:t>NoLaw</w:t>
      </w:r>
      <w:proofErr w:type="spellEnd"/>
      <w:r w:rsidRPr="00F76A62">
        <w:rPr>
          <w:rFonts w:ascii="Times New Roman" w:eastAsia="Times New Roman" w:hAnsi="Times New Roman"/>
          <w:sz w:val="24"/>
          <w:szCs w:val="24"/>
        </w:rPr>
        <w:t xml:space="preserve"> = </w:t>
      </w:r>
      <w:proofErr w:type="spellStart"/>
      <w:r w:rsidRPr="00F76A62">
        <w:rPr>
          <w:rFonts w:ascii="Times New Roman" w:eastAsia="Times New Roman" w:hAnsi="Times New Roman"/>
          <w:sz w:val="24"/>
          <w:szCs w:val="24"/>
        </w:rPr>
        <w:t>NoAgainst</w:t>
      </w:r>
      <w:proofErr w:type="spellEnd"/>
      <w:r w:rsidRPr="00F76A62">
        <w:rPr>
          <w:rFonts w:ascii="Times New Roman" w:eastAsia="Times New Roman" w:hAnsi="Times New Roman"/>
          <w:sz w:val="24"/>
          <w:szCs w:val="24"/>
        </w:rPr>
        <w:t xml:space="preserve">, it’s </w:t>
      </w:r>
      <w:proofErr w:type="spellStart"/>
      <w:r w:rsidRPr="00F76A62">
        <w:rPr>
          <w:rFonts w:ascii="Times New Roman" w:eastAsia="Times New Roman" w:hAnsi="Times New Roman"/>
          <w:sz w:val="24"/>
          <w:szCs w:val="24"/>
        </w:rPr>
        <w:t>kinda</w:t>
      </w:r>
      <w:proofErr w:type="spellEnd"/>
      <w:r w:rsidRPr="00F76A62">
        <w:rPr>
          <w:rFonts w:ascii="Times New Roman" w:eastAsia="Times New Roman" w:hAnsi="Times New Roman"/>
          <w:sz w:val="24"/>
          <w:szCs w:val="24"/>
        </w:rPr>
        <w:t xml:space="preserve"> like it clarifies in Galatians 4, prior to Galatians 5, that as l-o-n-g (long-suffering = suffer) as any still remain child-</w:t>
      </w:r>
      <w:proofErr w:type="spellStart"/>
      <w:r w:rsidRPr="00F76A62">
        <w:rPr>
          <w:rFonts w:ascii="Times New Roman" w:eastAsia="Times New Roman" w:hAnsi="Times New Roman"/>
          <w:sz w:val="24"/>
          <w:szCs w:val="24"/>
        </w:rPr>
        <w:t>ish</w:t>
      </w:r>
      <w:proofErr w:type="spellEnd"/>
      <w:r w:rsidRPr="00F76A62">
        <w:rPr>
          <w:rFonts w:ascii="Times New Roman" w:eastAsia="Times New Roman" w:hAnsi="Times New Roman"/>
          <w:sz w:val="24"/>
          <w:szCs w:val="24"/>
        </w:rPr>
        <w:t xml:space="preserve"> (of </w:t>
      </w:r>
      <w:r w:rsidRPr="00F76A62">
        <w:rPr>
          <w:rFonts w:ascii="Times New Roman" w:eastAsia="Times New Roman" w:hAnsi="Times New Roman"/>
          <w:sz w:val="24"/>
          <w:szCs w:val="24"/>
        </w:rPr>
        <w:lastRenderedPageBreak/>
        <w:t>child/man), even though such would be the lord of all, they (such-like) still differ nothing from a servant: Both child and servant have to told what to do, and what not to do. So then, our learning, about love, is intended to take us from childish mode to adult mode that no longer commits spiritual adult-</w:t>
      </w:r>
      <w:proofErr w:type="spellStart"/>
      <w:r w:rsidRPr="00F76A62">
        <w:rPr>
          <w:rFonts w:ascii="Times New Roman" w:eastAsia="Times New Roman" w:hAnsi="Times New Roman"/>
          <w:sz w:val="24"/>
          <w:szCs w:val="24"/>
        </w:rPr>
        <w:t>ery</w:t>
      </w:r>
      <w:proofErr w:type="spellEnd"/>
      <w:r w:rsidRPr="00F76A62">
        <w:rPr>
          <w:rFonts w:ascii="Times New Roman" w:eastAsia="Times New Roman" w:hAnsi="Times New Roman"/>
          <w:sz w:val="24"/>
          <w:szCs w:val="24"/>
        </w:rPr>
        <w:t>: claiming to be espoused to grace, but still whoring with law; which many childish-adults still do, in err.</w:t>
      </w:r>
    </w:p>
    <w:p w14:paraId="4570B2C0" w14:textId="77777777" w:rsidR="00F76A62" w:rsidRPr="00F76A62" w:rsidRDefault="00F76A62">
      <w:pPr>
        <w:rPr>
          <w:rFonts w:ascii="Times New Roman" w:eastAsia="Times New Roman" w:hAnsi="Times New Roman"/>
          <w:sz w:val="24"/>
          <w:szCs w:val="24"/>
        </w:rPr>
        <w:pPrChange w:id="259"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0F863968" w14:textId="77777777" w:rsidR="00F76A62" w:rsidRPr="00F76A62" w:rsidRDefault="00F76A62">
      <w:pPr>
        <w:rPr>
          <w:rFonts w:ascii="Times New Roman" w:eastAsia="Times New Roman" w:hAnsi="Times New Roman"/>
          <w:sz w:val="24"/>
          <w:szCs w:val="24"/>
        </w:rPr>
        <w:pPrChange w:id="260" w:author="José Antonio Garcíarivas" w:date="2017-12-19T12:43:00Z">
          <w:pPr>
            <w:shd w:val="clear" w:color="auto" w:fill="FFFFFF"/>
            <w:spacing w:after="0" w:line="240" w:lineRule="auto"/>
            <w:jc w:val="both"/>
          </w:pPr>
        </w:pPrChange>
      </w:pPr>
      <w:proofErr w:type="gramStart"/>
      <w:r w:rsidRPr="00F76A62">
        <w:rPr>
          <w:rFonts w:ascii="Times New Roman" w:eastAsia="Times New Roman" w:hAnsi="Times New Roman"/>
          <w:sz w:val="24"/>
          <w:szCs w:val="24"/>
        </w:rPr>
        <w:t>So</w:t>
      </w:r>
      <w:proofErr w:type="gramEnd"/>
      <w:r w:rsidRPr="00F76A62">
        <w:rPr>
          <w:rFonts w:ascii="Times New Roman" w:eastAsia="Times New Roman" w:hAnsi="Times New Roman"/>
          <w:sz w:val="24"/>
          <w:szCs w:val="24"/>
        </w:rPr>
        <w:t xml:space="preserve"> when it comes to love, spiritual love of natural/spiritual, and in spirit mode of flesh/spirit, we learn is it’s </w:t>
      </w:r>
      <w:proofErr w:type="spellStart"/>
      <w:r w:rsidRPr="00F76A62">
        <w:rPr>
          <w:rFonts w:ascii="Times New Roman" w:eastAsia="Times New Roman" w:hAnsi="Times New Roman"/>
          <w:sz w:val="24"/>
          <w:szCs w:val="24"/>
        </w:rPr>
        <w:t>NaturalFirst</w:t>
      </w:r>
      <w:proofErr w:type="spellEnd"/>
      <w:r w:rsidRPr="00F76A62">
        <w:rPr>
          <w:rFonts w:ascii="Times New Roman" w:eastAsia="Times New Roman" w:hAnsi="Times New Roman"/>
          <w:sz w:val="24"/>
          <w:szCs w:val="24"/>
        </w:rPr>
        <w:t>/</w:t>
      </w:r>
      <w:proofErr w:type="spellStart"/>
      <w:r w:rsidRPr="00F76A62">
        <w:rPr>
          <w:rFonts w:ascii="Times New Roman" w:eastAsia="Times New Roman" w:hAnsi="Times New Roman"/>
          <w:sz w:val="24"/>
          <w:szCs w:val="24"/>
        </w:rPr>
        <w:t>SpiritualAfterward</w:t>
      </w:r>
      <w:proofErr w:type="spellEnd"/>
      <w:r w:rsidRPr="00F76A62">
        <w:rPr>
          <w:rFonts w:ascii="Times New Roman" w:eastAsia="Times New Roman" w:hAnsi="Times New Roman"/>
          <w:sz w:val="24"/>
          <w:szCs w:val="24"/>
        </w:rPr>
        <w:t xml:space="preserve">, </w:t>
      </w:r>
      <w:proofErr w:type="spellStart"/>
      <w:r w:rsidRPr="00F76A62">
        <w:rPr>
          <w:rFonts w:ascii="Times New Roman" w:eastAsia="Times New Roman" w:hAnsi="Times New Roman"/>
          <w:sz w:val="24"/>
          <w:szCs w:val="24"/>
        </w:rPr>
        <w:t>FleshFirst</w:t>
      </w:r>
      <w:proofErr w:type="spellEnd"/>
      <w:r w:rsidRPr="00F76A62">
        <w:rPr>
          <w:rFonts w:ascii="Times New Roman" w:eastAsia="Times New Roman" w:hAnsi="Times New Roman"/>
          <w:sz w:val="24"/>
          <w:szCs w:val="24"/>
        </w:rPr>
        <w:t>/</w:t>
      </w:r>
      <w:proofErr w:type="spellStart"/>
      <w:r w:rsidRPr="00F76A62">
        <w:rPr>
          <w:rFonts w:ascii="Times New Roman" w:eastAsia="Times New Roman" w:hAnsi="Times New Roman"/>
          <w:sz w:val="24"/>
          <w:szCs w:val="24"/>
        </w:rPr>
        <w:t>SpiritAfterward</w:t>
      </w:r>
      <w:proofErr w:type="spellEnd"/>
      <w:r w:rsidRPr="00F76A62">
        <w:rPr>
          <w:rFonts w:ascii="Times New Roman" w:eastAsia="Times New Roman" w:hAnsi="Times New Roman"/>
          <w:sz w:val="24"/>
          <w:szCs w:val="24"/>
        </w:rPr>
        <w:t xml:space="preserve">, of </w:t>
      </w:r>
      <w:proofErr w:type="spellStart"/>
      <w:r w:rsidRPr="00F76A62">
        <w:rPr>
          <w:rFonts w:ascii="Times New Roman" w:eastAsia="Times New Roman" w:hAnsi="Times New Roman"/>
          <w:sz w:val="24"/>
          <w:szCs w:val="24"/>
        </w:rPr>
        <w:t>BornFirst</w:t>
      </w:r>
      <w:proofErr w:type="spellEnd"/>
      <w:r w:rsidRPr="00F76A62">
        <w:rPr>
          <w:rFonts w:ascii="Times New Roman" w:eastAsia="Times New Roman" w:hAnsi="Times New Roman"/>
          <w:sz w:val="24"/>
          <w:szCs w:val="24"/>
        </w:rPr>
        <w:t>/</w:t>
      </w:r>
      <w:proofErr w:type="spellStart"/>
      <w:r w:rsidRPr="00F76A62">
        <w:rPr>
          <w:rFonts w:ascii="Times New Roman" w:eastAsia="Times New Roman" w:hAnsi="Times New Roman"/>
          <w:sz w:val="24"/>
          <w:szCs w:val="24"/>
        </w:rPr>
        <w:t>BornAgainAfterward</w:t>
      </w:r>
      <w:proofErr w:type="spellEnd"/>
      <w:r w:rsidRPr="00F76A62">
        <w:rPr>
          <w:rFonts w:ascii="Times New Roman" w:eastAsia="Times New Roman" w:hAnsi="Times New Roman"/>
          <w:sz w:val="24"/>
          <w:szCs w:val="24"/>
        </w:rPr>
        <w:t xml:space="preserve"> (born again notably being from above, of under/above, via </w:t>
      </w:r>
      <w:proofErr w:type="spellStart"/>
      <w:r w:rsidRPr="00F76A62">
        <w:rPr>
          <w:rFonts w:ascii="Times New Roman" w:eastAsia="Times New Roman" w:hAnsi="Times New Roman"/>
          <w:sz w:val="24"/>
          <w:szCs w:val="24"/>
        </w:rPr>
        <w:t>WisdomFromAbove</w:t>
      </w:r>
      <w:proofErr w:type="spellEnd"/>
      <w:r w:rsidRPr="00F76A62">
        <w:rPr>
          <w:rFonts w:ascii="Times New Roman" w:eastAsia="Times New Roman" w:hAnsi="Times New Roman"/>
          <w:sz w:val="24"/>
          <w:szCs w:val="24"/>
        </w:rPr>
        <w:t>*, of earthy/heavenly wisdom) as noted in Jn 3…1Cor 15…Jas 3.</w:t>
      </w:r>
    </w:p>
    <w:p w14:paraId="2B551377" w14:textId="77777777" w:rsidR="00F76A62" w:rsidRPr="00F76A62" w:rsidRDefault="00F76A62">
      <w:pPr>
        <w:rPr>
          <w:rFonts w:ascii="Times New Roman" w:eastAsia="Times New Roman" w:hAnsi="Times New Roman"/>
          <w:sz w:val="24"/>
          <w:szCs w:val="24"/>
        </w:rPr>
        <w:pPrChange w:id="261"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xml:space="preserve">*aka </w:t>
      </w:r>
      <w:proofErr w:type="spellStart"/>
      <w:r w:rsidRPr="00F76A62">
        <w:rPr>
          <w:rFonts w:ascii="Times New Roman" w:eastAsia="Times New Roman" w:hAnsi="Times New Roman"/>
          <w:sz w:val="24"/>
          <w:szCs w:val="24"/>
        </w:rPr>
        <w:t>WisdomFromAbove</w:t>
      </w:r>
      <w:proofErr w:type="spellEnd"/>
      <w:r w:rsidRPr="00F76A62">
        <w:rPr>
          <w:rFonts w:ascii="Times New Roman" w:eastAsia="Times New Roman" w:hAnsi="Times New Roman"/>
          <w:sz w:val="24"/>
          <w:szCs w:val="24"/>
        </w:rPr>
        <w:t xml:space="preserve"> allegory being </w:t>
      </w:r>
      <w:proofErr w:type="spellStart"/>
      <w:r w:rsidRPr="00F76A62">
        <w:rPr>
          <w:rFonts w:ascii="Times New Roman" w:eastAsia="Times New Roman" w:hAnsi="Times New Roman"/>
          <w:sz w:val="24"/>
          <w:szCs w:val="24"/>
        </w:rPr>
        <w:t>GraceToYou</w:t>
      </w:r>
      <w:proofErr w:type="spellEnd"/>
      <w:r w:rsidRPr="00F76A62">
        <w:rPr>
          <w:rFonts w:ascii="Times New Roman" w:eastAsia="Times New Roman" w:hAnsi="Times New Roman"/>
          <w:sz w:val="24"/>
          <w:szCs w:val="24"/>
        </w:rPr>
        <w:t xml:space="preserve"> from God, in Rom 1:7…Jas 3:17.</w:t>
      </w:r>
    </w:p>
    <w:p w14:paraId="79D8770C" w14:textId="77777777" w:rsidR="00F76A62" w:rsidRPr="00F76A62" w:rsidRDefault="00F76A62">
      <w:pPr>
        <w:rPr>
          <w:rFonts w:ascii="Times New Roman" w:eastAsia="Times New Roman" w:hAnsi="Times New Roman"/>
          <w:sz w:val="24"/>
          <w:szCs w:val="24"/>
        </w:rPr>
        <w:pPrChange w:id="262"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005BF7C2" w14:textId="77777777" w:rsidR="00F76A62" w:rsidRPr="00F76A62" w:rsidRDefault="00F76A62">
      <w:pPr>
        <w:rPr>
          <w:rFonts w:ascii="Times New Roman" w:eastAsia="Times New Roman" w:hAnsi="Times New Roman"/>
          <w:sz w:val="24"/>
          <w:szCs w:val="24"/>
        </w:rPr>
        <w:pPrChange w:id="263" w:author="José Antonio Garcíarivas" w:date="2017-12-19T12:43:00Z">
          <w:pPr>
            <w:shd w:val="clear" w:color="auto" w:fill="FFFFFF"/>
            <w:spacing w:after="0" w:line="240" w:lineRule="auto"/>
            <w:jc w:val="both"/>
          </w:pPr>
        </w:pPrChange>
      </w:pPr>
      <w:proofErr w:type="gramStart"/>
      <w:r w:rsidRPr="00F76A62">
        <w:rPr>
          <w:rFonts w:ascii="Times New Roman" w:eastAsia="Times New Roman" w:hAnsi="Times New Roman"/>
          <w:sz w:val="24"/>
          <w:szCs w:val="24"/>
        </w:rPr>
        <w:lastRenderedPageBreak/>
        <w:t>So</w:t>
      </w:r>
      <w:proofErr w:type="gramEnd"/>
      <w:r w:rsidRPr="00F76A62">
        <w:rPr>
          <w:rFonts w:ascii="Times New Roman" w:eastAsia="Times New Roman" w:hAnsi="Times New Roman"/>
          <w:sz w:val="24"/>
          <w:szCs w:val="24"/>
        </w:rPr>
        <w:t xml:space="preserve"> when it comes to charity (perfect ‘agape’), let’s notice these things about “her”:</w:t>
      </w:r>
    </w:p>
    <w:p w14:paraId="633C6C45" w14:textId="77777777" w:rsidR="00F76A62" w:rsidRPr="00F76A62" w:rsidRDefault="00F76A62">
      <w:pPr>
        <w:rPr>
          <w:rFonts w:ascii="Times New Roman" w:eastAsia="Times New Roman" w:hAnsi="Times New Roman"/>
          <w:sz w:val="24"/>
          <w:szCs w:val="24"/>
        </w:rPr>
        <w:pPrChange w:id="264"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charity first edifies from below, then also lastly exhorts go up higher, from above</w:t>
      </w:r>
    </w:p>
    <w:p w14:paraId="20128603" w14:textId="77777777" w:rsidR="00F76A62" w:rsidRPr="00F76A62" w:rsidRDefault="00F76A62">
      <w:pPr>
        <w:rPr>
          <w:rFonts w:ascii="Times New Roman" w:eastAsia="Times New Roman" w:hAnsi="Times New Roman"/>
          <w:sz w:val="24"/>
          <w:szCs w:val="24"/>
        </w:rPr>
        <w:pPrChange w:id="265"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proofErr w:type="spellStart"/>
      <w:r w:rsidRPr="00F76A62">
        <w:rPr>
          <w:rFonts w:ascii="Times New Roman" w:eastAsia="Times New Roman" w:hAnsi="Times New Roman"/>
          <w:sz w:val="24"/>
          <w:szCs w:val="24"/>
        </w:rPr>
        <w:t>eg</w:t>
      </w:r>
      <w:proofErr w:type="spellEnd"/>
      <w:r w:rsidRPr="00F76A62">
        <w:rPr>
          <w:rFonts w:ascii="Times New Roman" w:eastAsia="Times New Roman" w:hAnsi="Times New Roman"/>
          <w:sz w:val="24"/>
          <w:szCs w:val="24"/>
        </w:rPr>
        <w:t xml:space="preserve">: </w:t>
      </w:r>
      <w:proofErr w:type="gramStart"/>
      <w:r w:rsidRPr="00F76A62">
        <w:rPr>
          <w:rFonts w:ascii="Times New Roman" w:eastAsia="Times New Roman" w:hAnsi="Times New Roman"/>
          <w:sz w:val="24"/>
          <w:szCs w:val="24"/>
        </w:rPr>
        <w:t>so</w:t>
      </w:r>
      <w:proofErr w:type="gramEnd"/>
      <w:r w:rsidRPr="00F76A62">
        <w:rPr>
          <w:rFonts w:ascii="Times New Roman" w:eastAsia="Times New Roman" w:hAnsi="Times New Roman"/>
          <w:sz w:val="24"/>
          <w:szCs w:val="24"/>
        </w:rPr>
        <w:t xml:space="preserve"> of servant/friend, it’s Friend who’s told go up higher: Lk 14:10… Heb 6:1</w:t>
      </w:r>
    </w:p>
    <w:p w14:paraId="01ABD505" w14:textId="77777777" w:rsidR="00F76A62" w:rsidRPr="00F76A62" w:rsidRDefault="00F76A62">
      <w:pPr>
        <w:rPr>
          <w:rFonts w:ascii="Times New Roman" w:eastAsia="Times New Roman" w:hAnsi="Times New Roman"/>
          <w:sz w:val="24"/>
          <w:szCs w:val="24"/>
        </w:rPr>
        <w:pPrChange w:id="266"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 xml:space="preserve">charity thinketh no evil: neither to </w:t>
      </w:r>
      <w:proofErr w:type="spellStart"/>
      <w:r w:rsidRPr="00F76A62">
        <w:rPr>
          <w:rFonts w:ascii="Times New Roman" w:eastAsia="Times New Roman" w:hAnsi="Times New Roman"/>
          <w:sz w:val="24"/>
          <w:szCs w:val="24"/>
        </w:rPr>
        <w:t>punish←nor→to</w:t>
      </w:r>
      <w:proofErr w:type="spellEnd"/>
      <w:r w:rsidRPr="00F76A62">
        <w:rPr>
          <w:rFonts w:ascii="Times New Roman" w:eastAsia="Times New Roman" w:hAnsi="Times New Roman"/>
          <w:sz w:val="24"/>
          <w:szCs w:val="24"/>
        </w:rPr>
        <w:t xml:space="preserve"> forgive, as noted in 1Cor 13:5</w:t>
      </w:r>
    </w:p>
    <w:p w14:paraId="3817CF93" w14:textId="77777777" w:rsidR="00F76A62" w:rsidRPr="00F76A62" w:rsidRDefault="00F76A62">
      <w:pPr>
        <w:rPr>
          <w:rFonts w:ascii="Times New Roman" w:eastAsia="Times New Roman" w:hAnsi="Times New Roman"/>
          <w:sz w:val="24"/>
          <w:szCs w:val="24"/>
        </w:rPr>
        <w:pPrChange w:id="267"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 xml:space="preserve">charity is event-u-ally </w:t>
      </w:r>
      <w:proofErr w:type="spellStart"/>
      <w:r w:rsidRPr="00F76A62">
        <w:rPr>
          <w:rFonts w:ascii="Times New Roman" w:eastAsia="Times New Roman" w:hAnsi="Times New Roman"/>
          <w:sz w:val="24"/>
          <w:szCs w:val="24"/>
        </w:rPr>
        <w:t>PutOn</w:t>
      </w:r>
      <w:proofErr w:type="spellEnd"/>
      <w:r w:rsidRPr="00F76A62">
        <w:rPr>
          <w:rFonts w:ascii="Times New Roman" w:eastAsia="Times New Roman" w:hAnsi="Times New Roman"/>
          <w:sz w:val="24"/>
          <w:szCs w:val="24"/>
        </w:rPr>
        <w:t xml:space="preserve"> ↑above↑ forgiving one another, noted in Col 3:12-15</w:t>
      </w:r>
    </w:p>
    <w:p w14:paraId="0482FB12" w14:textId="77777777" w:rsidR="00F76A62" w:rsidRPr="00F76A62" w:rsidRDefault="00F76A62">
      <w:pPr>
        <w:rPr>
          <w:rFonts w:ascii="Times New Roman" w:eastAsia="Times New Roman" w:hAnsi="Times New Roman"/>
          <w:sz w:val="24"/>
          <w:szCs w:val="24"/>
        </w:rPr>
        <w:pPrChange w:id="268"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2FE6A2A7" w14:textId="77777777" w:rsidR="00F76A62" w:rsidRPr="00F76A62" w:rsidRDefault="00F76A62">
      <w:pPr>
        <w:rPr>
          <w:rFonts w:ascii="Times New Roman" w:eastAsia="Times New Roman" w:hAnsi="Times New Roman"/>
          <w:sz w:val="24"/>
          <w:szCs w:val="24"/>
        </w:rPr>
        <w:pPrChange w:id="269"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For as there is still some blindness in brotherly kindness,</w:t>
      </w:r>
    </w:p>
    <w:p w14:paraId="3DFAB497" w14:textId="77777777" w:rsidR="00F76A62" w:rsidRPr="00F76A62" w:rsidRDefault="00F76A62">
      <w:pPr>
        <w:rPr>
          <w:rFonts w:ascii="Times New Roman" w:eastAsia="Times New Roman" w:hAnsi="Times New Roman"/>
          <w:sz w:val="24"/>
          <w:szCs w:val="24"/>
        </w:rPr>
        <w:pPrChange w:id="270"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There’s also still some partiality in forgiving one another.</w:t>
      </w:r>
    </w:p>
    <w:p w14:paraId="55EEC91D" w14:textId="77777777" w:rsidR="00F76A62" w:rsidRPr="00F76A62" w:rsidRDefault="00F76A62">
      <w:pPr>
        <w:rPr>
          <w:rFonts w:ascii="Times New Roman" w:eastAsia="Times New Roman" w:hAnsi="Times New Roman"/>
          <w:sz w:val="24"/>
          <w:szCs w:val="24"/>
        </w:rPr>
        <w:pPrChange w:id="271" w:author="José Antonio Garcíarivas" w:date="2017-12-19T12:43:00Z">
          <w:pPr>
            <w:shd w:val="clear" w:color="auto" w:fill="FFFFFF"/>
            <w:spacing w:after="0" w:line="240" w:lineRule="auto"/>
            <w:jc w:val="center"/>
          </w:pPr>
        </w:pPrChange>
      </w:pPr>
      <w:r w:rsidRPr="00F76A62">
        <w:rPr>
          <w:rFonts w:ascii="Times New Roman" w:eastAsia="Times New Roman" w:hAnsi="Times New Roman"/>
          <w:sz w:val="24"/>
          <w:szCs w:val="24"/>
        </w:rPr>
        <w:t>Because forgive one another is still one &amp; another duality.</w:t>
      </w:r>
    </w:p>
    <w:p w14:paraId="44A64995" w14:textId="77777777" w:rsidR="00F76A62" w:rsidRPr="00F76A62" w:rsidRDefault="00F76A62">
      <w:pPr>
        <w:rPr>
          <w:rFonts w:ascii="Times New Roman" w:eastAsia="Times New Roman" w:hAnsi="Times New Roman"/>
          <w:sz w:val="24"/>
          <w:szCs w:val="24"/>
        </w:rPr>
        <w:pPrChange w:id="272"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3A61B01F" w14:textId="77777777" w:rsidR="00F76A62" w:rsidRPr="00F76A62" w:rsidRDefault="00F76A62">
      <w:pPr>
        <w:rPr>
          <w:rFonts w:ascii="Times New Roman" w:eastAsia="Times New Roman" w:hAnsi="Times New Roman"/>
          <w:sz w:val="24"/>
          <w:szCs w:val="24"/>
        </w:rPr>
        <w:pPrChange w:id="273"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u w:val="single"/>
        </w:rPr>
        <w:lastRenderedPageBreak/>
        <w:t>To summarize what we learn about love by our Walk in the Spirit (of grace &amp; truth):</w:t>
      </w:r>
    </w:p>
    <w:p w14:paraId="50AE6AAE" w14:textId="77777777" w:rsidR="00F76A62" w:rsidRPr="00F76A62" w:rsidRDefault="00F76A62">
      <w:pPr>
        <w:rPr>
          <w:rFonts w:ascii="Times New Roman" w:eastAsia="Times New Roman" w:hAnsi="Times New Roman"/>
          <w:sz w:val="24"/>
          <w:szCs w:val="24"/>
        </w:rPr>
        <w:pPrChange w:id="274"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many important things to learn about the word “</w:t>
      </w:r>
      <w:r w:rsidRPr="00F76A62">
        <w:rPr>
          <w:rFonts w:ascii="Times New Roman" w:eastAsia="Times New Roman" w:hAnsi="Times New Roman"/>
          <w:i/>
          <w:iCs/>
          <w:sz w:val="24"/>
          <w:szCs w:val="24"/>
        </w:rPr>
        <w:t>love</w:t>
      </w:r>
      <w:r w:rsidRPr="00F76A62">
        <w:rPr>
          <w:rFonts w:ascii="Times New Roman" w:eastAsia="Times New Roman" w:hAnsi="Times New Roman"/>
          <w:sz w:val="24"/>
          <w:szCs w:val="24"/>
        </w:rPr>
        <w:t>” in the </w:t>
      </w:r>
      <w:r w:rsidRPr="00F76A62">
        <w:rPr>
          <w:rFonts w:ascii="Times New Roman" w:eastAsia="Times New Roman" w:hAnsi="Times New Roman"/>
          <w:sz w:val="24"/>
          <w:szCs w:val="24"/>
          <w:u w:val="single"/>
        </w:rPr>
        <w:t>New</w:t>
      </w:r>
      <w:r w:rsidRPr="00F76A62">
        <w:rPr>
          <w:rFonts w:ascii="Times New Roman" w:eastAsia="Times New Roman" w:hAnsi="Times New Roman"/>
          <w:sz w:val="24"/>
          <w:szCs w:val="24"/>
        </w:rPr>
        <w:t> Testament</w:t>
      </w:r>
    </w:p>
    <w:p w14:paraId="4E3F71BF" w14:textId="77777777" w:rsidR="00F76A62" w:rsidRPr="00F76A62" w:rsidRDefault="00F76A62">
      <w:pPr>
        <w:rPr>
          <w:rFonts w:ascii="Times New Roman" w:eastAsia="Times New Roman" w:hAnsi="Times New Roman"/>
          <w:sz w:val="24"/>
          <w:szCs w:val="24"/>
        </w:rPr>
        <w:pPrChange w:id="275"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 </w:t>
      </w:r>
    </w:p>
    <w:p w14:paraId="72FB92BC" w14:textId="77777777" w:rsidR="00F76A62" w:rsidRPr="00F76A62" w:rsidRDefault="00F76A62">
      <w:pPr>
        <w:rPr>
          <w:rFonts w:ascii="Times New Roman" w:eastAsia="Times New Roman" w:hAnsi="Times New Roman"/>
          <w:sz w:val="24"/>
          <w:szCs w:val="24"/>
        </w:rPr>
        <w:pPrChange w:id="276"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b/c “</w:t>
      </w:r>
      <w:r w:rsidRPr="00F76A62">
        <w:rPr>
          <w:rFonts w:ascii="Times New Roman" w:eastAsia="Times New Roman" w:hAnsi="Times New Roman"/>
          <w:i/>
          <w:iCs/>
          <w:sz w:val="24"/>
          <w:szCs w:val="24"/>
        </w:rPr>
        <w:t>love</w:t>
      </w:r>
      <w:r w:rsidRPr="00F76A62">
        <w:rPr>
          <w:rFonts w:ascii="Times New Roman" w:eastAsia="Times New Roman" w:hAnsi="Times New Roman"/>
          <w:sz w:val="24"/>
          <w:szCs w:val="24"/>
        </w:rPr>
        <w:t>” is not “</w:t>
      </w:r>
      <w:r w:rsidRPr="00F76A62">
        <w:rPr>
          <w:rFonts w:ascii="Times New Roman" w:eastAsia="Times New Roman" w:hAnsi="Times New Roman"/>
          <w:i/>
          <w:iCs/>
          <w:sz w:val="24"/>
          <w:szCs w:val="24"/>
        </w:rPr>
        <w:t>charity</w:t>
      </w:r>
      <w:r w:rsidRPr="00F76A62">
        <w:rPr>
          <w:rFonts w:ascii="Times New Roman" w:eastAsia="Times New Roman" w:hAnsi="Times New Roman"/>
          <w:sz w:val="24"/>
          <w:szCs w:val="24"/>
        </w:rPr>
        <w:t>”, even though both mean ‘agape’ in geek language</w:t>
      </w:r>
    </w:p>
    <w:p w14:paraId="38393B25" w14:textId="77777777" w:rsidR="00F76A62" w:rsidRPr="00F76A62" w:rsidRDefault="00F76A62">
      <w:pPr>
        <w:rPr>
          <w:rFonts w:ascii="Times New Roman" w:eastAsia="Times New Roman" w:hAnsi="Times New Roman"/>
          <w:sz w:val="24"/>
          <w:szCs w:val="24"/>
        </w:rPr>
        <w:pPrChange w:id="277"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It’s why the KJV Bible: a 7</w:t>
      </w:r>
      <w:r w:rsidRPr="00F76A62">
        <w:rPr>
          <w:rFonts w:ascii="Times New Roman" w:eastAsia="Times New Roman" w:hAnsi="Times New Roman"/>
          <w:sz w:val="24"/>
          <w:szCs w:val="24"/>
          <w:vertAlign w:val="superscript"/>
        </w:rPr>
        <w:t>th</w:t>
      </w:r>
      <w:r w:rsidRPr="00F76A62">
        <w:rPr>
          <w:rFonts w:ascii="Times New Roman" w:eastAsia="Times New Roman" w:hAnsi="Times New Roman"/>
          <w:sz w:val="24"/>
          <w:szCs w:val="24"/>
        </w:rPr>
        <w:t> Bible: uses both “</w:t>
      </w:r>
      <w:r w:rsidRPr="00F76A62">
        <w:rPr>
          <w:rFonts w:ascii="Times New Roman" w:eastAsia="Times New Roman" w:hAnsi="Times New Roman"/>
          <w:i/>
          <w:iCs/>
          <w:sz w:val="24"/>
          <w:szCs w:val="24"/>
        </w:rPr>
        <w:t>love</w:t>
      </w:r>
      <w:r w:rsidRPr="00F76A62">
        <w:rPr>
          <w:rFonts w:ascii="Times New Roman" w:eastAsia="Times New Roman" w:hAnsi="Times New Roman"/>
          <w:sz w:val="24"/>
          <w:szCs w:val="24"/>
        </w:rPr>
        <w:t>” &amp; “</w:t>
      </w:r>
      <w:r w:rsidRPr="00F76A62">
        <w:rPr>
          <w:rFonts w:ascii="Times New Roman" w:eastAsia="Times New Roman" w:hAnsi="Times New Roman"/>
          <w:i/>
          <w:iCs/>
          <w:sz w:val="24"/>
          <w:szCs w:val="24"/>
        </w:rPr>
        <w:t>charity</w:t>
      </w:r>
      <w:r w:rsidRPr="00F76A62">
        <w:rPr>
          <w:rFonts w:ascii="Times New Roman" w:eastAsia="Times New Roman" w:hAnsi="Times New Roman"/>
          <w:sz w:val="24"/>
          <w:szCs w:val="24"/>
        </w:rPr>
        <w:t>” for ‘agape’</w:t>
      </w:r>
    </w:p>
    <w:p w14:paraId="069ED63B" w14:textId="77777777" w:rsidR="00F76A62" w:rsidRPr="00F76A62" w:rsidRDefault="00F76A62">
      <w:pPr>
        <w:rPr>
          <w:rFonts w:ascii="Times New Roman" w:eastAsia="Times New Roman" w:hAnsi="Times New Roman"/>
          <w:sz w:val="24"/>
          <w:szCs w:val="24"/>
        </w:rPr>
        <w:pPrChange w:id="278"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 </w:t>
      </w:r>
    </w:p>
    <w:p w14:paraId="168D5C78" w14:textId="77777777" w:rsidR="00F76A62" w:rsidRPr="00F76A62" w:rsidRDefault="00F76A62">
      <w:pPr>
        <w:rPr>
          <w:rFonts w:ascii="Times New Roman" w:eastAsia="Times New Roman" w:hAnsi="Times New Roman"/>
          <w:sz w:val="24"/>
          <w:szCs w:val="24"/>
        </w:rPr>
        <w:pPrChange w:id="279"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con-fusion occurs, about love, in most modern Bibles made by unlearned men</w:t>
      </w:r>
    </w:p>
    <w:p w14:paraId="48212290" w14:textId="77777777" w:rsidR="00F76A62" w:rsidRPr="00F76A62" w:rsidRDefault="00F76A62">
      <w:pPr>
        <w:rPr>
          <w:rFonts w:ascii="Times New Roman" w:eastAsia="Times New Roman" w:hAnsi="Times New Roman"/>
          <w:sz w:val="24"/>
          <w:szCs w:val="24"/>
        </w:rPr>
        <w:pPrChange w:id="280"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God is not [the author] of confusion (2SonsJesus), but of peace (1SonChrist)</w:t>
      </w:r>
    </w:p>
    <w:p w14:paraId="3A37C647" w14:textId="77777777" w:rsidR="00F76A62" w:rsidRPr="00F76A62" w:rsidRDefault="00F76A62">
      <w:pPr>
        <w:rPr>
          <w:rFonts w:ascii="Times New Roman" w:eastAsia="Times New Roman" w:hAnsi="Times New Roman"/>
          <w:sz w:val="24"/>
          <w:szCs w:val="24"/>
        </w:rPr>
        <w:pPrChange w:id="281"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 </w:t>
      </w:r>
    </w:p>
    <w:p w14:paraId="08BE7514" w14:textId="77777777" w:rsidR="00F76A62" w:rsidRPr="00F76A62" w:rsidRDefault="00F76A62">
      <w:pPr>
        <w:rPr>
          <w:rFonts w:ascii="Times New Roman" w:eastAsia="Times New Roman" w:hAnsi="Times New Roman"/>
          <w:sz w:val="24"/>
          <w:szCs w:val="24"/>
        </w:rPr>
        <w:pPrChange w:id="282"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lastRenderedPageBreak/>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Translators of KJV Bible were learned men all: neither Catholic nor Protestant</w:t>
      </w:r>
    </w:p>
    <w:p w14:paraId="0D9E273B" w14:textId="77777777" w:rsidR="00F76A62" w:rsidRPr="00F76A62" w:rsidRDefault="00F76A62">
      <w:pPr>
        <w:rPr>
          <w:rFonts w:ascii="Times New Roman" w:eastAsia="Times New Roman" w:hAnsi="Times New Roman"/>
          <w:sz w:val="24"/>
          <w:szCs w:val="24"/>
        </w:rPr>
        <w:pPrChange w:id="283"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It is therefore a preposterous order for men to teach first, and learn afterward</w:t>
      </w:r>
    </w:p>
    <w:p w14:paraId="0753C74C" w14:textId="77777777" w:rsidR="00F76A62" w:rsidRPr="00F76A62" w:rsidRDefault="00F76A62">
      <w:pPr>
        <w:rPr>
          <w:rFonts w:ascii="Times New Roman" w:eastAsia="Times New Roman" w:hAnsi="Times New Roman"/>
          <w:sz w:val="24"/>
          <w:szCs w:val="24"/>
        </w:rPr>
        <w:pPrChange w:id="284"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 </w:t>
      </w:r>
    </w:p>
    <w:p w14:paraId="34115F50" w14:textId="77777777" w:rsidR="00F76A62" w:rsidRPr="00F76A62" w:rsidRDefault="00F76A62">
      <w:pPr>
        <w:rPr>
          <w:rFonts w:ascii="Times New Roman" w:eastAsia="Times New Roman" w:hAnsi="Times New Roman"/>
          <w:sz w:val="24"/>
          <w:szCs w:val="24"/>
        </w:rPr>
        <w:pPrChange w:id="285"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 xml:space="preserve">Although </w:t>
      </w:r>
      <w:proofErr w:type="spellStart"/>
      <w:r w:rsidRPr="00F76A62">
        <w:rPr>
          <w:rFonts w:ascii="Times New Roman" w:eastAsia="Times New Roman" w:hAnsi="Times New Roman"/>
          <w:sz w:val="24"/>
          <w:szCs w:val="24"/>
        </w:rPr>
        <w:t>BetterLaw</w:t>
      </w:r>
      <w:proofErr w:type="spellEnd"/>
      <w:r w:rsidRPr="00F76A62">
        <w:rPr>
          <w:rFonts w:ascii="Times New Roman" w:eastAsia="Times New Roman" w:hAnsi="Times New Roman"/>
          <w:sz w:val="24"/>
          <w:szCs w:val="24"/>
        </w:rPr>
        <w:t xml:space="preserve">, of Jesus, is </w:t>
      </w:r>
      <w:proofErr w:type="spellStart"/>
      <w:r w:rsidRPr="00F76A62">
        <w:rPr>
          <w:rFonts w:ascii="Times New Roman" w:eastAsia="Times New Roman" w:hAnsi="Times New Roman"/>
          <w:sz w:val="24"/>
          <w:szCs w:val="24"/>
        </w:rPr>
        <w:t>BetterSpeak</w:t>
      </w:r>
      <w:proofErr w:type="spellEnd"/>
      <w:r w:rsidRPr="00F76A62">
        <w:rPr>
          <w:rFonts w:ascii="Times New Roman" w:eastAsia="Times New Roman" w:hAnsi="Times New Roman"/>
          <w:sz w:val="24"/>
          <w:szCs w:val="24"/>
        </w:rPr>
        <w:t xml:space="preserve">, it’s still </w:t>
      </w:r>
      <w:proofErr w:type="spellStart"/>
      <w:r w:rsidRPr="00F76A62">
        <w:rPr>
          <w:rFonts w:ascii="Times New Roman" w:eastAsia="Times New Roman" w:hAnsi="Times New Roman"/>
          <w:sz w:val="24"/>
          <w:szCs w:val="24"/>
        </w:rPr>
        <w:t>NotYet</w:t>
      </w:r>
      <w:proofErr w:type="spellEnd"/>
      <w:r w:rsidRPr="00F76A62">
        <w:rPr>
          <w:rFonts w:ascii="Times New Roman" w:eastAsia="Times New Roman" w:hAnsi="Times New Roman"/>
          <w:sz w:val="24"/>
          <w:szCs w:val="24"/>
        </w:rPr>
        <w:t xml:space="preserve"> Grace or Truth</w:t>
      </w:r>
    </w:p>
    <w:p w14:paraId="19825C74" w14:textId="77777777" w:rsidR="00F76A62" w:rsidRPr="00F76A62" w:rsidRDefault="00F76A62">
      <w:pPr>
        <w:rPr>
          <w:rFonts w:ascii="Times New Roman" w:eastAsia="Times New Roman" w:hAnsi="Times New Roman"/>
          <w:sz w:val="24"/>
          <w:szCs w:val="24"/>
        </w:rPr>
        <w:pPrChange w:id="286"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proofErr w:type="gramStart"/>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w:t>
      </w:r>
      <w:proofErr w:type="gramEnd"/>
      <w:r w:rsidRPr="00F76A62">
        <w:rPr>
          <w:rFonts w:ascii="Times New Roman" w:eastAsia="Times New Roman" w:hAnsi="Times New Roman"/>
          <w:i/>
          <w:iCs/>
          <w:sz w:val="24"/>
          <w:szCs w:val="24"/>
        </w:rPr>
        <w:t>very good</w:t>
      </w:r>
      <w:r w:rsidRPr="00F76A62">
        <w:rPr>
          <w:rFonts w:ascii="Times New Roman" w:eastAsia="Times New Roman" w:hAnsi="Times New Roman"/>
          <w:sz w:val="24"/>
          <w:szCs w:val="24"/>
        </w:rPr>
        <w:t>” is a step up from “</w:t>
      </w:r>
      <w:r w:rsidRPr="00F76A62">
        <w:rPr>
          <w:rFonts w:ascii="Times New Roman" w:eastAsia="Times New Roman" w:hAnsi="Times New Roman"/>
          <w:i/>
          <w:iCs/>
          <w:sz w:val="24"/>
          <w:szCs w:val="24"/>
        </w:rPr>
        <w:t>good</w:t>
      </w:r>
      <w:r w:rsidRPr="00F76A62">
        <w:rPr>
          <w:rFonts w:ascii="Times New Roman" w:eastAsia="Times New Roman" w:hAnsi="Times New Roman"/>
          <w:sz w:val="24"/>
          <w:szCs w:val="24"/>
        </w:rPr>
        <w:t>”, like 7</w:t>
      </w:r>
      <w:r w:rsidRPr="00F76A62">
        <w:rPr>
          <w:rFonts w:ascii="Times New Roman" w:eastAsia="Times New Roman" w:hAnsi="Times New Roman"/>
          <w:sz w:val="24"/>
          <w:szCs w:val="24"/>
          <w:vertAlign w:val="superscript"/>
        </w:rPr>
        <w:t>th</w:t>
      </w:r>
      <w:r w:rsidRPr="00F76A62">
        <w:rPr>
          <w:rFonts w:ascii="Times New Roman" w:eastAsia="Times New Roman" w:hAnsi="Times New Roman"/>
          <w:sz w:val="24"/>
          <w:szCs w:val="24"/>
        </w:rPr>
        <w:t> Bible is a </w:t>
      </w:r>
      <w:r w:rsidRPr="00F76A62">
        <w:rPr>
          <w:rFonts w:ascii="Times New Roman" w:eastAsia="Times New Roman" w:hAnsi="Times New Roman"/>
          <w:sz w:val="24"/>
          <w:szCs w:val="24"/>
          <w:u w:val="single"/>
        </w:rPr>
        <w:t>more exact</w:t>
      </w:r>
      <w:r w:rsidRPr="00F76A62">
        <w:rPr>
          <w:rFonts w:ascii="Times New Roman" w:eastAsia="Times New Roman" w:hAnsi="Times New Roman"/>
          <w:sz w:val="24"/>
          <w:szCs w:val="24"/>
        </w:rPr>
        <w:t> translation</w:t>
      </w:r>
    </w:p>
    <w:p w14:paraId="39218032" w14:textId="77777777" w:rsidR="00F76A62" w:rsidRPr="00F76A62" w:rsidRDefault="00F76A62">
      <w:pPr>
        <w:rPr>
          <w:rFonts w:ascii="Times New Roman" w:eastAsia="Times New Roman" w:hAnsi="Times New Roman"/>
          <w:sz w:val="24"/>
          <w:szCs w:val="24"/>
        </w:rPr>
        <w:pPrChange w:id="287"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 </w:t>
      </w:r>
    </w:p>
    <w:p w14:paraId="553FBE87" w14:textId="77777777" w:rsidR="00F76A62" w:rsidRPr="00F76A62" w:rsidRDefault="00F76A62">
      <w:pPr>
        <w:rPr>
          <w:rFonts w:ascii="Times New Roman" w:eastAsia="Times New Roman" w:hAnsi="Times New Roman"/>
          <w:sz w:val="24"/>
          <w:szCs w:val="24"/>
        </w:rPr>
        <w:pPrChange w:id="288"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 xml:space="preserve">Love is good, but </w:t>
      </w:r>
      <w:proofErr w:type="spellStart"/>
      <w:r w:rsidRPr="00F76A62">
        <w:rPr>
          <w:rFonts w:ascii="Times New Roman" w:eastAsia="Times New Roman" w:hAnsi="Times New Roman"/>
          <w:sz w:val="24"/>
          <w:szCs w:val="24"/>
        </w:rPr>
        <w:t>LawLove</w:t>
      </w:r>
      <w:proofErr w:type="spellEnd"/>
      <w:r w:rsidRPr="00F76A62">
        <w:rPr>
          <w:rFonts w:ascii="Times New Roman" w:eastAsia="Times New Roman" w:hAnsi="Times New Roman"/>
          <w:sz w:val="24"/>
          <w:szCs w:val="24"/>
        </w:rPr>
        <w:t xml:space="preserve"> is </w:t>
      </w:r>
      <w:proofErr w:type="spellStart"/>
      <w:r w:rsidRPr="00F76A62">
        <w:rPr>
          <w:rFonts w:ascii="Times New Roman" w:eastAsia="Times New Roman" w:hAnsi="Times New Roman"/>
          <w:sz w:val="24"/>
          <w:szCs w:val="24"/>
        </w:rPr>
        <w:t>NotYet</w:t>
      </w:r>
      <w:proofErr w:type="spellEnd"/>
      <w:r w:rsidRPr="00F76A62">
        <w:rPr>
          <w:rFonts w:ascii="Times New Roman" w:eastAsia="Times New Roman" w:hAnsi="Times New Roman"/>
          <w:sz w:val="24"/>
          <w:szCs w:val="24"/>
        </w:rPr>
        <w:t xml:space="preserve"> perfect love, which hath no fear nor hate</w:t>
      </w:r>
    </w:p>
    <w:p w14:paraId="097D1C02" w14:textId="77777777" w:rsidR="00F76A62" w:rsidRPr="00F76A62" w:rsidRDefault="00F76A62">
      <w:pPr>
        <w:rPr>
          <w:rFonts w:ascii="Times New Roman" w:eastAsia="Times New Roman" w:hAnsi="Times New Roman"/>
          <w:sz w:val="24"/>
          <w:szCs w:val="24"/>
        </w:rPr>
        <w:pPrChange w:id="289"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 xml:space="preserve">Yes, Jesus loves you &amp; God loves you, but if love not clarified it can wax </w:t>
      </w:r>
      <w:proofErr w:type="spellStart"/>
      <w:r w:rsidRPr="00F76A62">
        <w:rPr>
          <w:rFonts w:ascii="Times New Roman" w:eastAsia="Times New Roman" w:hAnsi="Times New Roman"/>
          <w:sz w:val="24"/>
          <w:szCs w:val="24"/>
        </w:rPr>
        <w:t>cOLD</w:t>
      </w:r>
      <w:proofErr w:type="spellEnd"/>
    </w:p>
    <w:p w14:paraId="1FA83FD6" w14:textId="77777777" w:rsidR="00F76A62" w:rsidRPr="00F76A62" w:rsidRDefault="00F76A62">
      <w:pPr>
        <w:rPr>
          <w:rFonts w:ascii="Times New Roman" w:eastAsia="Times New Roman" w:hAnsi="Times New Roman"/>
          <w:sz w:val="24"/>
          <w:szCs w:val="24"/>
        </w:rPr>
        <w:pPrChange w:id="290"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 </w:t>
      </w:r>
    </w:p>
    <w:p w14:paraId="14A5B6AF" w14:textId="77777777" w:rsidR="00F76A62" w:rsidRPr="00F76A62" w:rsidRDefault="00F76A62">
      <w:pPr>
        <w:rPr>
          <w:rFonts w:ascii="Times New Roman" w:eastAsia="Times New Roman" w:hAnsi="Times New Roman"/>
          <w:sz w:val="24"/>
          <w:szCs w:val="24"/>
        </w:rPr>
        <w:pPrChange w:id="291"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lastRenderedPageBreak/>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 It’s possible for many to get deceived by many coming in the name of Jesus</w:t>
      </w:r>
    </w:p>
    <w:p w14:paraId="345E050F" w14:textId="77777777" w:rsidR="00F76A62" w:rsidRPr="00F76A62" w:rsidRDefault="00F76A62">
      <w:pPr>
        <w:rPr>
          <w:rFonts w:ascii="Times New Roman" w:eastAsia="Times New Roman" w:hAnsi="Times New Roman"/>
          <w:sz w:val="24"/>
          <w:szCs w:val="24"/>
        </w:rPr>
        <w:pPrChange w:id="292"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Many writers &amp; publishers of modern bibles contradict themselves with love</w:t>
      </w:r>
    </w:p>
    <w:p w14:paraId="15F4CDBE" w14:textId="77777777" w:rsidR="00F76A62" w:rsidRPr="00F76A62" w:rsidRDefault="00F76A62">
      <w:pPr>
        <w:rPr>
          <w:rFonts w:ascii="Times New Roman" w:eastAsia="Times New Roman" w:hAnsi="Times New Roman"/>
          <w:sz w:val="24"/>
          <w:szCs w:val="24"/>
        </w:rPr>
        <w:pPrChange w:id="293"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 </w:t>
      </w:r>
    </w:p>
    <w:p w14:paraId="6B85BBD3" w14:textId="77777777" w:rsidR="00F76A62" w:rsidRPr="00F76A62" w:rsidRDefault="00F76A62">
      <w:pPr>
        <w:rPr>
          <w:rFonts w:ascii="Times New Roman" w:eastAsia="Times New Roman" w:hAnsi="Times New Roman"/>
          <w:sz w:val="24"/>
          <w:szCs w:val="24"/>
        </w:rPr>
        <w:pPrChange w:id="294"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be aware purpose Driven ppl of purpose Driven churches are not Spirit Led</w:t>
      </w:r>
    </w:p>
    <w:p w14:paraId="04838AA3" w14:textId="77777777" w:rsidR="00F76A62" w:rsidRPr="00F76A62" w:rsidRDefault="00F76A62">
      <w:pPr>
        <w:rPr>
          <w:rFonts w:ascii="Times New Roman" w:eastAsia="Times New Roman" w:hAnsi="Times New Roman"/>
          <w:sz w:val="24"/>
          <w:szCs w:val="24"/>
        </w:rPr>
        <w:pPrChange w:id="295"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of teacher/guide Ghost/Spirit Comforters, only one guides you into all truth</w:t>
      </w:r>
    </w:p>
    <w:p w14:paraId="456A41CB" w14:textId="77777777" w:rsidR="00F76A62" w:rsidRPr="00F76A62" w:rsidRDefault="00F76A62">
      <w:pPr>
        <w:rPr>
          <w:rFonts w:ascii="Times New Roman" w:eastAsia="Times New Roman" w:hAnsi="Times New Roman"/>
          <w:sz w:val="24"/>
          <w:szCs w:val="24"/>
        </w:rPr>
        <w:pPrChange w:id="296"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 </w:t>
      </w:r>
    </w:p>
    <w:p w14:paraId="186AD387" w14:textId="77777777" w:rsidR="00F76A62" w:rsidRPr="00F76A62" w:rsidRDefault="00F76A62">
      <w:pPr>
        <w:rPr>
          <w:rFonts w:ascii="Times New Roman" w:eastAsia="Times New Roman" w:hAnsi="Times New Roman"/>
          <w:sz w:val="24"/>
          <w:szCs w:val="24"/>
        </w:rPr>
        <w:pPrChange w:id="297"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 xml:space="preserve">primary purpose of plural &amp; contrary scriptures is to learn </w:t>
      </w:r>
      <w:proofErr w:type="spellStart"/>
      <w:r w:rsidRPr="00F76A62">
        <w:rPr>
          <w:rFonts w:ascii="Times New Roman" w:eastAsia="Times New Roman" w:hAnsi="Times New Roman"/>
          <w:sz w:val="24"/>
          <w:szCs w:val="24"/>
        </w:rPr>
        <w:t>BetterLaw</w:t>
      </w:r>
      <w:proofErr w:type="spellEnd"/>
      <w:r w:rsidRPr="00F76A62">
        <w:rPr>
          <w:rFonts w:ascii="Times New Roman" w:eastAsia="Times New Roman" w:hAnsi="Times New Roman"/>
          <w:sz w:val="24"/>
          <w:szCs w:val="24"/>
        </w:rPr>
        <w:t xml:space="preserve"> </w:t>
      </w:r>
      <w:proofErr w:type="spellStart"/>
      <w:r w:rsidRPr="00F76A62">
        <w:rPr>
          <w:rFonts w:ascii="Times New Roman" w:eastAsia="Times New Roman" w:hAnsi="Times New Roman"/>
          <w:sz w:val="24"/>
          <w:szCs w:val="24"/>
        </w:rPr>
        <w:t>IsNot</w:t>
      </w:r>
      <w:proofErr w:type="spellEnd"/>
      <w:r w:rsidRPr="00F76A62">
        <w:rPr>
          <w:rFonts w:ascii="Times New Roman" w:eastAsia="Times New Roman" w:hAnsi="Times New Roman"/>
          <w:sz w:val="24"/>
          <w:szCs w:val="24"/>
        </w:rPr>
        <w:t xml:space="preserve"> Grace</w:t>
      </w:r>
    </w:p>
    <w:p w14:paraId="5541A028" w14:textId="77777777" w:rsidR="00F76A62" w:rsidRPr="00F76A62" w:rsidRDefault="00F76A62">
      <w:pPr>
        <w:rPr>
          <w:rFonts w:ascii="Times New Roman" w:eastAsia="Times New Roman" w:hAnsi="Times New Roman"/>
          <w:sz w:val="24"/>
          <w:szCs w:val="24"/>
        </w:rPr>
        <w:pPrChange w:id="298"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2Tim 3:15,16 clarifies God inspired all </w:t>
      </w:r>
      <w:r w:rsidRPr="00F76A62">
        <w:rPr>
          <w:rFonts w:ascii="Times New Roman" w:eastAsia="Times New Roman" w:hAnsi="Times New Roman"/>
          <w:i/>
          <w:iCs/>
          <w:sz w:val="24"/>
          <w:szCs w:val="24"/>
        </w:rPr>
        <w:t>scripture</w:t>
      </w:r>
      <w:r w:rsidRPr="00F76A62">
        <w:rPr>
          <w:rFonts w:ascii="Times New Roman" w:eastAsia="Times New Roman" w:hAnsi="Times New Roman"/>
          <w:sz w:val="24"/>
          <w:szCs w:val="24"/>
        </w:rPr>
        <w:t>, not plural &amp; contrary </w:t>
      </w:r>
      <w:r w:rsidRPr="00F76A62">
        <w:rPr>
          <w:rFonts w:ascii="Times New Roman" w:eastAsia="Times New Roman" w:hAnsi="Times New Roman"/>
          <w:i/>
          <w:iCs/>
          <w:sz w:val="24"/>
          <w:szCs w:val="24"/>
        </w:rPr>
        <w:t>scriptures</w:t>
      </w:r>
    </w:p>
    <w:p w14:paraId="51AA0EA0" w14:textId="77777777" w:rsidR="00F76A62" w:rsidRPr="00F76A62" w:rsidRDefault="00F76A62">
      <w:pPr>
        <w:rPr>
          <w:rFonts w:ascii="Times New Roman" w:eastAsia="Times New Roman" w:hAnsi="Times New Roman"/>
          <w:sz w:val="24"/>
          <w:szCs w:val="24"/>
        </w:rPr>
        <w:pPrChange w:id="299"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 </w:t>
      </w:r>
    </w:p>
    <w:p w14:paraId="03FFDFC7" w14:textId="77777777" w:rsidR="00F76A62" w:rsidRPr="00F76A62" w:rsidRDefault="00F76A62">
      <w:pPr>
        <w:rPr>
          <w:rFonts w:ascii="Times New Roman" w:eastAsia="Times New Roman" w:hAnsi="Times New Roman"/>
          <w:sz w:val="24"/>
          <w:szCs w:val="24"/>
        </w:rPr>
        <w:pPrChange w:id="300"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lastRenderedPageBreak/>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 xml:space="preserve">born again (of Spirit, from above) isn’t earthly </w:t>
      </w:r>
      <w:proofErr w:type="spellStart"/>
      <w:r w:rsidRPr="00F76A62">
        <w:rPr>
          <w:rFonts w:ascii="Times New Roman" w:eastAsia="Times New Roman" w:hAnsi="Times New Roman"/>
          <w:sz w:val="24"/>
          <w:szCs w:val="24"/>
        </w:rPr>
        <w:t>LawToU</w:t>
      </w:r>
      <w:proofErr w:type="spellEnd"/>
      <w:r w:rsidRPr="00F76A62">
        <w:rPr>
          <w:rFonts w:ascii="Times New Roman" w:eastAsia="Times New Roman" w:hAnsi="Times New Roman"/>
          <w:sz w:val="24"/>
          <w:szCs w:val="24"/>
        </w:rPr>
        <w:t xml:space="preserve">, but heavenly </w:t>
      </w:r>
      <w:proofErr w:type="spellStart"/>
      <w:r w:rsidRPr="00F76A62">
        <w:rPr>
          <w:rFonts w:ascii="Times New Roman" w:eastAsia="Times New Roman" w:hAnsi="Times New Roman"/>
          <w:sz w:val="24"/>
          <w:szCs w:val="24"/>
        </w:rPr>
        <w:t>GraceToU</w:t>
      </w:r>
      <w:proofErr w:type="spellEnd"/>
    </w:p>
    <w:p w14:paraId="0A388BFF" w14:textId="77777777" w:rsidR="00F76A62" w:rsidRPr="00F76A62" w:rsidRDefault="00F76A62">
      <w:pPr>
        <w:rPr>
          <w:rFonts w:ascii="Times New Roman" w:eastAsia="Times New Roman" w:hAnsi="Times New Roman"/>
          <w:sz w:val="24"/>
          <w:szCs w:val="24"/>
        </w:rPr>
        <w:pPrChange w:id="301"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proofErr w:type="gramStart"/>
      <w:r w:rsidRPr="00F76A62">
        <w:rPr>
          <w:rFonts w:ascii="Times New Roman" w:eastAsia="Times New Roman" w:hAnsi="Times New Roman"/>
          <w:sz w:val="24"/>
          <w:szCs w:val="24"/>
        </w:rPr>
        <w:t>so</w:t>
      </w:r>
      <w:proofErr w:type="gramEnd"/>
      <w:r w:rsidRPr="00F76A62">
        <w:rPr>
          <w:rFonts w:ascii="Times New Roman" w:eastAsia="Times New Roman" w:hAnsi="Times New Roman"/>
          <w:sz w:val="24"/>
          <w:szCs w:val="24"/>
        </w:rPr>
        <w:t xml:space="preserve"> Wisdom From Above, in James 3:17, is allegory for Grace To You in Rom 1:7</w:t>
      </w:r>
    </w:p>
    <w:p w14:paraId="365F59AE" w14:textId="77777777" w:rsidR="00F76A62" w:rsidRPr="00F76A62" w:rsidRDefault="00F76A62">
      <w:pPr>
        <w:rPr>
          <w:rFonts w:ascii="Times New Roman" w:eastAsia="Times New Roman" w:hAnsi="Times New Roman"/>
          <w:sz w:val="24"/>
          <w:szCs w:val="24"/>
        </w:rPr>
        <w:pPrChange w:id="302"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 </w:t>
      </w:r>
    </w:p>
    <w:p w14:paraId="030029DA" w14:textId="77777777" w:rsidR="00F76A62" w:rsidRPr="00F76A62" w:rsidRDefault="00F76A62">
      <w:pPr>
        <w:rPr>
          <w:rFonts w:ascii="Times New Roman" w:eastAsia="Times New Roman" w:hAnsi="Times New Roman"/>
          <w:sz w:val="24"/>
          <w:szCs w:val="24"/>
        </w:rPr>
        <w:pPrChange w:id="303"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proofErr w:type="spellStart"/>
      <w:r w:rsidRPr="00F76A62">
        <w:rPr>
          <w:rFonts w:ascii="Times New Roman" w:eastAsia="Times New Roman" w:hAnsi="Times New Roman"/>
          <w:sz w:val="24"/>
          <w:szCs w:val="24"/>
        </w:rPr>
        <w:t>LawLove</w:t>
      </w:r>
      <w:proofErr w:type="spellEnd"/>
      <w:r w:rsidRPr="00F76A62">
        <w:rPr>
          <w:rFonts w:ascii="Times New Roman" w:eastAsia="Times New Roman" w:hAnsi="Times New Roman"/>
          <w:sz w:val="24"/>
          <w:szCs w:val="24"/>
        </w:rPr>
        <w:t xml:space="preserve"> </w:t>
      </w:r>
      <w:proofErr w:type="gramStart"/>
      <w:r w:rsidRPr="00F76A62">
        <w:rPr>
          <w:rFonts w:ascii="Times New Roman" w:eastAsia="Times New Roman" w:hAnsi="Times New Roman"/>
          <w:sz w:val="24"/>
          <w:szCs w:val="24"/>
        </w:rPr>
        <w:t>has fear</w:t>
      </w:r>
      <w:proofErr w:type="gramEnd"/>
      <w:r w:rsidRPr="00F76A62">
        <w:rPr>
          <w:rFonts w:ascii="Times New Roman" w:eastAsia="Times New Roman" w:hAnsi="Times New Roman"/>
          <w:sz w:val="24"/>
          <w:szCs w:val="24"/>
        </w:rPr>
        <w:t xml:space="preserve"> is still </w:t>
      </w:r>
      <w:proofErr w:type="spellStart"/>
      <w:r w:rsidRPr="00F76A62">
        <w:rPr>
          <w:rFonts w:ascii="Times New Roman" w:eastAsia="Times New Roman" w:hAnsi="Times New Roman"/>
          <w:sz w:val="24"/>
          <w:szCs w:val="24"/>
        </w:rPr>
        <w:t>IMPerfectLove</w:t>
      </w:r>
      <w:proofErr w:type="spellEnd"/>
      <w:r w:rsidRPr="00F76A62">
        <w:rPr>
          <w:rFonts w:ascii="Times New Roman" w:eastAsia="Times New Roman" w:hAnsi="Times New Roman"/>
          <w:sz w:val="24"/>
          <w:szCs w:val="24"/>
        </w:rPr>
        <w:t xml:space="preserve">; </w:t>
      </w:r>
      <w:proofErr w:type="spellStart"/>
      <w:r w:rsidRPr="00F76A62">
        <w:rPr>
          <w:rFonts w:ascii="Times New Roman" w:eastAsia="Times New Roman" w:hAnsi="Times New Roman"/>
          <w:sz w:val="24"/>
          <w:szCs w:val="24"/>
        </w:rPr>
        <w:t>GraceLove</w:t>
      </w:r>
      <w:proofErr w:type="spellEnd"/>
      <w:r w:rsidRPr="00F76A62">
        <w:rPr>
          <w:rFonts w:ascii="Times New Roman" w:eastAsia="Times New Roman" w:hAnsi="Times New Roman"/>
          <w:sz w:val="24"/>
          <w:szCs w:val="24"/>
        </w:rPr>
        <w:t xml:space="preserve"> has </w:t>
      </w:r>
      <w:proofErr w:type="spellStart"/>
      <w:r w:rsidRPr="00F76A62">
        <w:rPr>
          <w:rFonts w:ascii="Times New Roman" w:eastAsia="Times New Roman" w:hAnsi="Times New Roman"/>
          <w:sz w:val="24"/>
          <w:szCs w:val="24"/>
        </w:rPr>
        <w:t>NoFear</w:t>
      </w:r>
      <w:proofErr w:type="spellEnd"/>
      <w:r w:rsidRPr="00F76A62">
        <w:rPr>
          <w:rFonts w:ascii="Times New Roman" w:eastAsia="Times New Roman" w:hAnsi="Times New Roman"/>
          <w:sz w:val="24"/>
          <w:szCs w:val="24"/>
        </w:rPr>
        <w:t xml:space="preserve"> is </w:t>
      </w:r>
      <w:proofErr w:type="spellStart"/>
      <w:r w:rsidRPr="00F76A62">
        <w:rPr>
          <w:rFonts w:ascii="Times New Roman" w:eastAsia="Times New Roman" w:hAnsi="Times New Roman"/>
          <w:sz w:val="24"/>
          <w:szCs w:val="24"/>
        </w:rPr>
        <w:t>PerfectLove</w:t>
      </w:r>
      <w:proofErr w:type="spellEnd"/>
    </w:p>
    <w:p w14:paraId="3852482B" w14:textId="77777777" w:rsidR="00F76A62" w:rsidRPr="00F76A62" w:rsidRDefault="00F76A62">
      <w:pPr>
        <w:rPr>
          <w:rFonts w:ascii="Times New Roman" w:eastAsia="Times New Roman" w:hAnsi="Times New Roman"/>
          <w:sz w:val="24"/>
          <w:szCs w:val="24"/>
        </w:rPr>
        <w:pPrChange w:id="304" w:author="José Antonio Garcíarivas" w:date="2017-12-19T12:43:00Z">
          <w:pPr>
            <w:shd w:val="clear" w:color="auto" w:fill="FFFFFF"/>
            <w:spacing w:after="0" w:line="240" w:lineRule="auto"/>
            <w:ind w:left="720"/>
            <w:jc w:val="both"/>
          </w:pPr>
        </w:pPrChange>
      </w:pPr>
      <w:r w:rsidRPr="00F76A62">
        <w:rPr>
          <w:rFonts w:ascii="Times New Roman" w:eastAsia="Times New Roman" w:hAnsi="Times New Roman"/>
          <w:sz w:val="24"/>
          <w:szCs w:val="24"/>
        </w:rPr>
        <w:t>-</w:t>
      </w:r>
      <w:r w:rsidRPr="00F76A62">
        <w:rPr>
          <w:rFonts w:ascii="Times New Roman" w:eastAsia="Times New Roman" w:hAnsi="Times New Roman"/>
          <w:sz w:val="14"/>
          <w:szCs w:val="14"/>
        </w:rPr>
        <w:t>       </w:t>
      </w:r>
      <w:r w:rsidRPr="00F76A62">
        <w:rPr>
          <w:rFonts w:ascii="Times New Roman" w:eastAsia="Times New Roman" w:hAnsi="Times New Roman"/>
          <w:sz w:val="14"/>
        </w:rPr>
        <w:t> </w:t>
      </w:r>
      <w:r w:rsidRPr="00F76A62">
        <w:rPr>
          <w:rFonts w:ascii="Times New Roman" w:eastAsia="Times New Roman" w:hAnsi="Times New Roman"/>
          <w:sz w:val="24"/>
          <w:szCs w:val="24"/>
        </w:rPr>
        <w:t>Gracious God, Merciful Father neither punish nor torment, but Perfectly Love all   </w:t>
      </w:r>
    </w:p>
    <w:p w14:paraId="47A76766" w14:textId="77777777" w:rsidR="00F76A62" w:rsidRPr="00F76A62" w:rsidRDefault="00F76A62">
      <w:pPr>
        <w:rPr>
          <w:rFonts w:ascii="Times New Roman" w:eastAsia="Times New Roman" w:hAnsi="Times New Roman"/>
          <w:sz w:val="24"/>
          <w:szCs w:val="24"/>
        </w:rPr>
        <w:pPrChange w:id="305"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w:t>
      </w:r>
    </w:p>
    <w:p w14:paraId="7C36935C" w14:textId="77777777" w:rsidR="009C2B38" w:rsidRDefault="00F76A62">
      <w:pPr>
        <w:rPr>
          <w:rFonts w:ascii="Times New Roman" w:eastAsia="Times New Roman" w:hAnsi="Times New Roman"/>
          <w:sz w:val="24"/>
          <w:szCs w:val="24"/>
        </w:rPr>
        <w:pPrChange w:id="306" w:author="José Antonio Garcíarivas" w:date="2017-12-19T12:43:00Z">
          <w:pPr>
            <w:shd w:val="clear" w:color="auto" w:fill="FFFFFF"/>
            <w:spacing w:after="0" w:line="240" w:lineRule="auto"/>
            <w:jc w:val="both"/>
          </w:pPr>
        </w:pPrChange>
      </w:pPr>
      <w:r w:rsidRPr="00F76A62">
        <w:rPr>
          <w:rFonts w:ascii="Times New Roman" w:eastAsia="Times New Roman" w:hAnsi="Times New Roman"/>
          <w:sz w:val="24"/>
          <w:szCs w:val="24"/>
        </w:rPr>
        <w:t xml:space="preserve">SO THEN, </w:t>
      </w:r>
      <w:proofErr w:type="spellStart"/>
      <w:r w:rsidRPr="00F76A62">
        <w:rPr>
          <w:rFonts w:ascii="Times New Roman" w:eastAsia="Times New Roman" w:hAnsi="Times New Roman"/>
          <w:sz w:val="24"/>
          <w:szCs w:val="24"/>
        </w:rPr>
        <w:t>EVOLution←IsNotYet→LOVE→IsNotYet</w:t>
      </w:r>
      <w:proofErr w:type="spellEnd"/>
      <w:r w:rsidRPr="00F76A62">
        <w:rPr>
          <w:rFonts w:ascii="Times New Roman" w:eastAsia="Times New Roman" w:hAnsi="Times New Roman"/>
          <w:sz w:val="24"/>
          <w:szCs w:val="24"/>
        </w:rPr>
        <w:t xml:space="preserve"> ↑</w:t>
      </w:r>
      <w:proofErr w:type="spellStart"/>
      <w:r w:rsidRPr="00F76A62">
        <w:rPr>
          <w:rFonts w:ascii="Times New Roman" w:eastAsia="Times New Roman" w:hAnsi="Times New Roman"/>
          <w:sz w:val="24"/>
          <w:szCs w:val="24"/>
        </w:rPr>
        <w:t>PerfectLoveThinkethNoEvil</w:t>
      </w:r>
      <w:proofErr w:type="spellEnd"/>
      <w:r w:rsidRPr="00F76A62">
        <w:rPr>
          <w:rFonts w:ascii="Times New Roman" w:eastAsia="Times New Roman" w:hAnsi="Times New Roman"/>
          <w:sz w:val="24"/>
          <w:szCs w:val="24"/>
        </w:rPr>
        <w:t>↑.</w:t>
      </w:r>
    </w:p>
    <w:p w14:paraId="54C0326C" w14:textId="77777777" w:rsidR="009C2B38" w:rsidRPr="009C2B38" w:rsidRDefault="009C2B38">
      <w:pPr>
        <w:pStyle w:val="Heading1"/>
        <w:rPr>
          <w:sz w:val="24"/>
          <w:szCs w:val="24"/>
        </w:rPr>
        <w:pPrChange w:id="307" w:author="José Antonio Garcíarivas" w:date="2017-12-19T12:17:00Z">
          <w:pPr>
            <w:shd w:val="clear" w:color="auto" w:fill="FFFFFF"/>
            <w:jc w:val="center"/>
          </w:pPr>
        </w:pPrChange>
      </w:pPr>
      <w:r>
        <w:rPr>
          <w:sz w:val="24"/>
          <w:szCs w:val="24"/>
        </w:rPr>
        <w:br w:type="page"/>
      </w:r>
      <w:r w:rsidR="00474642" w:rsidRPr="00673E96">
        <w:lastRenderedPageBreak/>
        <w:t>Chapter</w:t>
      </w:r>
      <w:r w:rsidRPr="009C2B38">
        <w:t xml:space="preserve"> 3:</w:t>
      </w:r>
    </w:p>
    <w:p w14:paraId="6C5B38C4" w14:textId="77777777" w:rsidR="009C2B38" w:rsidRPr="009C2B38" w:rsidRDefault="009C2B38" w:rsidP="009C2B38">
      <w:pPr>
        <w:shd w:val="clear" w:color="auto" w:fill="FFFFFF"/>
        <w:spacing w:after="0" w:line="240" w:lineRule="auto"/>
        <w:jc w:val="center"/>
        <w:rPr>
          <w:rFonts w:ascii="Times New Roman" w:eastAsia="Times New Roman" w:hAnsi="Times New Roman"/>
          <w:sz w:val="24"/>
          <w:szCs w:val="24"/>
        </w:rPr>
      </w:pPr>
      <w:r w:rsidRPr="009C2B38">
        <w:rPr>
          <w:rFonts w:ascii="Times New Roman" w:eastAsia="Times New Roman" w:hAnsi="Times New Roman"/>
          <w:b/>
          <w:bCs/>
          <w:sz w:val="28"/>
          <w:szCs w:val="28"/>
        </w:rPr>
        <w:t>JOY: 2</w:t>
      </w:r>
      <w:r w:rsidRPr="009C2B38">
        <w:rPr>
          <w:rFonts w:ascii="Times New Roman" w:eastAsia="Times New Roman" w:hAnsi="Times New Roman"/>
          <w:b/>
          <w:bCs/>
          <w:sz w:val="28"/>
          <w:szCs w:val="28"/>
          <w:vertAlign w:val="superscript"/>
        </w:rPr>
        <w:t>nd</w:t>
      </w:r>
      <w:r w:rsidRPr="009C2B38">
        <w:rPr>
          <w:rFonts w:ascii="Times New Roman" w:eastAsia="Times New Roman" w:hAnsi="Times New Roman"/>
          <w:b/>
          <w:bCs/>
          <w:sz w:val="28"/>
        </w:rPr>
        <w:t> </w:t>
      </w:r>
      <w:r w:rsidRPr="009C2B38">
        <w:rPr>
          <w:rFonts w:ascii="Times New Roman" w:eastAsia="Times New Roman" w:hAnsi="Times New Roman"/>
          <w:b/>
          <w:bCs/>
          <w:sz w:val="28"/>
          <w:szCs w:val="28"/>
        </w:rPr>
        <w:t>Fruit of the Spirit</w:t>
      </w:r>
    </w:p>
    <w:p w14:paraId="029DA7C0" w14:textId="77777777" w:rsidR="009C2B38" w:rsidRPr="009C2B38" w:rsidRDefault="009C2B38" w:rsidP="009C2B38">
      <w:pPr>
        <w:shd w:val="clear" w:color="auto" w:fill="FFFFFF"/>
        <w:spacing w:after="0" w:line="240" w:lineRule="auto"/>
        <w:jc w:val="center"/>
        <w:rPr>
          <w:rFonts w:ascii="Times New Roman" w:eastAsia="Times New Roman" w:hAnsi="Times New Roman"/>
          <w:sz w:val="24"/>
          <w:szCs w:val="24"/>
        </w:rPr>
      </w:pPr>
      <w:r w:rsidRPr="009C2B38">
        <w:rPr>
          <w:rFonts w:ascii="Times New Roman" w:eastAsia="Times New Roman" w:hAnsi="Times New Roman"/>
          <w:b/>
          <w:bCs/>
          <w:sz w:val="28"/>
          <w:szCs w:val="28"/>
        </w:rPr>
        <w:t> </w:t>
      </w:r>
    </w:p>
    <w:p w14:paraId="75391DA1" w14:textId="77777777" w:rsidR="009C2B38" w:rsidRPr="009C2B38" w:rsidDel="00FA3E1D" w:rsidRDefault="009C2B38" w:rsidP="009C2B38">
      <w:pPr>
        <w:shd w:val="clear" w:color="auto" w:fill="FFFFFF"/>
        <w:spacing w:after="0" w:line="240" w:lineRule="auto"/>
        <w:jc w:val="both"/>
        <w:rPr>
          <w:del w:id="308" w:author="Antonio" w:date="2015-12-07T14:26:00Z"/>
          <w:rFonts w:ascii="Times New Roman" w:eastAsia="Times New Roman" w:hAnsi="Times New Roman"/>
          <w:sz w:val="24"/>
          <w:szCs w:val="24"/>
        </w:rPr>
      </w:pPr>
      <w:del w:id="309" w:author="Antonio" w:date="2015-12-07T14:26:00Z">
        <w:r w:rsidRPr="009C2B38" w:rsidDel="00FA3E1D">
          <w:rPr>
            <w:rFonts w:ascii="Times New Roman" w:eastAsia="Times New Roman" w:hAnsi="Times New Roman"/>
            <w:sz w:val="24"/>
            <w:szCs w:val="24"/>
          </w:rPr>
          <w:delText> </w:delText>
        </w:r>
      </w:del>
    </w:p>
    <w:p w14:paraId="2B32A220"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spellStart"/>
      <w:r w:rsidRPr="009C2B38">
        <w:rPr>
          <w:rFonts w:ascii="Times New Roman" w:eastAsia="Times New Roman" w:hAnsi="Times New Roman"/>
          <w:sz w:val="24"/>
          <w:szCs w:val="24"/>
        </w:rPr>
        <w:t>Love→Joy</w:t>
      </w:r>
      <w:proofErr w:type="spellEnd"/>
      <w:r w:rsidRPr="009C2B38">
        <w:rPr>
          <w:rFonts w:ascii="Times New Roman" w:eastAsia="Times New Roman" w:hAnsi="Times New Roman"/>
          <w:sz w:val="24"/>
          <w:szCs w:val="24"/>
        </w:rPr>
        <w:t>… continuing our Walk in the Spirit…unto Temperance=</w:t>
      </w:r>
      <w:proofErr w:type="spellStart"/>
      <w:r w:rsidRPr="009C2B38">
        <w:rPr>
          <w:rFonts w:ascii="Times New Roman" w:eastAsia="Times New Roman" w:hAnsi="Times New Roman"/>
          <w:sz w:val="24"/>
          <w:szCs w:val="24"/>
        </w:rPr>
        <w:t>SelfControl</w:t>
      </w:r>
      <w:proofErr w:type="spellEnd"/>
      <w:r w:rsidRPr="009C2B38">
        <w:rPr>
          <w:rFonts w:ascii="Times New Roman" w:eastAsia="Times New Roman" w:hAnsi="Times New Roman"/>
          <w:sz w:val="24"/>
          <w:szCs w:val="24"/>
        </w:rPr>
        <w:t>=</w:t>
      </w:r>
      <w:proofErr w:type="spellStart"/>
      <w:r w:rsidRPr="009C2B38">
        <w:rPr>
          <w:rFonts w:ascii="Times New Roman" w:eastAsia="Times New Roman" w:hAnsi="Times New Roman"/>
          <w:sz w:val="24"/>
          <w:szCs w:val="24"/>
        </w:rPr>
        <w:t>NoLaw</w:t>
      </w:r>
      <w:proofErr w:type="spellEnd"/>
      <w:r w:rsidRPr="009C2B38">
        <w:rPr>
          <w:rFonts w:ascii="Times New Roman" w:eastAsia="Times New Roman" w:hAnsi="Times New Roman"/>
          <w:sz w:val="24"/>
          <w:szCs w:val="24"/>
        </w:rPr>
        <w:t>.</w:t>
      </w:r>
    </w:p>
    <w:p w14:paraId="5082811D"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What can we now learn about Joy in a similar manner how we first learned, about Love, there’s an allegoric law/grace contrast of </w:t>
      </w:r>
      <w:proofErr w:type="spellStart"/>
      <w:r w:rsidRPr="009C2B38">
        <w:rPr>
          <w:rFonts w:ascii="Times New Roman" w:eastAsia="Times New Roman" w:hAnsi="Times New Roman"/>
          <w:sz w:val="24"/>
          <w:szCs w:val="24"/>
        </w:rPr>
        <w:t>LawLove</w:t>
      </w:r>
      <w:proofErr w:type="spellEnd"/>
      <w:r w:rsidRPr="009C2B38">
        <w:rPr>
          <w:rFonts w:ascii="Times New Roman" w:eastAsia="Times New Roman" w:hAnsi="Times New Roman"/>
          <w:sz w:val="24"/>
          <w:szCs w:val="24"/>
        </w:rPr>
        <w:t xml:space="preserve"> (called “love” in KJV) that can still wax </w:t>
      </w:r>
      <w:proofErr w:type="spellStart"/>
      <w:r w:rsidRPr="009C2B38">
        <w:rPr>
          <w:rFonts w:ascii="Times New Roman" w:eastAsia="Times New Roman" w:hAnsi="Times New Roman"/>
          <w:sz w:val="24"/>
          <w:szCs w:val="24"/>
        </w:rPr>
        <w:t>cOLD</w:t>
      </w:r>
      <w:proofErr w:type="spellEnd"/>
      <w:r w:rsidRPr="009C2B38">
        <w:rPr>
          <w:rFonts w:ascii="Times New Roman" w:eastAsia="Times New Roman" w:hAnsi="Times New Roman"/>
          <w:sz w:val="24"/>
          <w:szCs w:val="24"/>
        </w:rPr>
        <w:t xml:space="preserve"> &amp; an ↑upgrade↑ to </w:t>
      </w:r>
      <w:proofErr w:type="spellStart"/>
      <w:r w:rsidRPr="009C2B38">
        <w:rPr>
          <w:rFonts w:ascii="Times New Roman" w:eastAsia="Times New Roman" w:hAnsi="Times New Roman"/>
          <w:sz w:val="24"/>
          <w:szCs w:val="24"/>
        </w:rPr>
        <w:t>GraceLove</w:t>
      </w:r>
      <w:proofErr w:type="spellEnd"/>
      <w:r w:rsidRPr="009C2B38">
        <w:rPr>
          <w:rFonts w:ascii="Times New Roman" w:eastAsia="Times New Roman" w:hAnsi="Times New Roman"/>
          <w:sz w:val="24"/>
          <w:szCs w:val="24"/>
        </w:rPr>
        <w:t xml:space="preserve"> (called “charity” in KJV) that never </w:t>
      </w:r>
      <w:proofErr w:type="spellStart"/>
      <w:r w:rsidRPr="009C2B38">
        <w:rPr>
          <w:rFonts w:ascii="Times New Roman" w:eastAsia="Times New Roman" w:hAnsi="Times New Roman"/>
          <w:sz w:val="24"/>
          <w:szCs w:val="24"/>
        </w:rPr>
        <w:t>faileth</w:t>
      </w:r>
      <w:proofErr w:type="spellEnd"/>
      <w:r w:rsidRPr="009C2B38">
        <w:rPr>
          <w:rFonts w:ascii="Times New Roman" w:eastAsia="Times New Roman" w:hAnsi="Times New Roman"/>
          <w:sz w:val="24"/>
          <w:szCs w:val="24"/>
        </w:rPr>
        <w:t>?</w:t>
      </w:r>
    </w:p>
    <w:p w14:paraId="39A0070F"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4B3B95E7"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Seems we may learn there’s also Joy ↑upgrades↑ to find &amp; apply in order to be able to </w:t>
      </w:r>
      <w:proofErr w:type="spellStart"/>
      <w:r w:rsidRPr="009C2B38">
        <w:rPr>
          <w:rFonts w:ascii="Times New Roman" w:eastAsia="Times New Roman" w:hAnsi="Times New Roman"/>
          <w:sz w:val="24"/>
          <w:szCs w:val="24"/>
        </w:rPr>
        <w:t>ENDure</w:t>
      </w:r>
      <w:proofErr w:type="spellEnd"/>
      <w:r w:rsidRPr="009C2B38">
        <w:rPr>
          <w:rFonts w:ascii="Times New Roman" w:eastAsia="Times New Roman" w:hAnsi="Times New Roman"/>
          <w:sz w:val="24"/>
          <w:szCs w:val="24"/>
        </w:rPr>
        <w:t xml:space="preserve"> thru→ apocalyptic </w:t>
      </w:r>
      <w:proofErr w:type="spellStart"/>
      <w:r w:rsidRPr="009C2B38">
        <w:rPr>
          <w:rFonts w:ascii="Times New Roman" w:eastAsia="Times New Roman" w:hAnsi="Times New Roman"/>
          <w:sz w:val="24"/>
          <w:szCs w:val="24"/>
        </w:rPr>
        <w:t>KillJoy</w:t>
      </w:r>
      <w:proofErr w:type="spellEnd"/>
      <w:r w:rsidRPr="009C2B38">
        <w:rPr>
          <w:rFonts w:ascii="Times New Roman" w:eastAsia="Times New Roman" w:hAnsi="Times New Roman"/>
          <w:sz w:val="24"/>
          <w:szCs w:val="24"/>
        </w:rPr>
        <w:t xml:space="preserve"> stuff (like hearing </w:t>
      </w:r>
      <w:proofErr w:type="spellStart"/>
      <w:r w:rsidRPr="009C2B38">
        <w:rPr>
          <w:rFonts w:ascii="Times New Roman" w:eastAsia="Times New Roman" w:hAnsi="Times New Roman"/>
          <w:sz w:val="24"/>
          <w:szCs w:val="24"/>
        </w:rPr>
        <w:t>Rumours</w:t>
      </w:r>
      <w:proofErr w:type="spellEnd"/>
      <w:r w:rsidRPr="009C2B38">
        <w:rPr>
          <w:rFonts w:ascii="Times New Roman" w:eastAsia="Times New Roman" w:hAnsi="Times New Roman"/>
          <w:sz w:val="24"/>
          <w:szCs w:val="24"/>
        </w:rPr>
        <w:t xml:space="preserve"> of WWIII) unto </w:t>
      </w:r>
      <w:proofErr w:type="spellStart"/>
      <w:r w:rsidRPr="009C2B38">
        <w:rPr>
          <w:rFonts w:ascii="Times New Roman" w:eastAsia="Times New Roman" w:hAnsi="Times New Roman"/>
          <w:sz w:val="24"/>
          <w:szCs w:val="24"/>
        </w:rPr>
        <w:t>TheEnd</w:t>
      </w:r>
      <w:proofErr w:type="spellEnd"/>
      <w:r w:rsidRPr="009C2B38">
        <w:rPr>
          <w:rFonts w:ascii="Times New Roman" w:eastAsia="Times New Roman" w:hAnsi="Times New Roman"/>
          <w:sz w:val="24"/>
          <w:szCs w:val="24"/>
        </w:rPr>
        <w:t>.  </w:t>
      </w:r>
    </w:p>
    <w:p w14:paraId="47F29563"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4059C1F8"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For as Mt 24:6 noted: if still hearing of wars, or </w:t>
      </w:r>
      <w:proofErr w:type="spellStart"/>
      <w:r w:rsidRPr="009C2B38">
        <w:rPr>
          <w:rFonts w:ascii="Times New Roman" w:eastAsia="Times New Roman" w:hAnsi="Times New Roman"/>
          <w:sz w:val="24"/>
          <w:szCs w:val="24"/>
        </w:rPr>
        <w:t>rumours</w:t>
      </w:r>
      <w:proofErr w:type="spellEnd"/>
      <w:r w:rsidRPr="009C2B38">
        <w:rPr>
          <w:rFonts w:ascii="Times New Roman" w:eastAsia="Times New Roman" w:hAnsi="Times New Roman"/>
          <w:sz w:val="24"/>
          <w:szCs w:val="24"/>
        </w:rPr>
        <w:t xml:space="preserve"> of war, then “the end is not yet”,</w:t>
      </w:r>
      <w:del w:id="310" w:author="Antonio" w:date="2015-12-07T14:27:00Z">
        <w:r w:rsidRPr="009C2B38" w:rsidDel="00FA3E1D">
          <w:rPr>
            <w:rFonts w:ascii="Times New Roman" w:eastAsia="Times New Roman" w:hAnsi="Times New Roman"/>
            <w:sz w:val="24"/>
            <w:szCs w:val="24"/>
          </w:rPr>
          <w:delText>  And</w:delText>
        </w:r>
      </w:del>
      <w:ins w:id="311" w:author="Antonio" w:date="2015-12-07T14:27:00Z">
        <w:r w:rsidR="00FA3E1D" w:rsidRPr="009C2B38">
          <w:rPr>
            <w:rFonts w:ascii="Times New Roman" w:eastAsia="Times New Roman" w:hAnsi="Times New Roman"/>
            <w:sz w:val="24"/>
            <w:szCs w:val="24"/>
          </w:rPr>
          <w:t> And</w:t>
        </w:r>
      </w:ins>
      <w:r w:rsidRPr="009C2B38">
        <w:rPr>
          <w:rFonts w:ascii="Times New Roman" w:eastAsia="Times New Roman" w:hAnsi="Times New Roman"/>
          <w:sz w:val="24"/>
          <w:szCs w:val="24"/>
        </w:rPr>
        <w:t xml:space="preserve"> as Mt 24:13 noted: “But he that shall endure unto the end, the same shall be saved”; Yet 1Tim 2:3→4 notes: God our </w:t>
      </w:r>
      <w:proofErr w:type="spellStart"/>
      <w:r w:rsidRPr="009C2B38">
        <w:rPr>
          <w:rFonts w:ascii="Times New Roman" w:eastAsia="Times New Roman" w:hAnsi="Times New Roman"/>
          <w:sz w:val="24"/>
          <w:szCs w:val="24"/>
        </w:rPr>
        <w:t>Saviour</w:t>
      </w:r>
      <w:proofErr w:type="spellEnd"/>
      <w:r w:rsidRPr="009C2B38">
        <w:rPr>
          <w:rFonts w:ascii="Times New Roman" w:eastAsia="Times New Roman" w:hAnsi="Times New Roman"/>
          <w:sz w:val="24"/>
          <w:szCs w:val="24"/>
        </w:rPr>
        <w:t xml:space="preserve"> (aka 3</w:t>
      </w:r>
      <w:r w:rsidRPr="009C2B38">
        <w:rPr>
          <w:rFonts w:ascii="Times New Roman" w:eastAsia="Times New Roman" w:hAnsi="Times New Roman"/>
          <w:sz w:val="24"/>
          <w:szCs w:val="24"/>
          <w:vertAlign w:val="superscript"/>
        </w:rPr>
        <w:t>rd</w:t>
      </w:r>
      <w:r w:rsidRPr="009C2B38">
        <w:rPr>
          <w:rFonts w:ascii="Times New Roman" w:eastAsia="Times New Roman" w:hAnsi="Times New Roman"/>
          <w:sz w:val="24"/>
          <w:szCs w:val="24"/>
        </w:rPr>
        <w:t xml:space="preserve"> of 3 </w:t>
      </w:r>
      <w:proofErr w:type="spellStart"/>
      <w:r w:rsidRPr="009C2B38">
        <w:rPr>
          <w:rFonts w:ascii="Times New Roman" w:eastAsia="Times New Roman" w:hAnsi="Times New Roman"/>
          <w:sz w:val="24"/>
          <w:szCs w:val="24"/>
        </w:rPr>
        <w:t>Saviours</w:t>
      </w:r>
      <w:proofErr w:type="spellEnd"/>
      <w:r w:rsidRPr="009C2B38">
        <w:rPr>
          <w:rFonts w:ascii="Times New Roman" w:eastAsia="Times New Roman" w:hAnsi="Times New Roman"/>
          <w:sz w:val="24"/>
          <w:szCs w:val="24"/>
        </w:rPr>
        <w:t xml:space="preserve">: </w:t>
      </w:r>
      <w:proofErr w:type="spellStart"/>
      <w:r w:rsidRPr="009C2B38">
        <w:rPr>
          <w:rFonts w:ascii="Times New Roman" w:eastAsia="Times New Roman" w:hAnsi="Times New Roman"/>
          <w:sz w:val="24"/>
          <w:szCs w:val="24"/>
        </w:rPr>
        <w:t>Jesus→Christ</w:t>
      </w:r>
      <w:proofErr w:type="spellEnd"/>
      <w:r w:rsidRPr="009C2B38">
        <w:rPr>
          <w:rFonts w:ascii="Times New Roman" w:eastAsia="Times New Roman" w:hAnsi="Times New Roman"/>
          <w:sz w:val="24"/>
          <w:szCs w:val="24"/>
        </w:rPr>
        <w:t>→↑God↑) will have all men saved AND come unto ‘</w:t>
      </w:r>
      <w:proofErr w:type="spellStart"/>
      <w:r w:rsidRPr="009C2B38">
        <w:rPr>
          <w:rFonts w:ascii="Times New Roman" w:eastAsia="Times New Roman" w:hAnsi="Times New Roman"/>
          <w:sz w:val="24"/>
          <w:szCs w:val="24"/>
        </w:rPr>
        <w:t>epignosis</w:t>
      </w:r>
      <w:proofErr w:type="spellEnd"/>
      <w:r w:rsidRPr="009C2B38">
        <w:rPr>
          <w:rFonts w:ascii="Times New Roman" w:eastAsia="Times New Roman" w:hAnsi="Times New Roman"/>
          <w:sz w:val="24"/>
          <w:szCs w:val="24"/>
        </w:rPr>
        <w:t xml:space="preserve">’ </w:t>
      </w:r>
      <w:proofErr w:type="spellStart"/>
      <w:r w:rsidRPr="009C2B38">
        <w:rPr>
          <w:rFonts w:ascii="Times New Roman" w:eastAsia="Times New Roman" w:hAnsi="Times New Roman"/>
          <w:sz w:val="24"/>
          <w:szCs w:val="24"/>
        </w:rPr>
        <w:t>kNOWledge</w:t>
      </w:r>
      <w:proofErr w:type="spellEnd"/>
      <w:r w:rsidRPr="009C2B38">
        <w:rPr>
          <w:rFonts w:ascii="Times New Roman" w:eastAsia="Times New Roman" w:hAnsi="Times New Roman"/>
          <w:sz w:val="24"/>
          <w:szCs w:val="24"/>
        </w:rPr>
        <w:t xml:space="preserve">: fully graced &amp; </w:t>
      </w:r>
      <w:proofErr w:type="spellStart"/>
      <w:r w:rsidRPr="009C2B38">
        <w:rPr>
          <w:rFonts w:ascii="Times New Roman" w:eastAsia="Times New Roman" w:hAnsi="Times New Roman"/>
          <w:sz w:val="24"/>
          <w:szCs w:val="24"/>
        </w:rPr>
        <w:t>truthed</w:t>
      </w:r>
      <w:proofErr w:type="spellEnd"/>
      <w:r w:rsidRPr="009C2B38">
        <w:rPr>
          <w:rFonts w:ascii="Times New Roman" w:eastAsia="Times New Roman" w:hAnsi="Times New Roman"/>
          <w:sz w:val="24"/>
          <w:szCs w:val="24"/>
        </w:rPr>
        <w:t xml:space="preserve">. For the only </w:t>
      </w:r>
      <w:r w:rsidRPr="009C2B38">
        <w:rPr>
          <w:rFonts w:ascii="Times New Roman" w:eastAsia="Times New Roman" w:hAnsi="Times New Roman"/>
          <w:sz w:val="24"/>
          <w:szCs w:val="24"/>
        </w:rPr>
        <w:lastRenderedPageBreak/>
        <w:t xml:space="preserve">true God sent JC, by whom came grace &amp; truth, for salvation &amp; awareness; Yet thru J→C, in that C=end of the law there’s a knowledge upgrade from J’s </w:t>
      </w:r>
      <w:proofErr w:type="spellStart"/>
      <w:r w:rsidRPr="009C2B38">
        <w:rPr>
          <w:rFonts w:ascii="Times New Roman" w:eastAsia="Times New Roman" w:hAnsi="Times New Roman"/>
          <w:sz w:val="24"/>
          <w:szCs w:val="24"/>
        </w:rPr>
        <w:t>BetterLaw</w:t>
      </w:r>
      <w:proofErr w:type="spellEnd"/>
      <w:r w:rsidRPr="009C2B38">
        <w:rPr>
          <w:rFonts w:ascii="Times New Roman" w:eastAsia="Times New Roman" w:hAnsi="Times New Roman"/>
          <w:sz w:val="24"/>
          <w:szCs w:val="24"/>
        </w:rPr>
        <w:t>.</w:t>
      </w:r>
    </w:p>
    <w:p w14:paraId="4E731A1D"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30BDAE44" w14:textId="77777777" w:rsidR="009C2B38" w:rsidRPr="009C2B38" w:rsidRDefault="009C2B38" w:rsidP="009C2B38">
      <w:pPr>
        <w:shd w:val="clear" w:color="auto" w:fill="FFFFFF"/>
        <w:spacing w:after="0" w:line="240" w:lineRule="auto"/>
        <w:jc w:val="center"/>
        <w:rPr>
          <w:rFonts w:ascii="Times New Roman" w:eastAsia="Times New Roman" w:hAnsi="Times New Roman"/>
          <w:sz w:val="24"/>
          <w:szCs w:val="24"/>
        </w:rPr>
      </w:pPr>
      <w:r w:rsidRPr="009C2B38">
        <w:rPr>
          <w:rFonts w:ascii="Times New Roman" w:eastAsia="Times New Roman" w:hAnsi="Times New Roman"/>
          <w:sz w:val="24"/>
          <w:szCs w:val="24"/>
        </w:rPr>
        <w:t xml:space="preserve"> Seems, while in </w:t>
      </w:r>
      <w:proofErr w:type="spellStart"/>
      <w:r w:rsidRPr="009C2B38">
        <w:rPr>
          <w:rFonts w:ascii="Times New Roman" w:eastAsia="Times New Roman" w:hAnsi="Times New Roman"/>
          <w:sz w:val="24"/>
          <w:szCs w:val="24"/>
        </w:rPr>
        <w:t>PluralGod</w:t>
      </w:r>
      <w:proofErr w:type="spellEnd"/>
      <w:r w:rsidRPr="009C2B38">
        <w:rPr>
          <w:rFonts w:ascii="Times New Roman" w:eastAsia="Times New Roman" w:hAnsi="Times New Roman"/>
          <w:sz w:val="24"/>
          <w:szCs w:val="24"/>
        </w:rPr>
        <w:t xml:space="preserve"> mode called “double minded”,</w:t>
      </w:r>
    </w:p>
    <w:p w14:paraId="77D33779" w14:textId="77777777" w:rsidR="009C2B38" w:rsidRPr="009C2B38" w:rsidRDefault="009C2B38" w:rsidP="009C2B38">
      <w:pPr>
        <w:shd w:val="clear" w:color="auto" w:fill="FFFFFF"/>
        <w:spacing w:after="0" w:line="240" w:lineRule="auto"/>
        <w:jc w:val="center"/>
        <w:rPr>
          <w:rFonts w:ascii="Times New Roman" w:eastAsia="Times New Roman" w:hAnsi="Times New Roman"/>
          <w:sz w:val="24"/>
          <w:szCs w:val="24"/>
        </w:rPr>
      </w:pPr>
      <w:r w:rsidRPr="009C2B38">
        <w:rPr>
          <w:rFonts w:ascii="Times New Roman" w:eastAsia="Times New Roman" w:hAnsi="Times New Roman"/>
          <w:sz w:val="24"/>
          <w:szCs w:val="24"/>
        </w:rPr>
        <w:t>There may still be two: “twain”: of everything to sort out.</w:t>
      </w:r>
    </w:p>
    <w:p w14:paraId="7D0415D0" w14:textId="77777777" w:rsidR="009C2B38" w:rsidRPr="009C2B38" w:rsidRDefault="009C2B38" w:rsidP="009C2B38">
      <w:pPr>
        <w:shd w:val="clear" w:color="auto" w:fill="FFFFFF"/>
        <w:spacing w:after="0" w:line="240" w:lineRule="auto"/>
        <w:jc w:val="center"/>
        <w:rPr>
          <w:rFonts w:ascii="Times New Roman" w:eastAsia="Times New Roman" w:hAnsi="Times New Roman"/>
          <w:sz w:val="24"/>
          <w:szCs w:val="24"/>
        </w:rPr>
      </w:pPr>
      <w:proofErr w:type="spellStart"/>
      <w:r w:rsidRPr="009C2B38">
        <w:rPr>
          <w:rFonts w:ascii="Times New Roman" w:eastAsia="Times New Roman" w:hAnsi="Times New Roman"/>
          <w:sz w:val="24"/>
          <w:szCs w:val="24"/>
        </w:rPr>
        <w:t>Eg</w:t>
      </w:r>
      <w:proofErr w:type="spellEnd"/>
      <w:r w:rsidRPr="009C2B38">
        <w:rPr>
          <w:rFonts w:ascii="Times New Roman" w:eastAsia="Times New Roman" w:hAnsi="Times New Roman"/>
          <w:sz w:val="24"/>
          <w:szCs w:val="24"/>
        </w:rPr>
        <w:t xml:space="preserve">: If still 2SonsJesus, then both </w:t>
      </w:r>
      <w:proofErr w:type="gramStart"/>
      <w:r w:rsidRPr="009C2B38">
        <w:rPr>
          <w:rFonts w:ascii="Times New Roman" w:eastAsia="Times New Roman" w:hAnsi="Times New Roman"/>
          <w:sz w:val="24"/>
          <w:szCs w:val="24"/>
        </w:rPr>
        <w:t>threat/comfort</w:t>
      </w:r>
      <w:proofErr w:type="gramEnd"/>
      <w:r w:rsidRPr="009C2B38">
        <w:rPr>
          <w:rFonts w:ascii="Times New Roman" w:eastAsia="Times New Roman" w:hAnsi="Times New Roman"/>
          <w:sz w:val="24"/>
          <w:szCs w:val="24"/>
        </w:rPr>
        <w:t xml:space="preserve"> perceived;</w:t>
      </w:r>
    </w:p>
    <w:p w14:paraId="20C5CC51" w14:textId="77777777" w:rsidR="009C2B38" w:rsidRPr="009C2B38" w:rsidRDefault="009C2B38" w:rsidP="009C2B38">
      <w:pPr>
        <w:shd w:val="clear" w:color="auto" w:fill="FFFFFF"/>
        <w:spacing w:after="0" w:line="240" w:lineRule="auto"/>
        <w:jc w:val="center"/>
        <w:rPr>
          <w:rFonts w:ascii="Times New Roman" w:eastAsia="Times New Roman" w:hAnsi="Times New Roman"/>
          <w:sz w:val="24"/>
          <w:szCs w:val="24"/>
        </w:rPr>
      </w:pPr>
      <w:r w:rsidRPr="009C2B38">
        <w:rPr>
          <w:rFonts w:ascii="Times New Roman" w:eastAsia="Times New Roman" w:hAnsi="Times New Roman"/>
          <w:sz w:val="24"/>
          <w:szCs w:val="24"/>
        </w:rPr>
        <w:t>And if false/true Christs still arise, then both false/true Y2Ks.</w:t>
      </w:r>
    </w:p>
    <w:p w14:paraId="5F3C0DB9"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1DE76B4B"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Such ‘</w:t>
      </w:r>
      <w:proofErr w:type="spellStart"/>
      <w:r w:rsidRPr="009C2B38">
        <w:rPr>
          <w:rFonts w:ascii="Times New Roman" w:eastAsia="Times New Roman" w:hAnsi="Times New Roman"/>
          <w:sz w:val="24"/>
          <w:szCs w:val="24"/>
        </w:rPr>
        <w:t>epignosis</w:t>
      </w:r>
      <w:proofErr w:type="spellEnd"/>
      <w:r w:rsidRPr="009C2B38">
        <w:rPr>
          <w:rFonts w:ascii="Times New Roman" w:eastAsia="Times New Roman" w:hAnsi="Times New Roman"/>
          <w:sz w:val="24"/>
          <w:szCs w:val="24"/>
        </w:rPr>
        <w:t xml:space="preserve">’ knowledge is an upgrade from ‘gnosis’ knowledge. For in 1Cor 8:1 we learned ‘gnosis’ knowledge </w:t>
      </w:r>
      <w:proofErr w:type="spellStart"/>
      <w:r w:rsidRPr="009C2B38">
        <w:rPr>
          <w:rFonts w:ascii="Times New Roman" w:eastAsia="Times New Roman" w:hAnsi="Times New Roman"/>
          <w:sz w:val="24"/>
          <w:szCs w:val="24"/>
        </w:rPr>
        <w:t>puffeth</w:t>
      </w:r>
      <w:proofErr w:type="spellEnd"/>
      <w:r w:rsidRPr="009C2B38">
        <w:rPr>
          <w:rFonts w:ascii="Times New Roman" w:eastAsia="Times New Roman" w:hAnsi="Times New Roman"/>
          <w:sz w:val="24"/>
          <w:szCs w:val="24"/>
        </w:rPr>
        <w:t xml:space="preserve"> up, but “charity” edifies; And in 1Cor 13:8 we learned ‘gnosis’ knowledge shall “vanish away”. </w:t>
      </w:r>
      <w:proofErr w:type="gramStart"/>
      <w:r w:rsidRPr="009C2B38">
        <w:rPr>
          <w:rFonts w:ascii="Times New Roman" w:eastAsia="Times New Roman" w:hAnsi="Times New Roman"/>
          <w:sz w:val="24"/>
          <w:szCs w:val="24"/>
        </w:rPr>
        <w:t>So</w:t>
      </w:r>
      <w:proofErr w:type="gramEnd"/>
      <w:r w:rsidRPr="009C2B38">
        <w:rPr>
          <w:rFonts w:ascii="Times New Roman" w:eastAsia="Times New Roman" w:hAnsi="Times New Roman"/>
          <w:sz w:val="24"/>
          <w:szCs w:val="24"/>
        </w:rPr>
        <w:t xml:space="preserve"> as we upgrade from love to charity, our knowledge should begin to upgrade from ‘gnosis’ to ‘</w:t>
      </w:r>
      <w:proofErr w:type="spellStart"/>
      <w:r w:rsidRPr="009C2B38">
        <w:rPr>
          <w:rFonts w:ascii="Times New Roman" w:eastAsia="Times New Roman" w:hAnsi="Times New Roman"/>
          <w:sz w:val="24"/>
          <w:szCs w:val="24"/>
        </w:rPr>
        <w:t>epignosis</w:t>
      </w:r>
      <w:proofErr w:type="spellEnd"/>
      <w:r w:rsidRPr="009C2B38">
        <w:rPr>
          <w:rFonts w:ascii="Times New Roman" w:eastAsia="Times New Roman" w:hAnsi="Times New Roman"/>
          <w:sz w:val="24"/>
          <w:szCs w:val="24"/>
        </w:rPr>
        <w:t>’, in a similar manner ‘</w:t>
      </w:r>
      <w:proofErr w:type="spellStart"/>
      <w:r w:rsidRPr="009C2B38">
        <w:rPr>
          <w:rFonts w:ascii="Times New Roman" w:eastAsia="Times New Roman" w:hAnsi="Times New Roman"/>
          <w:sz w:val="24"/>
          <w:szCs w:val="24"/>
        </w:rPr>
        <w:t>strepho</w:t>
      </w:r>
      <w:proofErr w:type="spellEnd"/>
      <w:r w:rsidRPr="009C2B38">
        <w:rPr>
          <w:rFonts w:ascii="Times New Roman" w:eastAsia="Times New Roman" w:hAnsi="Times New Roman"/>
          <w:sz w:val="24"/>
          <w:szCs w:val="24"/>
        </w:rPr>
        <w:t>’ (child) converted: Mt 18:3 upgrades to ‘</w:t>
      </w:r>
      <w:proofErr w:type="spellStart"/>
      <w:r w:rsidRPr="009C2B38">
        <w:rPr>
          <w:rFonts w:ascii="Times New Roman" w:eastAsia="Times New Roman" w:hAnsi="Times New Roman"/>
          <w:sz w:val="24"/>
          <w:szCs w:val="24"/>
        </w:rPr>
        <w:t>epistrepho</w:t>
      </w:r>
      <w:proofErr w:type="spellEnd"/>
      <w:r w:rsidRPr="009C2B38">
        <w:rPr>
          <w:rFonts w:ascii="Times New Roman" w:eastAsia="Times New Roman" w:hAnsi="Times New Roman"/>
          <w:sz w:val="24"/>
          <w:szCs w:val="24"/>
        </w:rPr>
        <w:t>’ (man) converted: Lk 22:32; </w:t>
      </w:r>
      <w:ins w:id="312" w:author="Antonio" w:date="2015-12-07T15:28:00Z">
        <w:r w:rsidR="00C75DED">
          <w:rPr>
            <w:rFonts w:ascii="Times New Roman" w:eastAsia="Times New Roman" w:hAnsi="Times New Roman"/>
            <w:sz w:val="24"/>
            <w:szCs w:val="24"/>
          </w:rPr>
          <w:t xml:space="preserve"> </w:t>
        </w:r>
      </w:ins>
      <w:del w:id="313" w:author="Antonio" w:date="2015-12-07T15:28:00Z">
        <w:r w:rsidRPr="009C2B38" w:rsidDel="00C75DED">
          <w:rPr>
            <w:rFonts w:ascii="Times New Roman" w:eastAsia="Times New Roman" w:hAnsi="Times New Roman"/>
            <w:sz w:val="24"/>
            <w:szCs w:val="24"/>
          </w:rPr>
          <w:br/>
        </w:r>
      </w:del>
      <w:r w:rsidRPr="009C2B38">
        <w:rPr>
          <w:rFonts w:ascii="Times New Roman" w:eastAsia="Times New Roman" w:hAnsi="Times New Roman"/>
          <w:sz w:val="24"/>
          <w:szCs w:val="24"/>
        </w:rPr>
        <w:t>And thereby become a man of God who puts away childish things, noted in 1Cor13:11.</w:t>
      </w:r>
    </w:p>
    <w:p w14:paraId="520BE41A"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2D3A9AB4"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It’s like a 2011 ‘Clever Movie’ called ‘The Best Exotic Marigold Hotel’ which cleverly biblically themes this: ‘Everything will be alright in the end, and if it’s not yet alright, then it’s not </w:t>
      </w:r>
      <w:r w:rsidRPr="009C2B38">
        <w:rPr>
          <w:rFonts w:ascii="Times New Roman" w:eastAsia="Times New Roman" w:hAnsi="Times New Roman"/>
          <w:sz w:val="24"/>
          <w:szCs w:val="24"/>
        </w:rPr>
        <w:lastRenderedPageBreak/>
        <w:t>yet the end’.  If you haven’t yet seen the movie, it is worthy of watching.</w:t>
      </w:r>
    </w:p>
    <w:p w14:paraId="3C4DBC63"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0D41095F"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Let’s remember the love/charity contrast was better realized in KJV Bible, as most modern versions change “charity” to “love” just because both mean ‘agape’ and 1John 4 says God is love. Thereby modern versions </w:t>
      </w:r>
      <w:proofErr w:type="gramStart"/>
      <w:r w:rsidRPr="009C2B38">
        <w:rPr>
          <w:rFonts w:ascii="Times New Roman" w:eastAsia="Times New Roman" w:hAnsi="Times New Roman"/>
          <w:sz w:val="24"/>
          <w:szCs w:val="24"/>
        </w:rPr>
        <w:t>actually made</w:t>
      </w:r>
      <w:proofErr w:type="gramEnd"/>
      <w:r w:rsidRPr="009C2B38">
        <w:rPr>
          <w:rFonts w:ascii="Times New Roman" w:eastAsia="Times New Roman" w:hAnsi="Times New Roman"/>
          <w:sz w:val="24"/>
          <w:szCs w:val="24"/>
        </w:rPr>
        <w:t xml:space="preserve"> it harder, not easier, to distinguish a law/grace contrast regarding Love = 1</w:t>
      </w:r>
      <w:r w:rsidRPr="009C2B38">
        <w:rPr>
          <w:rFonts w:ascii="Times New Roman" w:eastAsia="Times New Roman" w:hAnsi="Times New Roman"/>
          <w:sz w:val="24"/>
          <w:szCs w:val="24"/>
          <w:vertAlign w:val="superscript"/>
        </w:rPr>
        <w:t>st</w:t>
      </w:r>
      <w:r w:rsidRPr="009C2B38">
        <w:rPr>
          <w:rFonts w:ascii="Times New Roman" w:eastAsia="Times New Roman" w:hAnsi="Times New Roman"/>
          <w:sz w:val="24"/>
          <w:szCs w:val="24"/>
        </w:rPr>
        <w:t> Fruit. So due to version confusion there’s a need for a Walk in the Spirit to become aware of things not otherwise seen.</w:t>
      </w:r>
    </w:p>
    <w:p w14:paraId="1311281A"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143C35D4"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Perhaps we can also learn there may be a law/grace Joy contrast between Joy (‘</w:t>
      </w:r>
      <w:proofErr w:type="spellStart"/>
      <w:r w:rsidRPr="009C2B38">
        <w:rPr>
          <w:rFonts w:ascii="Times New Roman" w:eastAsia="Times New Roman" w:hAnsi="Times New Roman"/>
          <w:sz w:val="24"/>
          <w:szCs w:val="24"/>
        </w:rPr>
        <w:t>chara</w:t>
      </w:r>
      <w:proofErr w:type="spellEnd"/>
      <w:r w:rsidRPr="009C2B38">
        <w:rPr>
          <w:rFonts w:ascii="Times New Roman" w:eastAsia="Times New Roman" w:hAnsi="Times New Roman"/>
          <w:sz w:val="24"/>
          <w:szCs w:val="24"/>
        </w:rPr>
        <w:t>’) that isn’t everlasting and Joy (‘</w:t>
      </w:r>
      <w:proofErr w:type="spellStart"/>
      <w:r w:rsidRPr="009C2B38">
        <w:rPr>
          <w:rFonts w:ascii="Times New Roman" w:eastAsia="Times New Roman" w:hAnsi="Times New Roman"/>
          <w:sz w:val="24"/>
          <w:szCs w:val="24"/>
        </w:rPr>
        <w:t>chara</w:t>
      </w:r>
      <w:proofErr w:type="spellEnd"/>
      <w:r w:rsidRPr="009C2B38">
        <w:rPr>
          <w:rFonts w:ascii="Times New Roman" w:eastAsia="Times New Roman" w:hAnsi="Times New Roman"/>
          <w:sz w:val="24"/>
          <w:szCs w:val="24"/>
        </w:rPr>
        <w:t>’) that is everlasting when our Joy is upgraded from Holy Ghost Joy=</w:t>
      </w:r>
      <w:proofErr w:type="spellStart"/>
      <w:r w:rsidRPr="009C2B38">
        <w:rPr>
          <w:rFonts w:ascii="Times New Roman" w:eastAsia="Times New Roman" w:hAnsi="Times New Roman"/>
          <w:sz w:val="24"/>
          <w:szCs w:val="24"/>
        </w:rPr>
        <w:t>LawJoy</w:t>
      </w:r>
      <w:proofErr w:type="spellEnd"/>
      <w:r w:rsidRPr="009C2B38">
        <w:rPr>
          <w:rFonts w:ascii="Times New Roman" w:eastAsia="Times New Roman" w:hAnsi="Times New Roman"/>
          <w:sz w:val="24"/>
          <w:szCs w:val="24"/>
        </w:rPr>
        <w:t xml:space="preserve"> to Holy Spirit Joy=</w:t>
      </w:r>
      <w:proofErr w:type="spellStart"/>
      <w:r w:rsidRPr="009C2B38">
        <w:rPr>
          <w:rFonts w:ascii="Times New Roman" w:eastAsia="Times New Roman" w:hAnsi="Times New Roman"/>
          <w:sz w:val="24"/>
          <w:szCs w:val="24"/>
        </w:rPr>
        <w:t>GraceJoy</w:t>
      </w:r>
      <w:proofErr w:type="spellEnd"/>
      <w:r w:rsidRPr="009C2B38">
        <w:rPr>
          <w:rFonts w:ascii="Times New Roman" w:eastAsia="Times New Roman" w:hAnsi="Times New Roman"/>
          <w:sz w:val="24"/>
          <w:szCs w:val="24"/>
        </w:rPr>
        <w:t>. Such a contrast is also easier to distinguish in KJV Bible, as modern versions also change Holy “Ghost” to Holy “Spirit”. Thereby modern version readers assume Joy in the Holy Ghost is same as Joy that’s a fruit of the Spirit, because modern versions change “Ghost” to “Spirit”; Just because Ghost &amp; Spirit both mean ‘pneuma’ and John 4:24 says God [is] a Spirit, in a similar way</w:t>
      </w:r>
      <w:del w:id="314" w:author="Antonio" w:date="2015-12-07T17:12:00Z">
        <w:r w:rsidRPr="009C2B38" w:rsidDel="00B15767">
          <w:rPr>
            <w:rFonts w:ascii="Times New Roman" w:eastAsia="Times New Roman" w:hAnsi="Times New Roman"/>
            <w:sz w:val="24"/>
            <w:szCs w:val="24"/>
          </w:rPr>
          <w:delText>  they</w:delText>
        </w:r>
      </w:del>
      <w:ins w:id="315" w:author="Antonio" w:date="2015-12-07T17:12:00Z">
        <w:r w:rsidR="00B15767" w:rsidRPr="009C2B38">
          <w:rPr>
            <w:rFonts w:ascii="Times New Roman" w:eastAsia="Times New Roman" w:hAnsi="Times New Roman"/>
            <w:sz w:val="24"/>
            <w:szCs w:val="24"/>
          </w:rPr>
          <w:t> they</w:t>
        </w:r>
      </w:ins>
      <w:r w:rsidRPr="009C2B38">
        <w:rPr>
          <w:rFonts w:ascii="Times New Roman" w:eastAsia="Times New Roman" w:hAnsi="Times New Roman"/>
          <w:sz w:val="24"/>
          <w:szCs w:val="24"/>
        </w:rPr>
        <w:t xml:space="preserve"> change </w:t>
      </w:r>
      <w:r w:rsidRPr="009C2B38">
        <w:rPr>
          <w:rFonts w:ascii="Times New Roman" w:eastAsia="Times New Roman" w:hAnsi="Times New Roman"/>
          <w:sz w:val="24"/>
          <w:szCs w:val="24"/>
        </w:rPr>
        <w:lastRenderedPageBreak/>
        <w:t>charity to love just because both mean ‘agape’ &amp; 1John 4:8 says God is love.</w:t>
      </w:r>
    </w:p>
    <w:p w14:paraId="64E9CB53"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782A09AA"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Indeed God is love, but it’s also clarified </w:t>
      </w:r>
      <w:proofErr w:type="spellStart"/>
      <w:r w:rsidRPr="009C2B38">
        <w:rPr>
          <w:rFonts w:ascii="Times New Roman" w:eastAsia="Times New Roman" w:hAnsi="Times New Roman"/>
          <w:sz w:val="24"/>
          <w:szCs w:val="24"/>
        </w:rPr>
        <w:t>yOUR</w:t>
      </w:r>
      <w:proofErr w:type="spellEnd"/>
      <w:r w:rsidRPr="009C2B38">
        <w:rPr>
          <w:rFonts w:ascii="Times New Roman" w:eastAsia="Times New Roman" w:hAnsi="Times New Roman"/>
          <w:sz w:val="24"/>
          <w:szCs w:val="24"/>
        </w:rPr>
        <w:t xml:space="preserve"> Father is perfect and merciful, so to be as perfect and merciful we need to upgrade our love from </w:t>
      </w:r>
      <w:proofErr w:type="spellStart"/>
      <w:r w:rsidRPr="009C2B38">
        <w:rPr>
          <w:rFonts w:ascii="Times New Roman" w:eastAsia="Times New Roman" w:hAnsi="Times New Roman"/>
          <w:sz w:val="24"/>
          <w:szCs w:val="24"/>
        </w:rPr>
        <w:t>LawLove</w:t>
      </w:r>
      <w:proofErr w:type="spellEnd"/>
      <w:r w:rsidRPr="009C2B38">
        <w:rPr>
          <w:rFonts w:ascii="Times New Roman" w:eastAsia="Times New Roman" w:hAnsi="Times New Roman"/>
          <w:sz w:val="24"/>
          <w:szCs w:val="24"/>
        </w:rPr>
        <w:t xml:space="preserve"> to </w:t>
      </w:r>
      <w:proofErr w:type="spellStart"/>
      <w:r w:rsidRPr="009C2B38">
        <w:rPr>
          <w:rFonts w:ascii="Times New Roman" w:eastAsia="Times New Roman" w:hAnsi="Times New Roman"/>
          <w:sz w:val="24"/>
          <w:szCs w:val="24"/>
        </w:rPr>
        <w:t>GraceLove</w:t>
      </w:r>
      <w:proofErr w:type="spellEnd"/>
      <w:r w:rsidRPr="009C2B38">
        <w:rPr>
          <w:rFonts w:ascii="Times New Roman" w:eastAsia="Times New Roman" w:hAnsi="Times New Roman"/>
          <w:sz w:val="24"/>
          <w:szCs w:val="24"/>
        </w:rPr>
        <w:t xml:space="preserve">, which we learned was allegorically like an upgrade from “love” (agape) to “charity” (agape) since “love” of many can still wax </w:t>
      </w:r>
      <w:proofErr w:type="spellStart"/>
      <w:r w:rsidRPr="009C2B38">
        <w:rPr>
          <w:rFonts w:ascii="Times New Roman" w:eastAsia="Times New Roman" w:hAnsi="Times New Roman"/>
          <w:sz w:val="24"/>
          <w:szCs w:val="24"/>
        </w:rPr>
        <w:t>cOLD</w:t>
      </w:r>
      <w:proofErr w:type="spellEnd"/>
      <w:r w:rsidRPr="009C2B38">
        <w:rPr>
          <w:rFonts w:ascii="Times New Roman" w:eastAsia="Times New Roman" w:hAnsi="Times New Roman"/>
          <w:sz w:val="24"/>
          <w:szCs w:val="24"/>
        </w:rPr>
        <w:t xml:space="preserve"> when </w:t>
      </w:r>
      <w:del w:id="316" w:author="Antonio" w:date="2015-12-07T17:13:00Z">
        <w:r w:rsidRPr="009C2B38" w:rsidDel="00B15767">
          <w:rPr>
            <w:rFonts w:ascii="Times New Roman" w:eastAsia="Times New Roman" w:hAnsi="Times New Roman"/>
            <w:sz w:val="24"/>
            <w:szCs w:val="24"/>
          </w:rPr>
          <w:delText>inquity</w:delText>
        </w:r>
      </w:del>
      <w:ins w:id="317" w:author="Antonio" w:date="2015-12-07T17:13:00Z">
        <w:r w:rsidR="00B15767" w:rsidRPr="009C2B38">
          <w:rPr>
            <w:rFonts w:ascii="Times New Roman" w:eastAsia="Times New Roman" w:hAnsi="Times New Roman"/>
            <w:sz w:val="24"/>
            <w:szCs w:val="24"/>
          </w:rPr>
          <w:t>iniquity</w:t>
        </w:r>
      </w:ins>
      <w:r w:rsidRPr="009C2B38">
        <w:rPr>
          <w:rFonts w:ascii="Times New Roman" w:eastAsia="Times New Roman" w:hAnsi="Times New Roman"/>
          <w:sz w:val="24"/>
          <w:szCs w:val="24"/>
        </w:rPr>
        <w:t xml:space="preserve"> abounds, but “charity” never fails.</w:t>
      </w:r>
    </w:p>
    <w:p w14:paraId="7FC1A8C7"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4374DB65" w14:textId="77777777" w:rsidR="009C2B38" w:rsidRPr="009C2B38" w:rsidRDefault="009C2B38" w:rsidP="009C2B38">
      <w:pPr>
        <w:shd w:val="clear" w:color="auto" w:fill="FFFFFF"/>
        <w:spacing w:after="0" w:line="240" w:lineRule="auto"/>
        <w:jc w:val="center"/>
        <w:rPr>
          <w:rFonts w:ascii="Times New Roman" w:eastAsia="Times New Roman" w:hAnsi="Times New Roman"/>
          <w:sz w:val="24"/>
          <w:szCs w:val="24"/>
        </w:rPr>
      </w:pPr>
      <w:r w:rsidRPr="009C2B38">
        <w:rPr>
          <w:rFonts w:ascii="Times New Roman" w:eastAsia="Times New Roman" w:hAnsi="Times New Roman"/>
          <w:sz w:val="24"/>
          <w:szCs w:val="24"/>
        </w:rPr>
        <w:t>Which things are an allegory &amp; a mystery written for our learning;</w:t>
      </w:r>
    </w:p>
    <w:p w14:paraId="75118A54" w14:textId="77777777" w:rsidR="009C2B38" w:rsidRPr="009C2B38" w:rsidRDefault="009C2B38" w:rsidP="009C2B38">
      <w:pPr>
        <w:shd w:val="clear" w:color="auto" w:fill="FFFFFF"/>
        <w:spacing w:after="0" w:line="240" w:lineRule="auto"/>
        <w:jc w:val="center"/>
        <w:rPr>
          <w:rFonts w:ascii="Times New Roman" w:eastAsia="Times New Roman" w:hAnsi="Times New Roman"/>
          <w:sz w:val="24"/>
          <w:szCs w:val="24"/>
        </w:rPr>
      </w:pPr>
      <w:r w:rsidRPr="009C2B38">
        <w:rPr>
          <w:rFonts w:ascii="Times New Roman" w:eastAsia="Times New Roman" w:hAnsi="Times New Roman"/>
          <w:sz w:val="24"/>
          <w:szCs w:val="24"/>
        </w:rPr>
        <w:t>So allegoric mystery to solve by seek &amp; find which Joy is Joy-us.</w:t>
      </w:r>
    </w:p>
    <w:p w14:paraId="3CF4B426"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12AFE48F"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gramStart"/>
      <w:r w:rsidRPr="009C2B38">
        <w:rPr>
          <w:rFonts w:ascii="Times New Roman" w:eastAsia="Times New Roman" w:hAnsi="Times New Roman"/>
          <w:sz w:val="24"/>
          <w:szCs w:val="24"/>
        </w:rPr>
        <w:t>Indeed</w:t>
      </w:r>
      <w:proofErr w:type="gramEnd"/>
      <w:r w:rsidRPr="009C2B38">
        <w:rPr>
          <w:rFonts w:ascii="Times New Roman" w:eastAsia="Times New Roman" w:hAnsi="Times New Roman"/>
          <w:sz w:val="24"/>
          <w:szCs w:val="24"/>
        </w:rPr>
        <w:t xml:space="preserve"> God is a Spirit,</w:t>
      </w:r>
      <w:r w:rsidRPr="009C2B38">
        <w:rPr>
          <w:rFonts w:ascii="Times New Roman" w:eastAsia="Times New Roman" w:hAnsi="Times New Roman"/>
          <w:color w:val="000000"/>
          <w:sz w:val="27"/>
          <w:szCs w:val="27"/>
          <w:shd w:val="clear" w:color="auto" w:fill="FFFFFF"/>
        </w:rPr>
        <w:t> </w:t>
      </w:r>
      <w:r w:rsidRPr="009C2B38">
        <w:rPr>
          <w:rFonts w:ascii="Times New Roman" w:eastAsia="Times New Roman" w:hAnsi="Times New Roman"/>
          <w:color w:val="000000"/>
          <w:sz w:val="24"/>
          <w:szCs w:val="24"/>
          <w:shd w:val="clear" w:color="auto" w:fill="FFFFFF"/>
        </w:rPr>
        <w:t xml:space="preserve">and they that worship him must worship [him] in spirit and in truth; But the only true God, being the Spirit of truth which shall guide you into all truth, is not a Holy Ghost, but a Holy Spirit. For as we’ll learn, Joy in the Holy Ghost is like unto Joy on steroids requiring a weekly dose of steroids in what’s called Holy Ghost churches, still in Holy Ghost mode. Seems these purpose Driven people in purpose </w:t>
      </w:r>
      <w:r w:rsidRPr="009C2B38">
        <w:rPr>
          <w:rFonts w:ascii="Times New Roman" w:eastAsia="Times New Roman" w:hAnsi="Times New Roman"/>
          <w:color w:val="000000"/>
          <w:sz w:val="24"/>
          <w:szCs w:val="24"/>
          <w:shd w:val="clear" w:color="auto" w:fill="FFFFFF"/>
        </w:rPr>
        <w:lastRenderedPageBreak/>
        <w:t>Driven churches Pride &amp; Joy themselves in being Ghost Driven instead of Spirit Led.</w:t>
      </w:r>
    </w:p>
    <w:p w14:paraId="00DFF1C2"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2A4A4E9C"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Only by perfected Love as 1</w:t>
      </w:r>
      <w:r w:rsidRPr="009C2B38">
        <w:rPr>
          <w:rFonts w:ascii="Times New Roman" w:eastAsia="Times New Roman" w:hAnsi="Times New Roman"/>
          <w:sz w:val="24"/>
          <w:szCs w:val="24"/>
          <w:vertAlign w:val="superscript"/>
        </w:rPr>
        <w:t>st</w:t>
      </w:r>
      <w:r w:rsidRPr="009C2B38">
        <w:rPr>
          <w:rFonts w:ascii="Times New Roman" w:eastAsia="Times New Roman" w:hAnsi="Times New Roman"/>
          <w:sz w:val="24"/>
          <w:szCs w:val="24"/>
        </w:rPr>
        <w:t> fruit can we expect to have a perfected Joy as 2nd fruit.</w:t>
      </w:r>
    </w:p>
    <w:p w14:paraId="7FB673D0"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So then, as we now talk about Joy, let’s remember the </w:t>
      </w:r>
      <w:proofErr w:type="spellStart"/>
      <w:r w:rsidRPr="009C2B38">
        <w:rPr>
          <w:rFonts w:ascii="Times New Roman" w:eastAsia="Times New Roman" w:hAnsi="Times New Roman"/>
          <w:sz w:val="24"/>
          <w:szCs w:val="24"/>
        </w:rPr>
        <w:t>LawLove</w:t>
      </w:r>
      <w:proofErr w:type="spellEnd"/>
      <w:r w:rsidRPr="009C2B38">
        <w:rPr>
          <w:rFonts w:ascii="Times New Roman" w:eastAsia="Times New Roman" w:hAnsi="Times New Roman"/>
          <w:sz w:val="24"/>
          <w:szCs w:val="24"/>
        </w:rPr>
        <w:t>/</w:t>
      </w:r>
      <w:proofErr w:type="spellStart"/>
      <w:r w:rsidRPr="009C2B38">
        <w:rPr>
          <w:rFonts w:ascii="Times New Roman" w:eastAsia="Times New Roman" w:hAnsi="Times New Roman"/>
          <w:sz w:val="24"/>
          <w:szCs w:val="24"/>
        </w:rPr>
        <w:t>GraceLove</w:t>
      </w:r>
      <w:proofErr w:type="spellEnd"/>
      <w:r w:rsidRPr="009C2B38">
        <w:rPr>
          <w:rFonts w:ascii="Times New Roman" w:eastAsia="Times New Roman" w:hAnsi="Times New Roman"/>
          <w:sz w:val="24"/>
          <w:szCs w:val="24"/>
        </w:rPr>
        <w:t xml:space="preserve"> contrast:</w:t>
      </w:r>
    </w:p>
    <w:p w14:paraId="1585E04C"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sz w:val="24"/>
          <w:szCs w:val="24"/>
        </w:rPr>
        <w:t>-</w:t>
      </w:r>
      <w:r w:rsidRPr="009C2B38">
        <w:rPr>
          <w:rFonts w:ascii="Times New Roman" w:eastAsia="Times New Roman" w:hAnsi="Times New Roman"/>
          <w:sz w:val="14"/>
          <w:szCs w:val="14"/>
        </w:rPr>
        <w:t>       </w:t>
      </w:r>
      <w:r w:rsidRPr="009C2B38">
        <w:rPr>
          <w:rFonts w:ascii="Times New Roman" w:eastAsia="Times New Roman" w:hAnsi="Times New Roman"/>
          <w:sz w:val="14"/>
        </w:rPr>
        <w:t> </w:t>
      </w:r>
      <w:proofErr w:type="spellStart"/>
      <w:r w:rsidRPr="009C2B38">
        <w:rPr>
          <w:rFonts w:ascii="Times New Roman" w:eastAsia="Times New Roman" w:hAnsi="Times New Roman"/>
          <w:sz w:val="24"/>
          <w:szCs w:val="24"/>
        </w:rPr>
        <w:t>GraceLove</w:t>
      </w:r>
      <w:proofErr w:type="spellEnd"/>
      <w:r w:rsidRPr="009C2B38">
        <w:rPr>
          <w:rFonts w:ascii="Times New Roman" w:eastAsia="Times New Roman" w:hAnsi="Times New Roman"/>
          <w:sz w:val="24"/>
          <w:szCs w:val="24"/>
        </w:rPr>
        <w:t>: called “charity” (‘agape’): Never Fails: 1Corinthinas 13:8 KJV</w:t>
      </w:r>
    </w:p>
    <w:p w14:paraId="4BFA8ADE"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sz w:val="24"/>
          <w:szCs w:val="24"/>
        </w:rPr>
        <w:t>-</w:t>
      </w:r>
      <w:r w:rsidRPr="009C2B38">
        <w:rPr>
          <w:rFonts w:ascii="Times New Roman" w:eastAsia="Times New Roman" w:hAnsi="Times New Roman"/>
          <w:sz w:val="14"/>
          <w:szCs w:val="14"/>
        </w:rPr>
        <w:t>       </w:t>
      </w:r>
      <w:r w:rsidRPr="009C2B38">
        <w:rPr>
          <w:rFonts w:ascii="Times New Roman" w:eastAsia="Times New Roman" w:hAnsi="Times New Roman"/>
          <w:sz w:val="14"/>
        </w:rPr>
        <w:t> </w:t>
      </w:r>
      <w:proofErr w:type="spellStart"/>
      <w:r w:rsidRPr="009C2B38">
        <w:rPr>
          <w:rFonts w:ascii="Times New Roman" w:eastAsia="Times New Roman" w:hAnsi="Times New Roman"/>
          <w:sz w:val="24"/>
          <w:szCs w:val="24"/>
        </w:rPr>
        <w:t>LawLove</w:t>
      </w:r>
      <w:proofErr w:type="spellEnd"/>
      <w:r w:rsidRPr="009C2B38">
        <w:rPr>
          <w:rFonts w:ascii="Times New Roman" w:eastAsia="Times New Roman" w:hAnsi="Times New Roman"/>
          <w:sz w:val="24"/>
          <w:szCs w:val="24"/>
        </w:rPr>
        <w:t xml:space="preserve">: called “love” (‘agape’): can still wax </w:t>
      </w:r>
      <w:proofErr w:type="spellStart"/>
      <w:r w:rsidRPr="009C2B38">
        <w:rPr>
          <w:rFonts w:ascii="Times New Roman" w:eastAsia="Times New Roman" w:hAnsi="Times New Roman"/>
          <w:sz w:val="24"/>
          <w:szCs w:val="24"/>
        </w:rPr>
        <w:t>cOLD</w:t>
      </w:r>
      <w:proofErr w:type="spellEnd"/>
      <w:r w:rsidRPr="009C2B38">
        <w:rPr>
          <w:rFonts w:ascii="Times New Roman" w:eastAsia="Times New Roman" w:hAnsi="Times New Roman"/>
          <w:sz w:val="24"/>
          <w:szCs w:val="24"/>
        </w:rPr>
        <w:t>: Matthew 24:12 KJV</w:t>
      </w:r>
    </w:p>
    <w:p w14:paraId="65AE3685"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676E7E48"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As we Walk in the Spirit, Led of the Spirit, Thru fruit of the Spirit, we not only learn to discern there’s a Law/</w:t>
      </w:r>
      <w:proofErr w:type="spellStart"/>
      <w:r w:rsidRPr="009C2B38">
        <w:rPr>
          <w:rFonts w:ascii="Times New Roman" w:eastAsia="Times New Roman" w:hAnsi="Times New Roman"/>
          <w:sz w:val="24"/>
          <w:szCs w:val="24"/>
        </w:rPr>
        <w:t>BetterLaw</w:t>
      </w:r>
      <w:proofErr w:type="spellEnd"/>
      <w:r w:rsidRPr="009C2B38">
        <w:rPr>
          <w:rFonts w:ascii="Times New Roman" w:eastAsia="Times New Roman" w:hAnsi="Times New Roman"/>
          <w:sz w:val="24"/>
          <w:szCs w:val="24"/>
        </w:rPr>
        <w:t xml:space="preserve"> contrast, but also a Law/Grace contrast with upgrades to apply on our walk.  As we learned to upgrade from “love” (’agape’) to “charity” (‘agape’)” b/c perfect love has no fear, b/c fear hath torment; Perhaps we’ll see &amp; apply an upgrade from joy (‘</w:t>
      </w:r>
      <w:proofErr w:type="spellStart"/>
      <w:r w:rsidRPr="009C2B38">
        <w:rPr>
          <w:rFonts w:ascii="Times New Roman" w:eastAsia="Times New Roman" w:hAnsi="Times New Roman"/>
          <w:sz w:val="24"/>
          <w:szCs w:val="24"/>
        </w:rPr>
        <w:t>chara</w:t>
      </w:r>
      <w:proofErr w:type="spellEnd"/>
      <w:r w:rsidRPr="009C2B38">
        <w:rPr>
          <w:rFonts w:ascii="Times New Roman" w:eastAsia="Times New Roman" w:hAnsi="Times New Roman"/>
          <w:sz w:val="24"/>
          <w:szCs w:val="24"/>
        </w:rPr>
        <w:t>’) to better joy (‘</w:t>
      </w:r>
      <w:proofErr w:type="spellStart"/>
      <w:r w:rsidRPr="009C2B38">
        <w:rPr>
          <w:rFonts w:ascii="Times New Roman" w:eastAsia="Times New Roman" w:hAnsi="Times New Roman"/>
          <w:sz w:val="24"/>
          <w:szCs w:val="24"/>
        </w:rPr>
        <w:t>chara</w:t>
      </w:r>
      <w:proofErr w:type="spellEnd"/>
      <w:r w:rsidRPr="009C2B38">
        <w:rPr>
          <w:rFonts w:ascii="Times New Roman" w:eastAsia="Times New Roman" w:hAnsi="Times New Roman"/>
          <w:sz w:val="24"/>
          <w:szCs w:val="24"/>
        </w:rPr>
        <w:t>’), as if to joy having less sorrow, mourning, woe, misery, weeping = antonyms of joy. Yet ALSO to “exceeding joy” = ‘</w:t>
      </w:r>
      <w:proofErr w:type="spellStart"/>
      <w:r w:rsidRPr="009C2B38">
        <w:rPr>
          <w:rFonts w:ascii="Times New Roman" w:eastAsia="Times New Roman" w:hAnsi="Times New Roman"/>
          <w:sz w:val="24"/>
          <w:szCs w:val="24"/>
        </w:rPr>
        <w:t>agilliasis</w:t>
      </w:r>
      <w:proofErr w:type="spellEnd"/>
      <w:r w:rsidRPr="009C2B38">
        <w:rPr>
          <w:rFonts w:ascii="Times New Roman" w:eastAsia="Times New Roman" w:hAnsi="Times New Roman"/>
          <w:sz w:val="24"/>
          <w:szCs w:val="24"/>
        </w:rPr>
        <w:t>’ at last, as best of good, better, best = as if extreme joy of extreme grace.</w:t>
      </w:r>
    </w:p>
    <w:p w14:paraId="14EF7490"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lastRenderedPageBreak/>
        <w:t> </w:t>
      </w:r>
    </w:p>
    <w:p w14:paraId="41577B13"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Yet the difference is not as easily seen with Joy, as it was with “</w:t>
      </w:r>
      <w:proofErr w:type="spellStart"/>
      <w:proofErr w:type="gramStart"/>
      <w:r w:rsidRPr="009C2B38">
        <w:rPr>
          <w:rFonts w:ascii="Times New Roman" w:eastAsia="Times New Roman" w:hAnsi="Times New Roman"/>
          <w:sz w:val="24"/>
          <w:szCs w:val="24"/>
        </w:rPr>
        <w:t>Love”←</w:t>
      </w:r>
      <w:proofErr w:type="gramEnd"/>
      <w:r w:rsidRPr="009C2B38">
        <w:rPr>
          <w:rFonts w:ascii="Times New Roman" w:eastAsia="Times New Roman" w:hAnsi="Times New Roman"/>
          <w:sz w:val="24"/>
          <w:szCs w:val="24"/>
        </w:rPr>
        <w:t>vs→”Charity</w:t>
      </w:r>
      <w:proofErr w:type="spellEnd"/>
      <w:r w:rsidRPr="009C2B38">
        <w:rPr>
          <w:rFonts w:ascii="Times New Roman" w:eastAsia="Times New Roman" w:hAnsi="Times New Roman"/>
          <w:sz w:val="24"/>
          <w:szCs w:val="24"/>
        </w:rPr>
        <w:t>”.</w:t>
      </w:r>
    </w:p>
    <w:p w14:paraId="54195BAC"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For even in KJV both “joy” in the Holy Ghost and “joy” as a fruit of the Spirit = ‘</w:t>
      </w:r>
      <w:proofErr w:type="spellStart"/>
      <w:r w:rsidRPr="009C2B38">
        <w:rPr>
          <w:rFonts w:ascii="Times New Roman" w:eastAsia="Times New Roman" w:hAnsi="Times New Roman"/>
          <w:sz w:val="24"/>
          <w:szCs w:val="24"/>
        </w:rPr>
        <w:t>chara</w:t>
      </w:r>
      <w:proofErr w:type="spellEnd"/>
      <w:r w:rsidRPr="009C2B38">
        <w:rPr>
          <w:rFonts w:ascii="Times New Roman" w:eastAsia="Times New Roman" w:hAnsi="Times New Roman"/>
          <w:sz w:val="24"/>
          <w:szCs w:val="24"/>
        </w:rPr>
        <w:t>’.</w:t>
      </w:r>
    </w:p>
    <w:p w14:paraId="6BDEB22B"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59660FE9"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Romans 14:17’s “</w:t>
      </w:r>
      <w:r w:rsidRPr="009C2B38">
        <w:rPr>
          <w:rFonts w:ascii="Times New Roman" w:eastAsia="Times New Roman" w:hAnsi="Times New Roman"/>
          <w:i/>
          <w:iCs/>
          <w:sz w:val="24"/>
          <w:szCs w:val="24"/>
          <w:u w:val="single"/>
        </w:rPr>
        <w:t>joy</w:t>
      </w:r>
      <w:r w:rsidRPr="009C2B38">
        <w:rPr>
          <w:rFonts w:ascii="Times New Roman" w:eastAsia="Times New Roman" w:hAnsi="Times New Roman"/>
          <w:sz w:val="24"/>
          <w:szCs w:val="24"/>
        </w:rPr>
        <w:t> in the Holy </w:t>
      </w:r>
      <w:r w:rsidRPr="009C2B38">
        <w:rPr>
          <w:rFonts w:ascii="Times New Roman" w:eastAsia="Times New Roman" w:hAnsi="Times New Roman"/>
          <w:sz w:val="24"/>
          <w:szCs w:val="24"/>
          <w:u w:val="single"/>
        </w:rPr>
        <w:t>Ghost</w:t>
      </w:r>
      <w:r w:rsidRPr="009C2B38">
        <w:rPr>
          <w:rFonts w:ascii="Times New Roman" w:eastAsia="Times New Roman" w:hAnsi="Times New Roman"/>
          <w:sz w:val="24"/>
          <w:szCs w:val="24"/>
        </w:rPr>
        <w:t>” ←&amp;→ Galatians 5:22’s fruit of the </w:t>
      </w:r>
      <w:proofErr w:type="spellStart"/>
      <w:proofErr w:type="gramStart"/>
      <w:r w:rsidRPr="009C2B38">
        <w:rPr>
          <w:rFonts w:ascii="Times New Roman" w:eastAsia="Times New Roman" w:hAnsi="Times New Roman"/>
          <w:sz w:val="24"/>
          <w:szCs w:val="24"/>
          <w:u w:val="single"/>
        </w:rPr>
        <w:t>Spirit</w:t>
      </w:r>
      <w:r w:rsidRPr="009C2B38">
        <w:rPr>
          <w:rFonts w:ascii="Times New Roman" w:eastAsia="Times New Roman" w:hAnsi="Times New Roman"/>
          <w:sz w:val="24"/>
          <w:szCs w:val="24"/>
        </w:rPr>
        <w:t>“</w:t>
      </w:r>
      <w:proofErr w:type="gramEnd"/>
      <w:r w:rsidRPr="009C2B38">
        <w:rPr>
          <w:rFonts w:ascii="Times New Roman" w:eastAsia="Times New Roman" w:hAnsi="Times New Roman"/>
          <w:i/>
          <w:iCs/>
          <w:sz w:val="24"/>
          <w:szCs w:val="24"/>
          <w:u w:val="single"/>
        </w:rPr>
        <w:t>joy</w:t>
      </w:r>
      <w:proofErr w:type="spellEnd"/>
      <w:r w:rsidRPr="009C2B38">
        <w:rPr>
          <w:rFonts w:ascii="Times New Roman" w:eastAsia="Times New Roman" w:hAnsi="Times New Roman"/>
          <w:sz w:val="24"/>
          <w:szCs w:val="24"/>
        </w:rPr>
        <w:t>” both mean ‘</w:t>
      </w:r>
      <w:proofErr w:type="spellStart"/>
      <w:r w:rsidRPr="009C2B38">
        <w:rPr>
          <w:rFonts w:ascii="Times New Roman" w:eastAsia="Times New Roman" w:hAnsi="Times New Roman"/>
          <w:sz w:val="24"/>
          <w:szCs w:val="24"/>
        </w:rPr>
        <w:t>chara</w:t>
      </w:r>
      <w:proofErr w:type="spellEnd"/>
      <w:r w:rsidRPr="009C2B38">
        <w:rPr>
          <w:rFonts w:ascii="Times New Roman" w:eastAsia="Times New Roman" w:hAnsi="Times New Roman"/>
          <w:sz w:val="24"/>
          <w:szCs w:val="24"/>
        </w:rPr>
        <w:t>’, but when it’s fully studied out these two joy(s) are also as different as:</w:t>
      </w:r>
    </w:p>
    <w:p w14:paraId="3B7D33E3" w14:textId="77777777" w:rsidR="009C2B38" w:rsidRPr="009C2B38" w:rsidRDefault="009C2B38" w:rsidP="009C2B38">
      <w:pPr>
        <w:shd w:val="clear" w:color="auto" w:fill="FFFFFF"/>
        <w:spacing w:after="0" w:line="240" w:lineRule="auto"/>
        <w:jc w:val="center"/>
        <w:rPr>
          <w:rFonts w:ascii="Times New Roman" w:eastAsia="Times New Roman" w:hAnsi="Times New Roman"/>
          <w:sz w:val="24"/>
          <w:szCs w:val="24"/>
        </w:rPr>
      </w:pPr>
      <w:r w:rsidRPr="009C2B38">
        <w:rPr>
          <w:rFonts w:ascii="Times New Roman" w:eastAsia="Times New Roman" w:hAnsi="Times New Roman"/>
          <w:sz w:val="24"/>
          <w:szCs w:val="24"/>
        </w:rPr>
        <w:t>TWO DIFFERENT GHOST/SPIRIT KINDS OF JOY:</w:t>
      </w:r>
    </w:p>
    <w:p w14:paraId="4D3C67ED" w14:textId="77777777" w:rsidR="009C2B38" w:rsidRPr="009C2B38" w:rsidRDefault="009C2B38" w:rsidP="009C2B38">
      <w:pPr>
        <w:shd w:val="clear" w:color="auto" w:fill="FFFFFF"/>
        <w:spacing w:after="0" w:line="240" w:lineRule="auto"/>
        <w:jc w:val="center"/>
        <w:rPr>
          <w:rFonts w:ascii="Times New Roman" w:eastAsia="Times New Roman" w:hAnsi="Times New Roman"/>
          <w:sz w:val="24"/>
          <w:szCs w:val="24"/>
        </w:rPr>
      </w:pPr>
      <w:proofErr w:type="spellStart"/>
      <w:r w:rsidRPr="009C2B38">
        <w:rPr>
          <w:rFonts w:ascii="Times New Roman" w:eastAsia="Times New Roman" w:hAnsi="Times New Roman"/>
          <w:sz w:val="24"/>
          <w:szCs w:val="24"/>
        </w:rPr>
        <w:t>LawLove</w:t>
      </w:r>
      <w:proofErr w:type="spellEnd"/>
      <w:r w:rsidRPr="009C2B38">
        <w:rPr>
          <w:rFonts w:ascii="Times New Roman" w:eastAsia="Times New Roman" w:hAnsi="Times New Roman"/>
          <w:sz w:val="24"/>
          <w:szCs w:val="24"/>
        </w:rPr>
        <w:t xml:space="preserve"> = </w:t>
      </w:r>
      <w:proofErr w:type="spellStart"/>
      <w:r w:rsidRPr="009C2B38">
        <w:rPr>
          <w:rFonts w:ascii="Times New Roman" w:eastAsia="Times New Roman" w:hAnsi="Times New Roman"/>
          <w:sz w:val="24"/>
          <w:szCs w:val="24"/>
        </w:rPr>
        <w:t>LawJoy</w:t>
      </w:r>
      <w:proofErr w:type="spellEnd"/>
      <w:r w:rsidRPr="009C2B38">
        <w:rPr>
          <w:rFonts w:ascii="Times New Roman" w:eastAsia="Times New Roman" w:hAnsi="Times New Roman"/>
          <w:sz w:val="24"/>
          <w:szCs w:val="24"/>
        </w:rPr>
        <w:t xml:space="preserve"> ← vs → </w:t>
      </w:r>
      <w:proofErr w:type="spellStart"/>
      <w:r w:rsidRPr="009C2B38">
        <w:rPr>
          <w:rFonts w:ascii="Times New Roman" w:eastAsia="Times New Roman" w:hAnsi="Times New Roman"/>
          <w:sz w:val="24"/>
          <w:szCs w:val="24"/>
        </w:rPr>
        <w:t>GraceLove</w:t>
      </w:r>
      <w:proofErr w:type="spellEnd"/>
      <w:r w:rsidRPr="009C2B38">
        <w:rPr>
          <w:rFonts w:ascii="Times New Roman" w:eastAsia="Times New Roman" w:hAnsi="Times New Roman"/>
          <w:sz w:val="24"/>
          <w:szCs w:val="24"/>
        </w:rPr>
        <w:t xml:space="preserve"> = </w:t>
      </w:r>
      <w:proofErr w:type="spellStart"/>
      <w:r w:rsidRPr="009C2B38">
        <w:rPr>
          <w:rFonts w:ascii="Times New Roman" w:eastAsia="Times New Roman" w:hAnsi="Times New Roman"/>
          <w:sz w:val="24"/>
          <w:szCs w:val="24"/>
        </w:rPr>
        <w:t>GraceJoy</w:t>
      </w:r>
      <w:proofErr w:type="spellEnd"/>
    </w:p>
    <w:p w14:paraId="216BCE7C"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Joy on steroids needs steroids for joyful←&amp;→Joy that doesn’t need steroids to be joyful.</w:t>
      </w:r>
    </w:p>
    <w:p w14:paraId="3FDD274A"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22391D39"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gramStart"/>
      <w:r w:rsidRPr="009C2B38">
        <w:rPr>
          <w:rFonts w:ascii="Times New Roman" w:eastAsia="Times New Roman" w:hAnsi="Times New Roman"/>
          <w:sz w:val="24"/>
          <w:szCs w:val="24"/>
        </w:rPr>
        <w:t>So</w:t>
      </w:r>
      <w:proofErr w:type="gramEnd"/>
      <w:r w:rsidRPr="009C2B38">
        <w:rPr>
          <w:rFonts w:ascii="Times New Roman" w:eastAsia="Times New Roman" w:hAnsi="Times New Roman"/>
          <w:sz w:val="24"/>
          <w:szCs w:val="24"/>
        </w:rPr>
        <w:t xml:space="preserve"> we need to pick the correct Comforter of 2 in John 14–16 KJV to have the correct Joy:</w:t>
      </w:r>
    </w:p>
    <w:p w14:paraId="0422D74C"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sz w:val="24"/>
          <w:szCs w:val="24"/>
        </w:rPr>
        <w:t>-</w:t>
      </w:r>
      <w:r w:rsidRPr="009C2B38">
        <w:rPr>
          <w:rFonts w:ascii="Times New Roman" w:eastAsia="Times New Roman" w:hAnsi="Times New Roman"/>
          <w:sz w:val="14"/>
          <w:szCs w:val="14"/>
        </w:rPr>
        <w:t>       </w:t>
      </w:r>
      <w:r w:rsidRPr="009C2B38">
        <w:rPr>
          <w:rFonts w:ascii="Times New Roman" w:eastAsia="Times New Roman" w:hAnsi="Times New Roman"/>
          <w:sz w:val="14"/>
        </w:rPr>
        <w:t> </w:t>
      </w:r>
      <w:r w:rsidRPr="009C2B38">
        <w:rPr>
          <w:rFonts w:ascii="Times New Roman" w:eastAsia="Times New Roman" w:hAnsi="Times New Roman"/>
          <w:sz w:val="24"/>
          <w:szCs w:val="24"/>
        </w:rPr>
        <w:t>Comforter1: Holy Ghost: called teacher: John 14:26…has joy in the Holy Ghost.</w:t>
      </w:r>
    </w:p>
    <w:p w14:paraId="47AA2BF1"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sz w:val="24"/>
          <w:szCs w:val="24"/>
        </w:rPr>
        <w:t>-</w:t>
      </w:r>
      <w:r w:rsidRPr="009C2B38">
        <w:rPr>
          <w:rFonts w:ascii="Times New Roman" w:eastAsia="Times New Roman" w:hAnsi="Times New Roman"/>
          <w:sz w:val="14"/>
          <w:szCs w:val="14"/>
        </w:rPr>
        <w:t>       </w:t>
      </w:r>
      <w:r w:rsidRPr="009C2B38">
        <w:rPr>
          <w:rFonts w:ascii="Times New Roman" w:eastAsia="Times New Roman" w:hAnsi="Times New Roman"/>
          <w:sz w:val="14"/>
        </w:rPr>
        <w:t> </w:t>
      </w:r>
      <w:r w:rsidRPr="009C2B38">
        <w:rPr>
          <w:rFonts w:ascii="Times New Roman" w:eastAsia="Times New Roman" w:hAnsi="Times New Roman"/>
          <w:sz w:val="24"/>
          <w:szCs w:val="24"/>
        </w:rPr>
        <w:t>Comforter 2: Spirit of truth: called guide: John 15:26…has fruit of the Spirit joy.</w:t>
      </w:r>
    </w:p>
    <w:p w14:paraId="66649244"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John 16:13 “</w:t>
      </w:r>
      <w:r w:rsidRPr="009C2B38">
        <w:rPr>
          <w:rFonts w:ascii="Times New Roman" w:eastAsia="Times New Roman" w:hAnsi="Times New Roman"/>
          <w:i/>
          <w:iCs/>
          <w:color w:val="000000"/>
          <w:sz w:val="24"/>
          <w:szCs w:val="24"/>
          <w:shd w:val="clear" w:color="auto" w:fill="FFFFFF"/>
        </w:rPr>
        <w:t>Howbeit when he, the Spirit of truth, is come, he will guide you into all truth.</w:t>
      </w:r>
    </w:p>
    <w:p w14:paraId="3B4C331D"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lastRenderedPageBreak/>
        <w:t xml:space="preserve">Such is </w:t>
      </w:r>
      <w:proofErr w:type="spellStart"/>
      <w:r w:rsidRPr="009C2B38">
        <w:rPr>
          <w:rFonts w:ascii="Times New Roman" w:eastAsia="Times New Roman" w:hAnsi="Times New Roman"/>
          <w:color w:val="000000"/>
          <w:sz w:val="24"/>
          <w:szCs w:val="24"/>
          <w:shd w:val="clear" w:color="auto" w:fill="FFFFFF"/>
        </w:rPr>
        <w:t>kinda</w:t>
      </w:r>
      <w:proofErr w:type="spellEnd"/>
      <w:r w:rsidRPr="009C2B38">
        <w:rPr>
          <w:rFonts w:ascii="Times New Roman" w:eastAsia="Times New Roman" w:hAnsi="Times New Roman"/>
          <w:color w:val="000000"/>
          <w:sz w:val="24"/>
          <w:szCs w:val="24"/>
          <w:shd w:val="clear" w:color="auto" w:fill="FFFFFF"/>
        </w:rPr>
        <w:t xml:space="preserve"> like allegory saying he will guide you into all joy having no more sorrows.</w:t>
      </w:r>
    </w:p>
    <w:p w14:paraId="7551B566"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5AA91066"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Love → Joy:</w:t>
      </w:r>
    </w:p>
    <w:p w14:paraId="22E70D1F"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spellStart"/>
      <w:r w:rsidRPr="009C2B38">
        <w:rPr>
          <w:rFonts w:ascii="Times New Roman" w:eastAsia="Times New Roman" w:hAnsi="Times New Roman"/>
          <w:sz w:val="24"/>
          <w:szCs w:val="24"/>
        </w:rPr>
        <w:t>FlawLove</w:t>
      </w:r>
      <w:proofErr w:type="spellEnd"/>
      <w:r w:rsidRPr="009C2B38">
        <w:rPr>
          <w:rFonts w:ascii="Times New Roman" w:eastAsia="Times New Roman" w:hAnsi="Times New Roman"/>
          <w:sz w:val="24"/>
          <w:szCs w:val="24"/>
        </w:rPr>
        <w:t xml:space="preserve"> containing any fear can still have </w:t>
      </w:r>
      <w:proofErr w:type="spellStart"/>
      <w:r w:rsidRPr="009C2B38">
        <w:rPr>
          <w:rFonts w:ascii="Times New Roman" w:eastAsia="Times New Roman" w:hAnsi="Times New Roman"/>
          <w:sz w:val="24"/>
          <w:szCs w:val="24"/>
        </w:rPr>
        <w:t>FlawJoy</w:t>
      </w:r>
      <w:proofErr w:type="spellEnd"/>
      <w:r w:rsidRPr="009C2B38">
        <w:rPr>
          <w:rFonts w:ascii="Times New Roman" w:eastAsia="Times New Roman" w:hAnsi="Times New Roman"/>
          <w:sz w:val="24"/>
          <w:szCs w:val="24"/>
        </w:rPr>
        <w:t xml:space="preserve"> containing sorrow (opposite of joy).</w:t>
      </w:r>
    </w:p>
    <w:p w14:paraId="14EF1F9A"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349C1968"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Yet, as every good mystery has lots of twists, </w:t>
      </w:r>
      <w:del w:id="318" w:author="Antonio" w:date="2015-12-14T11:48:00Z">
        <w:r w:rsidRPr="009C2B38" w:rsidDel="00EE0FD6">
          <w:rPr>
            <w:rFonts w:ascii="Times New Roman" w:eastAsia="Times New Roman" w:hAnsi="Times New Roman"/>
            <w:sz w:val="24"/>
            <w:szCs w:val="24"/>
          </w:rPr>
          <w:delText>there’s</w:delText>
        </w:r>
      </w:del>
      <w:ins w:id="319" w:author="Antonio" w:date="2015-12-14T11:48:00Z">
        <w:r w:rsidR="00EE0FD6" w:rsidRPr="009C2B38">
          <w:rPr>
            <w:rFonts w:ascii="Times New Roman" w:eastAsia="Times New Roman" w:hAnsi="Times New Roman"/>
            <w:sz w:val="24"/>
            <w:szCs w:val="24"/>
          </w:rPr>
          <w:t>there are</w:t>
        </w:r>
      </w:ins>
      <w:r w:rsidRPr="009C2B38">
        <w:rPr>
          <w:rFonts w:ascii="Times New Roman" w:eastAsia="Times New Roman" w:hAnsi="Times New Roman"/>
          <w:sz w:val="24"/>
          <w:szCs w:val="24"/>
        </w:rPr>
        <w:t xml:space="preserve"> also two different kinds of sorrow.</w:t>
      </w:r>
    </w:p>
    <w:p w14:paraId="6387890A"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spellStart"/>
      <w:r w:rsidRPr="009C2B38">
        <w:rPr>
          <w:rFonts w:ascii="Times New Roman" w:eastAsia="Times New Roman" w:hAnsi="Times New Roman"/>
          <w:sz w:val="24"/>
          <w:szCs w:val="24"/>
        </w:rPr>
        <w:t>Eg</w:t>
      </w:r>
      <w:proofErr w:type="spellEnd"/>
      <w:r w:rsidRPr="009C2B38">
        <w:rPr>
          <w:rFonts w:ascii="Times New Roman" w:eastAsia="Times New Roman" w:hAnsi="Times New Roman"/>
          <w:sz w:val="24"/>
          <w:szCs w:val="24"/>
        </w:rPr>
        <w:t>: 2Corinthians 7:10 KJV:</w:t>
      </w:r>
    </w:p>
    <w:p w14:paraId="61A131CD"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i/>
          <w:iCs/>
          <w:color w:val="000000"/>
          <w:sz w:val="24"/>
          <w:szCs w:val="24"/>
          <w:shd w:val="clear" w:color="auto" w:fill="FFFFFF"/>
        </w:rPr>
        <w:t>- godly sorrow(‘</w:t>
      </w:r>
      <w:proofErr w:type="spellStart"/>
      <w:r w:rsidRPr="009C2B38">
        <w:rPr>
          <w:rFonts w:ascii="Times New Roman" w:eastAsia="Times New Roman" w:hAnsi="Times New Roman"/>
          <w:i/>
          <w:iCs/>
          <w:color w:val="000000"/>
          <w:sz w:val="24"/>
          <w:szCs w:val="24"/>
          <w:shd w:val="clear" w:color="auto" w:fill="FFFFFF"/>
        </w:rPr>
        <w:t>lupe</w:t>
      </w:r>
      <w:proofErr w:type="spellEnd"/>
      <w:r w:rsidRPr="009C2B38">
        <w:rPr>
          <w:rFonts w:ascii="Times New Roman" w:eastAsia="Times New Roman" w:hAnsi="Times New Roman"/>
          <w:i/>
          <w:iCs/>
          <w:color w:val="000000"/>
          <w:sz w:val="24"/>
          <w:szCs w:val="24"/>
          <w:shd w:val="clear" w:color="auto" w:fill="FFFFFF"/>
        </w:rPr>
        <w:t>’) worketh repentance to salvation not to be repented of:</w:t>
      </w:r>
    </w:p>
    <w:p w14:paraId="00007844"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i/>
          <w:iCs/>
          <w:color w:val="000000"/>
          <w:sz w:val="24"/>
          <w:szCs w:val="24"/>
          <w:shd w:val="clear" w:color="auto" w:fill="FFFFFF"/>
        </w:rPr>
        <w:t>- but the sorrow(‘</w:t>
      </w:r>
      <w:proofErr w:type="spellStart"/>
      <w:r w:rsidRPr="009C2B38">
        <w:rPr>
          <w:rFonts w:ascii="Times New Roman" w:eastAsia="Times New Roman" w:hAnsi="Times New Roman"/>
          <w:i/>
          <w:iCs/>
          <w:color w:val="000000"/>
          <w:sz w:val="24"/>
          <w:szCs w:val="24"/>
          <w:shd w:val="clear" w:color="auto" w:fill="FFFFFF"/>
        </w:rPr>
        <w:t>lupe</w:t>
      </w:r>
      <w:proofErr w:type="spellEnd"/>
      <w:r w:rsidRPr="009C2B38">
        <w:rPr>
          <w:rFonts w:ascii="Times New Roman" w:eastAsia="Times New Roman" w:hAnsi="Times New Roman"/>
          <w:i/>
          <w:iCs/>
          <w:color w:val="000000"/>
          <w:sz w:val="24"/>
          <w:szCs w:val="24"/>
          <w:shd w:val="clear" w:color="auto" w:fill="FFFFFF"/>
        </w:rPr>
        <w:t>’) of the world worketh death</w:t>
      </w:r>
      <w:r w:rsidRPr="009C2B38">
        <w:rPr>
          <w:rFonts w:ascii="Times New Roman" w:eastAsia="Times New Roman" w:hAnsi="Times New Roman"/>
          <w:color w:val="000000"/>
          <w:sz w:val="27"/>
          <w:szCs w:val="27"/>
          <w:shd w:val="clear" w:color="auto" w:fill="FFFFFF"/>
        </w:rPr>
        <w:t>.</w:t>
      </w:r>
    </w:p>
    <w:p w14:paraId="2D1286AC"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7"/>
          <w:szCs w:val="27"/>
          <w:shd w:val="clear" w:color="auto" w:fill="FFFFFF"/>
        </w:rPr>
        <w:t> </w:t>
      </w:r>
    </w:p>
    <w:p w14:paraId="3AC53047"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I can almost hear some readers saying holy shit, this twain of everything is complicated.</w:t>
      </w:r>
    </w:p>
    <w:p w14:paraId="39D9F979"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 xml:space="preserve">Not trying to make it complicated, nor confusing, but “shew” (KJV plural of show) while still in </w:t>
      </w:r>
      <w:proofErr w:type="spellStart"/>
      <w:r w:rsidRPr="009C2B38">
        <w:rPr>
          <w:rFonts w:ascii="Times New Roman" w:eastAsia="Times New Roman" w:hAnsi="Times New Roman"/>
          <w:color w:val="000000"/>
          <w:sz w:val="24"/>
          <w:szCs w:val="24"/>
          <w:shd w:val="clear" w:color="auto" w:fill="FFFFFF"/>
        </w:rPr>
        <w:t>PluralGod</w:t>
      </w:r>
      <w:proofErr w:type="spellEnd"/>
      <w:r w:rsidRPr="009C2B38">
        <w:rPr>
          <w:rFonts w:ascii="Times New Roman" w:eastAsia="Times New Roman" w:hAnsi="Times New Roman"/>
          <w:color w:val="000000"/>
          <w:sz w:val="24"/>
          <w:szCs w:val="24"/>
          <w:shd w:val="clear" w:color="auto" w:fill="FFFFFF"/>
        </w:rPr>
        <w:t xml:space="preserve"> = twain mode, it’s for allegoric compare-</w:t>
      </w:r>
      <w:proofErr w:type="spellStart"/>
      <w:r w:rsidRPr="009C2B38">
        <w:rPr>
          <w:rFonts w:ascii="Times New Roman" w:eastAsia="Times New Roman" w:hAnsi="Times New Roman"/>
          <w:color w:val="000000"/>
          <w:sz w:val="24"/>
          <w:szCs w:val="24"/>
          <w:shd w:val="clear" w:color="auto" w:fill="FFFFFF"/>
        </w:rPr>
        <w:t>i</w:t>
      </w:r>
      <w:proofErr w:type="spellEnd"/>
      <w:r w:rsidRPr="009C2B38">
        <w:rPr>
          <w:rFonts w:ascii="Times New Roman" w:eastAsia="Times New Roman" w:hAnsi="Times New Roman"/>
          <w:color w:val="000000"/>
          <w:sz w:val="24"/>
          <w:szCs w:val="24"/>
          <w:shd w:val="clear" w:color="auto" w:fill="FFFFFF"/>
        </w:rPr>
        <w:t>-son of two things played out.</w:t>
      </w:r>
    </w:p>
    <w:p w14:paraId="7A445D16"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 </w:t>
      </w:r>
    </w:p>
    <w:p w14:paraId="2BB415CC"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spellStart"/>
      <w:r w:rsidRPr="009C2B38">
        <w:rPr>
          <w:rFonts w:ascii="Times New Roman" w:eastAsia="Times New Roman" w:hAnsi="Times New Roman"/>
          <w:color w:val="000000"/>
          <w:sz w:val="24"/>
          <w:szCs w:val="24"/>
          <w:shd w:val="clear" w:color="auto" w:fill="FFFFFF"/>
        </w:rPr>
        <w:t>Eg</w:t>
      </w:r>
      <w:proofErr w:type="spellEnd"/>
      <w:r w:rsidRPr="009C2B38">
        <w:rPr>
          <w:rFonts w:ascii="Times New Roman" w:eastAsia="Times New Roman" w:hAnsi="Times New Roman"/>
          <w:color w:val="000000"/>
          <w:sz w:val="24"/>
          <w:szCs w:val="24"/>
          <w:shd w:val="clear" w:color="auto" w:fill="FFFFFF"/>
        </w:rPr>
        <w:t>: in the beginning: Genesis 1, it’s like the stage is set to have a compare-</w:t>
      </w:r>
      <w:proofErr w:type="spellStart"/>
      <w:r w:rsidRPr="009C2B38">
        <w:rPr>
          <w:rFonts w:ascii="Times New Roman" w:eastAsia="Times New Roman" w:hAnsi="Times New Roman"/>
          <w:color w:val="000000"/>
          <w:sz w:val="24"/>
          <w:szCs w:val="24"/>
          <w:shd w:val="clear" w:color="auto" w:fill="FFFFFF"/>
        </w:rPr>
        <w:t>i</w:t>
      </w:r>
      <w:proofErr w:type="spellEnd"/>
      <w:r w:rsidRPr="009C2B38">
        <w:rPr>
          <w:rFonts w:ascii="Times New Roman" w:eastAsia="Times New Roman" w:hAnsi="Times New Roman"/>
          <w:color w:val="000000"/>
          <w:sz w:val="24"/>
          <w:szCs w:val="24"/>
          <w:shd w:val="clear" w:color="auto" w:fill="FFFFFF"/>
        </w:rPr>
        <w:t xml:space="preserve">-son shew, </w:t>
      </w:r>
      <w:proofErr w:type="spellStart"/>
      <w:r w:rsidRPr="009C2B38">
        <w:rPr>
          <w:rFonts w:ascii="Times New Roman" w:eastAsia="Times New Roman" w:hAnsi="Times New Roman"/>
          <w:color w:val="000000"/>
          <w:sz w:val="24"/>
          <w:szCs w:val="24"/>
          <w:shd w:val="clear" w:color="auto" w:fill="FFFFFF"/>
        </w:rPr>
        <w:t>kinda</w:t>
      </w:r>
      <w:proofErr w:type="spellEnd"/>
      <w:r w:rsidRPr="009C2B38">
        <w:rPr>
          <w:rFonts w:ascii="Times New Roman" w:eastAsia="Times New Roman" w:hAnsi="Times New Roman"/>
          <w:color w:val="000000"/>
          <w:sz w:val="24"/>
          <w:szCs w:val="24"/>
          <w:shd w:val="clear" w:color="auto" w:fill="FFFFFF"/>
        </w:rPr>
        <w:t xml:space="preserve"> like Shakespeare allegory </w:t>
      </w:r>
      <w:proofErr w:type="gramStart"/>
      <w:r w:rsidRPr="009C2B38">
        <w:rPr>
          <w:rFonts w:ascii="Times New Roman" w:eastAsia="Times New Roman" w:hAnsi="Times New Roman"/>
          <w:color w:val="000000"/>
          <w:sz w:val="24"/>
          <w:szCs w:val="24"/>
          <w:shd w:val="clear" w:color="auto" w:fill="FFFFFF"/>
        </w:rPr>
        <w:t>says</w:t>
      </w:r>
      <w:proofErr w:type="gramEnd"/>
      <w:r w:rsidRPr="009C2B38">
        <w:rPr>
          <w:rFonts w:ascii="Times New Roman" w:eastAsia="Times New Roman" w:hAnsi="Times New Roman"/>
          <w:color w:val="000000"/>
          <w:sz w:val="24"/>
          <w:szCs w:val="24"/>
          <w:shd w:val="clear" w:color="auto" w:fill="FFFFFF"/>
        </w:rPr>
        <w:t xml:space="preserve"> ‘all </w:t>
      </w:r>
      <w:r w:rsidRPr="009C2B38">
        <w:rPr>
          <w:rFonts w:ascii="Times New Roman" w:eastAsia="Times New Roman" w:hAnsi="Times New Roman"/>
          <w:color w:val="000000"/>
          <w:sz w:val="24"/>
          <w:szCs w:val="24"/>
          <w:shd w:val="clear" w:color="auto" w:fill="FFFFFF"/>
        </w:rPr>
        <w:lastRenderedPageBreak/>
        <w:t>the world’s a stage’. Thereby we may learn create (bara) is not make (</w:t>
      </w:r>
      <w:proofErr w:type="spellStart"/>
      <w:r w:rsidRPr="009C2B38">
        <w:rPr>
          <w:rFonts w:ascii="Times New Roman" w:eastAsia="Times New Roman" w:hAnsi="Times New Roman"/>
          <w:color w:val="000000"/>
          <w:sz w:val="24"/>
          <w:szCs w:val="24"/>
          <w:shd w:val="clear" w:color="auto" w:fill="FFFFFF"/>
        </w:rPr>
        <w:t>asah</w:t>
      </w:r>
      <w:proofErr w:type="spellEnd"/>
      <w:r w:rsidRPr="009C2B38">
        <w:rPr>
          <w:rFonts w:ascii="Times New Roman" w:eastAsia="Times New Roman" w:hAnsi="Times New Roman"/>
          <w:color w:val="000000"/>
          <w:sz w:val="24"/>
          <w:szCs w:val="24"/>
          <w:shd w:val="clear" w:color="auto" w:fill="FFFFFF"/>
        </w:rPr>
        <w:t>), and notice God did NOT say let us create (bara) man, but said “let us make (</w:t>
      </w:r>
      <w:proofErr w:type="spellStart"/>
      <w:r w:rsidRPr="009C2B38">
        <w:rPr>
          <w:rFonts w:ascii="Times New Roman" w:eastAsia="Times New Roman" w:hAnsi="Times New Roman"/>
          <w:color w:val="000000"/>
          <w:sz w:val="24"/>
          <w:szCs w:val="24"/>
          <w:shd w:val="clear" w:color="auto" w:fill="FFFFFF"/>
        </w:rPr>
        <w:t>asah</w:t>
      </w:r>
      <w:proofErr w:type="spellEnd"/>
      <w:r w:rsidRPr="009C2B38">
        <w:rPr>
          <w:rFonts w:ascii="Times New Roman" w:eastAsia="Times New Roman" w:hAnsi="Times New Roman"/>
          <w:color w:val="000000"/>
          <w:sz w:val="24"/>
          <w:szCs w:val="24"/>
          <w:shd w:val="clear" w:color="auto" w:fill="FFFFFF"/>
        </w:rPr>
        <w:t>) man”, then also gave 2 options for making man to play out:</w:t>
      </w:r>
    </w:p>
    <w:p w14:paraId="36B4EFE1"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color w:val="000000"/>
          <w:sz w:val="24"/>
          <w:szCs w:val="24"/>
        </w:rPr>
        <w:t>-</w:t>
      </w:r>
      <w:r w:rsidRPr="009C2B38">
        <w:rPr>
          <w:rFonts w:ascii="Times New Roman" w:eastAsia="Times New Roman" w:hAnsi="Times New Roman"/>
          <w:color w:val="000000"/>
          <w:sz w:val="14"/>
          <w:szCs w:val="14"/>
        </w:rPr>
        <w:t>       </w:t>
      </w:r>
      <w:r w:rsidRPr="009C2B38">
        <w:rPr>
          <w:rFonts w:ascii="Times New Roman" w:eastAsia="Times New Roman" w:hAnsi="Times New Roman"/>
          <w:color w:val="000000"/>
          <w:sz w:val="14"/>
        </w:rPr>
        <w:t> </w:t>
      </w:r>
      <w:r w:rsidRPr="009C2B38">
        <w:rPr>
          <w:rFonts w:ascii="Times New Roman" w:eastAsia="Times New Roman" w:hAnsi="Times New Roman"/>
          <w:color w:val="000000"/>
          <w:sz w:val="24"/>
          <w:szCs w:val="24"/>
          <w:shd w:val="clear" w:color="auto" w:fill="FFFFFF"/>
        </w:rPr>
        <w:t>Before: “in our image (</w:t>
      </w:r>
      <w:proofErr w:type="spellStart"/>
      <w:r w:rsidRPr="009C2B38">
        <w:rPr>
          <w:rFonts w:ascii="Times New Roman" w:eastAsia="Times New Roman" w:hAnsi="Times New Roman"/>
          <w:color w:val="000000"/>
          <w:sz w:val="24"/>
          <w:szCs w:val="24"/>
          <w:shd w:val="clear" w:color="auto" w:fill="FFFFFF"/>
        </w:rPr>
        <w:t>tselem</w:t>
      </w:r>
      <w:proofErr w:type="spellEnd"/>
      <w:r w:rsidRPr="009C2B38">
        <w:rPr>
          <w:rFonts w:ascii="Times New Roman" w:eastAsia="Times New Roman" w:hAnsi="Times New Roman"/>
          <w:color w:val="000000"/>
          <w:sz w:val="24"/>
          <w:szCs w:val="24"/>
          <w:shd w:val="clear" w:color="auto" w:fill="FFFFFF"/>
        </w:rPr>
        <w:t>)” … as if firstly make Adam1 = living “soul”.</w:t>
      </w:r>
    </w:p>
    <w:p w14:paraId="56634A20"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color w:val="000000"/>
          <w:sz w:val="24"/>
          <w:szCs w:val="24"/>
        </w:rPr>
        <w:t>-</w:t>
      </w:r>
      <w:r w:rsidRPr="009C2B38">
        <w:rPr>
          <w:rFonts w:ascii="Times New Roman" w:eastAsia="Times New Roman" w:hAnsi="Times New Roman"/>
          <w:color w:val="000000"/>
          <w:sz w:val="14"/>
          <w:szCs w:val="14"/>
        </w:rPr>
        <w:t>       </w:t>
      </w:r>
      <w:r w:rsidRPr="009C2B38">
        <w:rPr>
          <w:rFonts w:ascii="Times New Roman" w:eastAsia="Times New Roman" w:hAnsi="Times New Roman"/>
          <w:color w:val="000000"/>
          <w:sz w:val="14"/>
        </w:rPr>
        <w:t> </w:t>
      </w:r>
      <w:r w:rsidRPr="009C2B38">
        <w:rPr>
          <w:rFonts w:ascii="Times New Roman" w:eastAsia="Times New Roman" w:hAnsi="Times New Roman"/>
          <w:color w:val="000000"/>
          <w:sz w:val="24"/>
          <w:szCs w:val="24"/>
          <w:shd w:val="clear" w:color="auto" w:fill="FFFFFF"/>
        </w:rPr>
        <w:t>After: “</w:t>
      </w:r>
      <w:r w:rsidRPr="009C2B38">
        <w:rPr>
          <w:rFonts w:ascii="Times New Roman" w:eastAsia="Times New Roman" w:hAnsi="Times New Roman"/>
          <w:color w:val="000000"/>
          <w:sz w:val="24"/>
          <w:szCs w:val="24"/>
          <w:u w:val="single"/>
          <w:shd w:val="clear" w:color="auto" w:fill="FFFFFF"/>
        </w:rPr>
        <w:t>after</w:t>
      </w:r>
      <w:r w:rsidRPr="009C2B38">
        <w:rPr>
          <w:rFonts w:ascii="Times New Roman" w:eastAsia="Times New Roman" w:hAnsi="Times New Roman"/>
          <w:color w:val="000000"/>
          <w:sz w:val="24"/>
          <w:szCs w:val="24"/>
        </w:rPr>
        <w:t> </w:t>
      </w:r>
      <w:r w:rsidRPr="009C2B38">
        <w:rPr>
          <w:rFonts w:ascii="Times New Roman" w:eastAsia="Times New Roman" w:hAnsi="Times New Roman"/>
          <w:color w:val="000000"/>
          <w:sz w:val="24"/>
          <w:szCs w:val="24"/>
          <w:shd w:val="clear" w:color="auto" w:fill="FFFFFF"/>
        </w:rPr>
        <w:t>our likeness (</w:t>
      </w:r>
      <w:proofErr w:type="spellStart"/>
      <w:r w:rsidRPr="009C2B38">
        <w:rPr>
          <w:rFonts w:ascii="Times New Roman" w:eastAsia="Times New Roman" w:hAnsi="Times New Roman"/>
          <w:color w:val="000000"/>
          <w:sz w:val="24"/>
          <w:szCs w:val="24"/>
          <w:shd w:val="clear" w:color="auto" w:fill="FFFFFF"/>
        </w:rPr>
        <w:t>d@</w:t>
      </w:r>
      <w:proofErr w:type="gramStart"/>
      <w:r w:rsidRPr="009C2B38">
        <w:rPr>
          <w:rFonts w:ascii="Times New Roman" w:eastAsia="Times New Roman" w:hAnsi="Times New Roman"/>
          <w:color w:val="000000"/>
          <w:sz w:val="24"/>
          <w:szCs w:val="24"/>
          <w:shd w:val="clear" w:color="auto" w:fill="FFFFFF"/>
        </w:rPr>
        <w:t>muwth</w:t>
      </w:r>
      <w:proofErr w:type="spellEnd"/>
      <w:r w:rsidRPr="009C2B38">
        <w:rPr>
          <w:rFonts w:ascii="Times New Roman" w:eastAsia="Times New Roman" w:hAnsi="Times New Roman"/>
          <w:color w:val="000000"/>
          <w:sz w:val="24"/>
          <w:szCs w:val="24"/>
          <w:shd w:val="clear" w:color="auto" w:fill="FFFFFF"/>
        </w:rPr>
        <w:t>)...</w:t>
      </w:r>
      <w:proofErr w:type="gramEnd"/>
      <w:r w:rsidRPr="009C2B38">
        <w:rPr>
          <w:rFonts w:ascii="Times New Roman" w:eastAsia="Times New Roman" w:hAnsi="Times New Roman"/>
          <w:color w:val="000000"/>
          <w:sz w:val="24"/>
          <w:szCs w:val="24"/>
          <w:shd w:val="clear" w:color="auto" w:fill="FFFFFF"/>
        </w:rPr>
        <w:t xml:space="preserve"> as if make Adam2 = quickening “spirit”.</w:t>
      </w:r>
    </w:p>
    <w:p w14:paraId="3A1FA117"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For compare-</w:t>
      </w:r>
      <w:proofErr w:type="spellStart"/>
      <w:r w:rsidRPr="009C2B38">
        <w:rPr>
          <w:rFonts w:ascii="Times New Roman" w:eastAsia="Times New Roman" w:hAnsi="Times New Roman"/>
          <w:color w:val="000000"/>
          <w:sz w:val="24"/>
          <w:szCs w:val="24"/>
          <w:shd w:val="clear" w:color="auto" w:fill="FFFFFF"/>
        </w:rPr>
        <w:t>i</w:t>
      </w:r>
      <w:proofErr w:type="spellEnd"/>
      <w:r w:rsidRPr="009C2B38">
        <w:rPr>
          <w:rFonts w:ascii="Times New Roman" w:eastAsia="Times New Roman" w:hAnsi="Times New Roman"/>
          <w:color w:val="000000"/>
          <w:sz w:val="24"/>
          <w:szCs w:val="24"/>
          <w:shd w:val="clear" w:color="auto" w:fill="FFFFFF"/>
        </w:rPr>
        <w:t>-son of Adam1/Adam2 = first/last = different as soul/spirit in 1Cor</w:t>
      </w:r>
      <w:r w:rsidRPr="009C2B38">
        <w:rPr>
          <w:rFonts w:ascii="Times New Roman" w:eastAsia="Times New Roman" w:hAnsi="Times New Roman"/>
          <w:color w:val="000000"/>
          <w:sz w:val="24"/>
          <w:szCs w:val="24"/>
        </w:rPr>
        <w:t>15:45</w:t>
      </w:r>
      <w:r w:rsidRPr="009C2B38">
        <w:rPr>
          <w:rFonts w:ascii="Times New Roman" w:eastAsia="Times New Roman" w:hAnsi="Times New Roman"/>
          <w:color w:val="000000"/>
          <w:sz w:val="24"/>
          <w:szCs w:val="24"/>
          <w:shd w:val="clear" w:color="auto" w:fill="FFFFFF"/>
        </w:rPr>
        <w:t>.</w:t>
      </w:r>
    </w:p>
    <w:p w14:paraId="6A73C5AC"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gramStart"/>
      <w:r w:rsidRPr="009C2B38">
        <w:rPr>
          <w:rFonts w:ascii="Times New Roman" w:eastAsia="Times New Roman" w:hAnsi="Times New Roman"/>
          <w:color w:val="000000"/>
          <w:sz w:val="24"/>
          <w:szCs w:val="24"/>
          <w:shd w:val="clear" w:color="auto" w:fill="FFFFFF"/>
        </w:rPr>
        <w:t>So</w:t>
      </w:r>
      <w:proofErr w:type="gramEnd"/>
      <w:r w:rsidRPr="009C2B38">
        <w:rPr>
          <w:rFonts w:ascii="Times New Roman" w:eastAsia="Times New Roman" w:hAnsi="Times New Roman"/>
          <w:color w:val="000000"/>
          <w:sz w:val="24"/>
          <w:szCs w:val="24"/>
          <w:shd w:val="clear" w:color="auto" w:fill="FFFFFF"/>
        </w:rPr>
        <w:t xml:space="preserve"> when it comes to Revelation, where one claims to be first &amp; last, we can say bullshit;</w:t>
      </w:r>
    </w:p>
    <w:p w14:paraId="76733AE9"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For the word of God divides asunder soul/spirit: first/last: being different as under/above.</w:t>
      </w:r>
    </w:p>
    <w:p w14:paraId="3DA7FE45"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 </w:t>
      </w:r>
    </w:p>
    <w:p w14:paraId="70D28032"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spellStart"/>
      <w:r w:rsidRPr="009C2B38">
        <w:rPr>
          <w:rFonts w:ascii="Times New Roman" w:eastAsia="Times New Roman" w:hAnsi="Times New Roman"/>
          <w:color w:val="000000"/>
          <w:sz w:val="24"/>
          <w:szCs w:val="24"/>
          <w:shd w:val="clear" w:color="auto" w:fill="FFFFFF"/>
        </w:rPr>
        <w:t>Eg</w:t>
      </w:r>
      <w:proofErr w:type="spellEnd"/>
      <w:r w:rsidRPr="009C2B38">
        <w:rPr>
          <w:rFonts w:ascii="Times New Roman" w:eastAsia="Times New Roman" w:hAnsi="Times New Roman"/>
          <w:color w:val="000000"/>
          <w:sz w:val="24"/>
          <w:szCs w:val="24"/>
          <w:shd w:val="clear" w:color="auto" w:fill="FFFFFF"/>
        </w:rPr>
        <w:t xml:space="preserve">: 2 kinds of </w:t>
      </w:r>
      <w:proofErr w:type="spellStart"/>
      <w:r w:rsidRPr="009C2B38">
        <w:rPr>
          <w:rFonts w:ascii="Times New Roman" w:eastAsia="Times New Roman" w:hAnsi="Times New Roman"/>
          <w:color w:val="000000"/>
          <w:sz w:val="24"/>
          <w:szCs w:val="24"/>
          <w:shd w:val="clear" w:color="auto" w:fill="FFFFFF"/>
        </w:rPr>
        <w:t>greek</w:t>
      </w:r>
      <w:proofErr w:type="spellEnd"/>
      <w:r w:rsidRPr="009C2B38">
        <w:rPr>
          <w:rFonts w:ascii="Times New Roman" w:eastAsia="Times New Roman" w:hAnsi="Times New Roman"/>
          <w:color w:val="000000"/>
          <w:sz w:val="24"/>
          <w:szCs w:val="24"/>
          <w:shd w:val="clear" w:color="auto" w:fill="FFFFFF"/>
        </w:rPr>
        <w:t xml:space="preserve"> ‘agape’:</w:t>
      </w:r>
    </w:p>
    <w:p w14:paraId="568CE3EA"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color w:val="000000"/>
          <w:sz w:val="24"/>
          <w:szCs w:val="24"/>
        </w:rPr>
        <w:t>-</w:t>
      </w:r>
      <w:r w:rsidRPr="009C2B38">
        <w:rPr>
          <w:rFonts w:ascii="Times New Roman" w:eastAsia="Times New Roman" w:hAnsi="Times New Roman"/>
          <w:color w:val="000000"/>
          <w:sz w:val="14"/>
          <w:szCs w:val="14"/>
        </w:rPr>
        <w:t>       </w:t>
      </w:r>
      <w:r w:rsidRPr="009C2B38">
        <w:rPr>
          <w:rFonts w:ascii="Times New Roman" w:eastAsia="Times New Roman" w:hAnsi="Times New Roman"/>
          <w:color w:val="000000"/>
          <w:sz w:val="14"/>
        </w:rPr>
        <w:t> </w:t>
      </w:r>
      <w:r w:rsidRPr="009C2B38">
        <w:rPr>
          <w:rFonts w:ascii="Times New Roman" w:eastAsia="Times New Roman" w:hAnsi="Times New Roman"/>
          <w:color w:val="000000"/>
          <w:sz w:val="24"/>
          <w:szCs w:val="24"/>
          <w:shd w:val="clear" w:color="auto" w:fill="FFFFFF"/>
        </w:rPr>
        <w:t>Charity = ‘agape’ upgrade to never fail</w:t>
      </w:r>
    </w:p>
    <w:p w14:paraId="76107B9F"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color w:val="000000"/>
          <w:sz w:val="24"/>
          <w:szCs w:val="24"/>
        </w:rPr>
        <w:t>-</w:t>
      </w:r>
      <w:r w:rsidRPr="009C2B38">
        <w:rPr>
          <w:rFonts w:ascii="Times New Roman" w:eastAsia="Times New Roman" w:hAnsi="Times New Roman"/>
          <w:color w:val="000000"/>
          <w:sz w:val="14"/>
          <w:szCs w:val="14"/>
        </w:rPr>
        <w:t>       </w:t>
      </w:r>
      <w:r w:rsidRPr="009C2B38">
        <w:rPr>
          <w:rFonts w:ascii="Times New Roman" w:eastAsia="Times New Roman" w:hAnsi="Times New Roman"/>
          <w:color w:val="000000"/>
          <w:sz w:val="14"/>
        </w:rPr>
        <w:t> </w:t>
      </w:r>
      <w:r w:rsidRPr="009C2B38">
        <w:rPr>
          <w:rFonts w:ascii="Times New Roman" w:eastAsia="Times New Roman" w:hAnsi="Times New Roman"/>
          <w:color w:val="000000"/>
          <w:sz w:val="24"/>
          <w:szCs w:val="24"/>
          <w:shd w:val="clear" w:color="auto" w:fill="FFFFFF"/>
        </w:rPr>
        <w:t>Love = ‘agape’</w:t>
      </w:r>
    </w:p>
    <w:p w14:paraId="71636703"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 </w:t>
      </w:r>
    </w:p>
    <w:p w14:paraId="0D73DFCB"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spellStart"/>
      <w:r w:rsidRPr="009C2B38">
        <w:rPr>
          <w:rFonts w:ascii="Times New Roman" w:eastAsia="Times New Roman" w:hAnsi="Times New Roman"/>
          <w:color w:val="000000"/>
          <w:sz w:val="24"/>
          <w:szCs w:val="24"/>
          <w:shd w:val="clear" w:color="auto" w:fill="FFFFFF"/>
        </w:rPr>
        <w:t>Eg</w:t>
      </w:r>
      <w:proofErr w:type="spellEnd"/>
      <w:r w:rsidRPr="009C2B38">
        <w:rPr>
          <w:rFonts w:ascii="Times New Roman" w:eastAsia="Times New Roman" w:hAnsi="Times New Roman"/>
          <w:color w:val="000000"/>
          <w:sz w:val="24"/>
          <w:szCs w:val="24"/>
          <w:shd w:val="clear" w:color="auto" w:fill="FFFFFF"/>
        </w:rPr>
        <w:t xml:space="preserve">: 2 kinds of </w:t>
      </w:r>
      <w:proofErr w:type="spellStart"/>
      <w:r w:rsidRPr="009C2B38">
        <w:rPr>
          <w:rFonts w:ascii="Times New Roman" w:eastAsia="Times New Roman" w:hAnsi="Times New Roman"/>
          <w:color w:val="000000"/>
          <w:sz w:val="24"/>
          <w:szCs w:val="24"/>
          <w:shd w:val="clear" w:color="auto" w:fill="FFFFFF"/>
        </w:rPr>
        <w:t>greek</w:t>
      </w:r>
      <w:proofErr w:type="spellEnd"/>
      <w:r w:rsidRPr="009C2B38">
        <w:rPr>
          <w:rFonts w:ascii="Times New Roman" w:eastAsia="Times New Roman" w:hAnsi="Times New Roman"/>
          <w:color w:val="000000"/>
          <w:sz w:val="24"/>
          <w:szCs w:val="24"/>
          <w:shd w:val="clear" w:color="auto" w:fill="FFFFFF"/>
        </w:rPr>
        <w:t xml:space="preserve"> ‘pneuma’:</w:t>
      </w:r>
    </w:p>
    <w:p w14:paraId="315D3268"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color w:val="000000"/>
          <w:sz w:val="24"/>
          <w:szCs w:val="24"/>
        </w:rPr>
        <w:t>-</w:t>
      </w:r>
      <w:r w:rsidRPr="009C2B38">
        <w:rPr>
          <w:rFonts w:ascii="Times New Roman" w:eastAsia="Times New Roman" w:hAnsi="Times New Roman"/>
          <w:color w:val="000000"/>
          <w:sz w:val="14"/>
          <w:szCs w:val="14"/>
        </w:rPr>
        <w:t>       </w:t>
      </w:r>
      <w:r w:rsidRPr="009C2B38">
        <w:rPr>
          <w:rFonts w:ascii="Times New Roman" w:eastAsia="Times New Roman" w:hAnsi="Times New Roman"/>
          <w:color w:val="000000"/>
          <w:sz w:val="14"/>
        </w:rPr>
        <w:t> </w:t>
      </w:r>
      <w:r w:rsidRPr="009C2B38">
        <w:rPr>
          <w:rFonts w:ascii="Times New Roman" w:eastAsia="Times New Roman" w:hAnsi="Times New Roman"/>
          <w:color w:val="000000"/>
          <w:sz w:val="24"/>
          <w:szCs w:val="24"/>
          <w:shd w:val="clear" w:color="auto" w:fill="FFFFFF"/>
        </w:rPr>
        <w:t>Holy Spirit = ‘pneuma’ upgrade to be like God is a Spirit</w:t>
      </w:r>
    </w:p>
    <w:p w14:paraId="5F639A71"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color w:val="000000"/>
          <w:sz w:val="24"/>
          <w:szCs w:val="24"/>
        </w:rPr>
        <w:lastRenderedPageBreak/>
        <w:t>-</w:t>
      </w:r>
      <w:r w:rsidRPr="009C2B38">
        <w:rPr>
          <w:rFonts w:ascii="Times New Roman" w:eastAsia="Times New Roman" w:hAnsi="Times New Roman"/>
          <w:color w:val="000000"/>
          <w:sz w:val="14"/>
          <w:szCs w:val="14"/>
        </w:rPr>
        <w:t>       </w:t>
      </w:r>
      <w:r w:rsidRPr="009C2B38">
        <w:rPr>
          <w:rFonts w:ascii="Times New Roman" w:eastAsia="Times New Roman" w:hAnsi="Times New Roman"/>
          <w:color w:val="000000"/>
          <w:sz w:val="14"/>
        </w:rPr>
        <w:t> </w:t>
      </w:r>
      <w:r w:rsidRPr="009C2B38">
        <w:rPr>
          <w:rFonts w:ascii="Times New Roman" w:eastAsia="Times New Roman" w:hAnsi="Times New Roman"/>
          <w:color w:val="000000"/>
          <w:sz w:val="24"/>
          <w:szCs w:val="24"/>
          <w:shd w:val="clear" w:color="auto" w:fill="FFFFFF"/>
        </w:rPr>
        <w:t>Holy Ghost = ‘pneuma’</w:t>
      </w:r>
    </w:p>
    <w:p w14:paraId="0B28D904"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 </w:t>
      </w:r>
    </w:p>
    <w:p w14:paraId="391A1A83"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spellStart"/>
      <w:r w:rsidRPr="009C2B38">
        <w:rPr>
          <w:rFonts w:ascii="Times New Roman" w:eastAsia="Times New Roman" w:hAnsi="Times New Roman"/>
          <w:color w:val="000000"/>
          <w:sz w:val="24"/>
          <w:szCs w:val="24"/>
          <w:shd w:val="clear" w:color="auto" w:fill="FFFFFF"/>
        </w:rPr>
        <w:t>Eg</w:t>
      </w:r>
      <w:proofErr w:type="spellEnd"/>
      <w:r w:rsidRPr="009C2B38">
        <w:rPr>
          <w:rFonts w:ascii="Times New Roman" w:eastAsia="Times New Roman" w:hAnsi="Times New Roman"/>
          <w:color w:val="000000"/>
          <w:sz w:val="24"/>
          <w:szCs w:val="24"/>
          <w:shd w:val="clear" w:color="auto" w:fill="FFFFFF"/>
        </w:rPr>
        <w:t xml:space="preserve">: 2 kinds of </w:t>
      </w:r>
      <w:proofErr w:type="spellStart"/>
      <w:r w:rsidRPr="009C2B38">
        <w:rPr>
          <w:rFonts w:ascii="Times New Roman" w:eastAsia="Times New Roman" w:hAnsi="Times New Roman"/>
          <w:color w:val="000000"/>
          <w:sz w:val="24"/>
          <w:szCs w:val="24"/>
          <w:shd w:val="clear" w:color="auto" w:fill="FFFFFF"/>
        </w:rPr>
        <w:t>greek</w:t>
      </w:r>
      <w:proofErr w:type="spellEnd"/>
      <w:r w:rsidRPr="009C2B38">
        <w:rPr>
          <w:rFonts w:ascii="Times New Roman" w:eastAsia="Times New Roman" w:hAnsi="Times New Roman"/>
          <w:color w:val="000000"/>
          <w:sz w:val="24"/>
          <w:szCs w:val="24"/>
          <w:shd w:val="clear" w:color="auto" w:fill="FFFFFF"/>
        </w:rPr>
        <w:t xml:space="preserve"> ‘</w:t>
      </w:r>
      <w:proofErr w:type="spellStart"/>
      <w:r w:rsidRPr="009C2B38">
        <w:rPr>
          <w:rFonts w:ascii="Times New Roman" w:eastAsia="Times New Roman" w:hAnsi="Times New Roman"/>
          <w:color w:val="000000"/>
          <w:sz w:val="24"/>
          <w:szCs w:val="24"/>
          <w:shd w:val="clear" w:color="auto" w:fill="FFFFFF"/>
        </w:rPr>
        <w:t>lupe</w:t>
      </w:r>
      <w:proofErr w:type="spellEnd"/>
      <w:r w:rsidRPr="009C2B38">
        <w:rPr>
          <w:rFonts w:ascii="Times New Roman" w:eastAsia="Times New Roman" w:hAnsi="Times New Roman"/>
          <w:color w:val="000000"/>
          <w:sz w:val="24"/>
          <w:szCs w:val="24"/>
          <w:shd w:val="clear" w:color="auto" w:fill="FFFFFF"/>
        </w:rPr>
        <w:t>’:</w:t>
      </w:r>
    </w:p>
    <w:p w14:paraId="3977E5F0"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color w:val="000000"/>
          <w:sz w:val="24"/>
          <w:szCs w:val="24"/>
        </w:rPr>
        <w:t>-</w:t>
      </w:r>
      <w:r w:rsidRPr="009C2B38">
        <w:rPr>
          <w:rFonts w:ascii="Times New Roman" w:eastAsia="Times New Roman" w:hAnsi="Times New Roman"/>
          <w:color w:val="000000"/>
          <w:sz w:val="14"/>
          <w:szCs w:val="14"/>
        </w:rPr>
        <w:t>       </w:t>
      </w:r>
      <w:r w:rsidRPr="009C2B38">
        <w:rPr>
          <w:rFonts w:ascii="Times New Roman" w:eastAsia="Times New Roman" w:hAnsi="Times New Roman"/>
          <w:color w:val="000000"/>
          <w:sz w:val="14"/>
        </w:rPr>
        <w:t> </w:t>
      </w:r>
      <w:r w:rsidRPr="009C2B38">
        <w:rPr>
          <w:rFonts w:ascii="Times New Roman" w:eastAsia="Times New Roman" w:hAnsi="Times New Roman"/>
          <w:color w:val="000000"/>
          <w:sz w:val="24"/>
          <w:szCs w:val="24"/>
          <w:shd w:val="clear" w:color="auto" w:fill="FFFFFF"/>
        </w:rPr>
        <w:t>godly sorrow = ‘</w:t>
      </w:r>
      <w:proofErr w:type="spellStart"/>
      <w:r w:rsidRPr="009C2B38">
        <w:rPr>
          <w:rFonts w:ascii="Times New Roman" w:eastAsia="Times New Roman" w:hAnsi="Times New Roman"/>
          <w:color w:val="000000"/>
          <w:sz w:val="24"/>
          <w:szCs w:val="24"/>
          <w:shd w:val="clear" w:color="auto" w:fill="FFFFFF"/>
        </w:rPr>
        <w:t>lupe</w:t>
      </w:r>
      <w:proofErr w:type="spellEnd"/>
      <w:r w:rsidRPr="009C2B38">
        <w:rPr>
          <w:rFonts w:ascii="Times New Roman" w:eastAsia="Times New Roman" w:hAnsi="Times New Roman"/>
          <w:color w:val="000000"/>
          <w:sz w:val="24"/>
          <w:szCs w:val="24"/>
          <w:shd w:val="clear" w:color="auto" w:fill="FFFFFF"/>
        </w:rPr>
        <w:t>’ upgrade to have permanent salvation</w:t>
      </w:r>
    </w:p>
    <w:p w14:paraId="47BCF391"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color w:val="000000"/>
          <w:sz w:val="24"/>
          <w:szCs w:val="24"/>
        </w:rPr>
        <w:t>-</w:t>
      </w:r>
      <w:r w:rsidRPr="009C2B38">
        <w:rPr>
          <w:rFonts w:ascii="Times New Roman" w:eastAsia="Times New Roman" w:hAnsi="Times New Roman"/>
          <w:color w:val="000000"/>
          <w:sz w:val="14"/>
          <w:szCs w:val="14"/>
        </w:rPr>
        <w:t>       </w:t>
      </w:r>
      <w:r w:rsidRPr="009C2B38">
        <w:rPr>
          <w:rFonts w:ascii="Times New Roman" w:eastAsia="Times New Roman" w:hAnsi="Times New Roman"/>
          <w:color w:val="000000"/>
          <w:sz w:val="14"/>
        </w:rPr>
        <w:t> </w:t>
      </w:r>
      <w:r w:rsidRPr="009C2B38">
        <w:rPr>
          <w:rFonts w:ascii="Times New Roman" w:eastAsia="Times New Roman" w:hAnsi="Times New Roman"/>
          <w:color w:val="000000"/>
          <w:sz w:val="24"/>
          <w:szCs w:val="24"/>
          <w:shd w:val="clear" w:color="auto" w:fill="FFFFFF"/>
        </w:rPr>
        <w:t>worldly sorrow = ‘</w:t>
      </w:r>
      <w:proofErr w:type="spellStart"/>
      <w:r w:rsidRPr="009C2B38">
        <w:rPr>
          <w:rFonts w:ascii="Times New Roman" w:eastAsia="Times New Roman" w:hAnsi="Times New Roman"/>
          <w:color w:val="000000"/>
          <w:sz w:val="24"/>
          <w:szCs w:val="24"/>
          <w:shd w:val="clear" w:color="auto" w:fill="FFFFFF"/>
        </w:rPr>
        <w:t>lupe</w:t>
      </w:r>
      <w:proofErr w:type="spellEnd"/>
      <w:r w:rsidRPr="009C2B38">
        <w:rPr>
          <w:rFonts w:ascii="Times New Roman" w:eastAsia="Times New Roman" w:hAnsi="Times New Roman"/>
          <w:color w:val="000000"/>
          <w:sz w:val="24"/>
          <w:szCs w:val="24"/>
          <w:shd w:val="clear" w:color="auto" w:fill="FFFFFF"/>
        </w:rPr>
        <w:t>’</w:t>
      </w:r>
    </w:p>
    <w:p w14:paraId="36D8D12D"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 </w:t>
      </w:r>
    </w:p>
    <w:p w14:paraId="36DD7A79"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gramStart"/>
      <w:r w:rsidRPr="009C2B38">
        <w:rPr>
          <w:rFonts w:ascii="Times New Roman" w:eastAsia="Times New Roman" w:hAnsi="Times New Roman"/>
          <w:color w:val="000000"/>
          <w:sz w:val="24"/>
          <w:szCs w:val="24"/>
          <w:shd w:val="clear" w:color="auto" w:fill="FFFFFF"/>
        </w:rPr>
        <w:t>So</w:t>
      </w:r>
      <w:proofErr w:type="gramEnd"/>
      <w:r w:rsidRPr="009C2B38">
        <w:rPr>
          <w:rFonts w:ascii="Times New Roman" w:eastAsia="Times New Roman" w:hAnsi="Times New Roman"/>
          <w:color w:val="000000"/>
          <w:sz w:val="24"/>
          <w:szCs w:val="24"/>
          <w:shd w:val="clear" w:color="auto" w:fill="FFFFFF"/>
        </w:rPr>
        <w:t xml:space="preserve"> it reasons there may also be two kinds of </w:t>
      </w:r>
      <w:proofErr w:type="spellStart"/>
      <w:r w:rsidRPr="009C2B38">
        <w:rPr>
          <w:rFonts w:ascii="Times New Roman" w:eastAsia="Times New Roman" w:hAnsi="Times New Roman"/>
          <w:color w:val="000000"/>
          <w:sz w:val="24"/>
          <w:szCs w:val="24"/>
          <w:shd w:val="clear" w:color="auto" w:fill="FFFFFF"/>
        </w:rPr>
        <w:t>greek</w:t>
      </w:r>
      <w:proofErr w:type="spellEnd"/>
      <w:r w:rsidRPr="009C2B38">
        <w:rPr>
          <w:rFonts w:ascii="Times New Roman" w:eastAsia="Times New Roman" w:hAnsi="Times New Roman"/>
          <w:color w:val="000000"/>
          <w:sz w:val="24"/>
          <w:szCs w:val="24"/>
          <w:shd w:val="clear" w:color="auto" w:fill="FFFFFF"/>
        </w:rPr>
        <w:t xml:space="preserve"> ‘</w:t>
      </w:r>
      <w:proofErr w:type="spellStart"/>
      <w:r w:rsidRPr="009C2B38">
        <w:rPr>
          <w:rFonts w:ascii="Times New Roman" w:eastAsia="Times New Roman" w:hAnsi="Times New Roman"/>
          <w:color w:val="000000"/>
          <w:sz w:val="24"/>
          <w:szCs w:val="24"/>
          <w:shd w:val="clear" w:color="auto" w:fill="FFFFFF"/>
        </w:rPr>
        <w:t>chara</w:t>
      </w:r>
      <w:proofErr w:type="spellEnd"/>
      <w:r w:rsidRPr="009C2B38">
        <w:rPr>
          <w:rFonts w:ascii="Times New Roman" w:eastAsia="Times New Roman" w:hAnsi="Times New Roman"/>
          <w:color w:val="000000"/>
          <w:sz w:val="24"/>
          <w:szCs w:val="24"/>
          <w:shd w:val="clear" w:color="auto" w:fill="FFFFFF"/>
        </w:rPr>
        <w:t>’:</w:t>
      </w:r>
    </w:p>
    <w:p w14:paraId="69B0469A"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color w:val="000000"/>
          <w:sz w:val="24"/>
          <w:szCs w:val="24"/>
        </w:rPr>
        <w:t>-</w:t>
      </w:r>
      <w:r w:rsidRPr="009C2B38">
        <w:rPr>
          <w:rFonts w:ascii="Times New Roman" w:eastAsia="Times New Roman" w:hAnsi="Times New Roman"/>
          <w:color w:val="000000"/>
          <w:sz w:val="14"/>
          <w:szCs w:val="14"/>
        </w:rPr>
        <w:t>       </w:t>
      </w:r>
      <w:r w:rsidRPr="009C2B38">
        <w:rPr>
          <w:rFonts w:ascii="Times New Roman" w:eastAsia="Times New Roman" w:hAnsi="Times New Roman"/>
          <w:color w:val="000000"/>
          <w:sz w:val="14"/>
        </w:rPr>
        <w:t> </w:t>
      </w:r>
      <w:r w:rsidRPr="009C2B38">
        <w:rPr>
          <w:rFonts w:ascii="Times New Roman" w:eastAsia="Times New Roman" w:hAnsi="Times New Roman"/>
          <w:color w:val="000000"/>
          <w:sz w:val="24"/>
          <w:szCs w:val="24"/>
          <w:shd w:val="clear" w:color="auto" w:fill="FFFFFF"/>
        </w:rPr>
        <w:t>Holy Spirit joy = ‘</w:t>
      </w:r>
      <w:proofErr w:type="spellStart"/>
      <w:r w:rsidRPr="009C2B38">
        <w:rPr>
          <w:rFonts w:ascii="Times New Roman" w:eastAsia="Times New Roman" w:hAnsi="Times New Roman"/>
          <w:color w:val="000000"/>
          <w:sz w:val="24"/>
          <w:szCs w:val="24"/>
          <w:shd w:val="clear" w:color="auto" w:fill="FFFFFF"/>
        </w:rPr>
        <w:t>chara</w:t>
      </w:r>
      <w:proofErr w:type="spellEnd"/>
      <w:r w:rsidRPr="009C2B38">
        <w:rPr>
          <w:rFonts w:ascii="Times New Roman" w:eastAsia="Times New Roman" w:hAnsi="Times New Roman"/>
          <w:color w:val="000000"/>
          <w:sz w:val="24"/>
          <w:szCs w:val="24"/>
          <w:shd w:val="clear" w:color="auto" w:fill="FFFFFF"/>
        </w:rPr>
        <w:t>’ upgrade to have everlasting joy</w:t>
      </w:r>
    </w:p>
    <w:p w14:paraId="2A916933"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color w:val="000000"/>
          <w:sz w:val="24"/>
          <w:szCs w:val="24"/>
        </w:rPr>
        <w:t>-</w:t>
      </w:r>
      <w:r w:rsidRPr="009C2B38">
        <w:rPr>
          <w:rFonts w:ascii="Times New Roman" w:eastAsia="Times New Roman" w:hAnsi="Times New Roman"/>
          <w:color w:val="000000"/>
          <w:sz w:val="14"/>
          <w:szCs w:val="14"/>
        </w:rPr>
        <w:t>       </w:t>
      </w:r>
      <w:r w:rsidRPr="009C2B38">
        <w:rPr>
          <w:rFonts w:ascii="Times New Roman" w:eastAsia="Times New Roman" w:hAnsi="Times New Roman"/>
          <w:color w:val="000000"/>
          <w:sz w:val="14"/>
        </w:rPr>
        <w:t> </w:t>
      </w:r>
      <w:r w:rsidRPr="009C2B38">
        <w:rPr>
          <w:rFonts w:ascii="Times New Roman" w:eastAsia="Times New Roman" w:hAnsi="Times New Roman"/>
          <w:color w:val="000000"/>
          <w:sz w:val="24"/>
          <w:szCs w:val="24"/>
          <w:shd w:val="clear" w:color="auto" w:fill="FFFFFF"/>
        </w:rPr>
        <w:t>Holy Ghost joy = ‘</w:t>
      </w:r>
      <w:proofErr w:type="spellStart"/>
      <w:r w:rsidRPr="009C2B38">
        <w:rPr>
          <w:rFonts w:ascii="Times New Roman" w:eastAsia="Times New Roman" w:hAnsi="Times New Roman"/>
          <w:color w:val="000000"/>
          <w:sz w:val="24"/>
          <w:szCs w:val="24"/>
          <w:shd w:val="clear" w:color="auto" w:fill="FFFFFF"/>
        </w:rPr>
        <w:t>chara</w:t>
      </w:r>
      <w:proofErr w:type="spellEnd"/>
      <w:r w:rsidRPr="009C2B38">
        <w:rPr>
          <w:rFonts w:ascii="Times New Roman" w:eastAsia="Times New Roman" w:hAnsi="Times New Roman"/>
          <w:color w:val="000000"/>
          <w:sz w:val="24"/>
          <w:szCs w:val="24"/>
          <w:shd w:val="clear" w:color="auto" w:fill="FFFFFF"/>
        </w:rPr>
        <w:t>’</w:t>
      </w:r>
    </w:p>
    <w:p w14:paraId="277D888B"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7"/>
          <w:szCs w:val="27"/>
          <w:shd w:val="clear" w:color="auto" w:fill="FFFFFF"/>
        </w:rPr>
        <w:t> </w:t>
      </w:r>
    </w:p>
    <w:p w14:paraId="15EC0D1F"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 xml:space="preserve">POINT: in </w:t>
      </w:r>
      <w:proofErr w:type="spellStart"/>
      <w:r w:rsidRPr="009C2B38">
        <w:rPr>
          <w:rFonts w:ascii="Times New Roman" w:eastAsia="Times New Roman" w:hAnsi="Times New Roman"/>
          <w:color w:val="000000"/>
          <w:sz w:val="24"/>
          <w:szCs w:val="24"/>
          <w:shd w:val="clear" w:color="auto" w:fill="FFFFFF"/>
        </w:rPr>
        <w:t>PluralGod</w:t>
      </w:r>
      <w:proofErr w:type="spellEnd"/>
      <w:r w:rsidRPr="009C2B38">
        <w:rPr>
          <w:rFonts w:ascii="Times New Roman" w:eastAsia="Times New Roman" w:hAnsi="Times New Roman"/>
          <w:color w:val="000000"/>
          <w:sz w:val="24"/>
          <w:szCs w:val="24"/>
          <w:shd w:val="clear" w:color="auto" w:fill="FFFFFF"/>
        </w:rPr>
        <w:t xml:space="preserve"> mode there’s still two of everything to sort out;</w:t>
      </w:r>
    </w:p>
    <w:p w14:paraId="1BC022D3"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And it’s not always easy to discern which is witch of such twain things.</w:t>
      </w:r>
    </w:p>
    <w:p w14:paraId="3504B3D9"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gramStart"/>
      <w:r w:rsidRPr="009C2B38">
        <w:rPr>
          <w:rFonts w:ascii="Times New Roman" w:eastAsia="Times New Roman" w:hAnsi="Times New Roman"/>
          <w:color w:val="000000"/>
          <w:sz w:val="24"/>
          <w:szCs w:val="24"/>
          <w:shd w:val="clear" w:color="auto" w:fill="FFFFFF"/>
        </w:rPr>
        <w:t>Hence</w:t>
      </w:r>
      <w:proofErr w:type="gramEnd"/>
      <w:r w:rsidRPr="009C2B38">
        <w:rPr>
          <w:rFonts w:ascii="Times New Roman" w:eastAsia="Times New Roman" w:hAnsi="Times New Roman"/>
          <w:color w:val="000000"/>
          <w:sz w:val="24"/>
          <w:szCs w:val="24"/>
          <w:shd w:val="clear" w:color="auto" w:fill="FFFFFF"/>
        </w:rPr>
        <w:t xml:space="preserve"> we do a Walk in the Spirit to learn to discern law/grace differences.</w:t>
      </w:r>
    </w:p>
    <w:p w14:paraId="10745258"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spellStart"/>
      <w:r w:rsidRPr="009C2B38">
        <w:rPr>
          <w:rFonts w:ascii="Times New Roman" w:eastAsia="Times New Roman" w:hAnsi="Times New Roman"/>
          <w:color w:val="000000"/>
          <w:sz w:val="24"/>
          <w:szCs w:val="24"/>
          <w:shd w:val="clear" w:color="auto" w:fill="FFFFFF"/>
        </w:rPr>
        <w:t>Eg</w:t>
      </w:r>
      <w:proofErr w:type="spellEnd"/>
      <w:r w:rsidRPr="009C2B38">
        <w:rPr>
          <w:rFonts w:ascii="Times New Roman" w:eastAsia="Times New Roman" w:hAnsi="Times New Roman"/>
          <w:color w:val="000000"/>
          <w:sz w:val="24"/>
          <w:szCs w:val="24"/>
          <w:shd w:val="clear" w:color="auto" w:fill="FFFFFF"/>
        </w:rPr>
        <w:t>: two kinds of converted:</w:t>
      </w:r>
    </w:p>
    <w:p w14:paraId="5987AA85"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color w:val="000000"/>
          <w:sz w:val="24"/>
          <w:szCs w:val="24"/>
        </w:rPr>
        <w:t>-</w:t>
      </w:r>
      <w:r w:rsidRPr="009C2B38">
        <w:rPr>
          <w:rFonts w:ascii="Times New Roman" w:eastAsia="Times New Roman" w:hAnsi="Times New Roman"/>
          <w:color w:val="000000"/>
          <w:sz w:val="14"/>
          <w:szCs w:val="14"/>
        </w:rPr>
        <w:t>     </w:t>
      </w:r>
      <w:proofErr w:type="gramStart"/>
      <w:r w:rsidRPr="009C2B38">
        <w:rPr>
          <w:rFonts w:ascii="Times New Roman" w:eastAsia="Times New Roman" w:hAnsi="Times New Roman"/>
          <w:color w:val="000000"/>
          <w:sz w:val="14"/>
          <w:szCs w:val="14"/>
        </w:rPr>
        <w:t>  </w:t>
      </w:r>
      <w:r w:rsidRPr="009C2B38">
        <w:rPr>
          <w:rFonts w:ascii="Times New Roman" w:eastAsia="Times New Roman" w:hAnsi="Times New Roman"/>
          <w:color w:val="000000"/>
          <w:sz w:val="14"/>
        </w:rPr>
        <w:t> </w:t>
      </w:r>
      <w:r w:rsidRPr="009C2B38">
        <w:rPr>
          <w:rFonts w:ascii="Times New Roman" w:eastAsia="Times New Roman" w:hAnsi="Times New Roman"/>
          <w:color w:val="000000"/>
          <w:sz w:val="24"/>
          <w:szCs w:val="24"/>
          <w:shd w:val="clear" w:color="auto" w:fill="FFFFFF"/>
        </w:rPr>
        <w:t>‘</w:t>
      </w:r>
      <w:proofErr w:type="spellStart"/>
      <w:proofErr w:type="gramEnd"/>
      <w:r w:rsidRPr="009C2B38">
        <w:rPr>
          <w:rFonts w:ascii="Times New Roman" w:eastAsia="Times New Roman" w:hAnsi="Times New Roman"/>
          <w:color w:val="000000"/>
          <w:sz w:val="24"/>
          <w:szCs w:val="24"/>
          <w:shd w:val="clear" w:color="auto" w:fill="FFFFFF"/>
        </w:rPr>
        <w:t>epistrepho</w:t>
      </w:r>
      <w:proofErr w:type="spellEnd"/>
      <w:r w:rsidRPr="009C2B38">
        <w:rPr>
          <w:rFonts w:ascii="Times New Roman" w:eastAsia="Times New Roman" w:hAnsi="Times New Roman"/>
          <w:color w:val="000000"/>
          <w:sz w:val="24"/>
          <w:szCs w:val="24"/>
          <w:shd w:val="clear" w:color="auto" w:fill="FFFFFF"/>
        </w:rPr>
        <w:t>’ = converted upgrade</w:t>
      </w:r>
    </w:p>
    <w:p w14:paraId="44A5A521"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color w:val="000000"/>
          <w:sz w:val="24"/>
          <w:szCs w:val="24"/>
        </w:rPr>
        <w:t>-</w:t>
      </w:r>
      <w:r w:rsidRPr="009C2B38">
        <w:rPr>
          <w:rFonts w:ascii="Times New Roman" w:eastAsia="Times New Roman" w:hAnsi="Times New Roman"/>
          <w:color w:val="000000"/>
          <w:sz w:val="14"/>
          <w:szCs w:val="14"/>
        </w:rPr>
        <w:t>     </w:t>
      </w:r>
      <w:proofErr w:type="gramStart"/>
      <w:r w:rsidRPr="009C2B38">
        <w:rPr>
          <w:rFonts w:ascii="Times New Roman" w:eastAsia="Times New Roman" w:hAnsi="Times New Roman"/>
          <w:color w:val="000000"/>
          <w:sz w:val="14"/>
          <w:szCs w:val="14"/>
        </w:rPr>
        <w:t>  </w:t>
      </w:r>
      <w:r w:rsidRPr="009C2B38">
        <w:rPr>
          <w:rFonts w:ascii="Times New Roman" w:eastAsia="Times New Roman" w:hAnsi="Times New Roman"/>
          <w:color w:val="000000"/>
          <w:sz w:val="14"/>
        </w:rPr>
        <w:t> </w:t>
      </w:r>
      <w:r w:rsidRPr="009C2B38">
        <w:rPr>
          <w:rFonts w:ascii="Times New Roman" w:eastAsia="Times New Roman" w:hAnsi="Times New Roman"/>
          <w:color w:val="000000"/>
          <w:sz w:val="24"/>
          <w:szCs w:val="24"/>
          <w:shd w:val="clear" w:color="auto" w:fill="FFFFFF"/>
        </w:rPr>
        <w:t>‘</w:t>
      </w:r>
      <w:proofErr w:type="spellStart"/>
      <w:proofErr w:type="gramEnd"/>
      <w:r w:rsidRPr="009C2B38">
        <w:rPr>
          <w:rFonts w:ascii="Times New Roman" w:eastAsia="Times New Roman" w:hAnsi="Times New Roman"/>
          <w:color w:val="000000"/>
          <w:sz w:val="24"/>
          <w:szCs w:val="24"/>
          <w:shd w:val="clear" w:color="auto" w:fill="FFFFFF"/>
        </w:rPr>
        <w:t>strepho</w:t>
      </w:r>
      <w:proofErr w:type="spellEnd"/>
      <w:r w:rsidRPr="009C2B38">
        <w:rPr>
          <w:rFonts w:ascii="Times New Roman" w:eastAsia="Times New Roman" w:hAnsi="Times New Roman"/>
          <w:color w:val="000000"/>
          <w:sz w:val="24"/>
          <w:szCs w:val="24"/>
          <w:shd w:val="clear" w:color="auto" w:fill="FFFFFF"/>
        </w:rPr>
        <w:t>’ = converted</w:t>
      </w:r>
    </w:p>
    <w:p w14:paraId="21BCC3A6"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 </w:t>
      </w:r>
    </w:p>
    <w:p w14:paraId="61AA76EB"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spellStart"/>
      <w:r w:rsidRPr="009C2B38">
        <w:rPr>
          <w:rFonts w:ascii="Times New Roman" w:eastAsia="Times New Roman" w:hAnsi="Times New Roman"/>
          <w:color w:val="000000"/>
          <w:sz w:val="24"/>
          <w:szCs w:val="24"/>
          <w:shd w:val="clear" w:color="auto" w:fill="FFFFFF"/>
        </w:rPr>
        <w:lastRenderedPageBreak/>
        <w:t>Eg</w:t>
      </w:r>
      <w:proofErr w:type="spellEnd"/>
      <w:r w:rsidRPr="009C2B38">
        <w:rPr>
          <w:rFonts w:ascii="Times New Roman" w:eastAsia="Times New Roman" w:hAnsi="Times New Roman"/>
          <w:color w:val="000000"/>
          <w:sz w:val="24"/>
          <w:szCs w:val="24"/>
          <w:shd w:val="clear" w:color="auto" w:fill="FFFFFF"/>
        </w:rPr>
        <w:t>: two kinds of knowledge:</w:t>
      </w:r>
    </w:p>
    <w:p w14:paraId="63A0F760"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color w:val="000000"/>
          <w:sz w:val="24"/>
          <w:szCs w:val="24"/>
        </w:rPr>
        <w:t>-</w:t>
      </w:r>
      <w:r w:rsidRPr="009C2B38">
        <w:rPr>
          <w:rFonts w:ascii="Times New Roman" w:eastAsia="Times New Roman" w:hAnsi="Times New Roman"/>
          <w:color w:val="000000"/>
          <w:sz w:val="14"/>
          <w:szCs w:val="14"/>
        </w:rPr>
        <w:t>     </w:t>
      </w:r>
      <w:proofErr w:type="gramStart"/>
      <w:r w:rsidRPr="009C2B38">
        <w:rPr>
          <w:rFonts w:ascii="Times New Roman" w:eastAsia="Times New Roman" w:hAnsi="Times New Roman"/>
          <w:color w:val="000000"/>
          <w:sz w:val="14"/>
          <w:szCs w:val="14"/>
        </w:rPr>
        <w:t>  </w:t>
      </w:r>
      <w:r w:rsidRPr="009C2B38">
        <w:rPr>
          <w:rFonts w:ascii="Times New Roman" w:eastAsia="Times New Roman" w:hAnsi="Times New Roman"/>
          <w:color w:val="000000"/>
          <w:sz w:val="14"/>
        </w:rPr>
        <w:t> </w:t>
      </w:r>
      <w:r w:rsidRPr="009C2B38">
        <w:rPr>
          <w:rFonts w:ascii="Times New Roman" w:eastAsia="Times New Roman" w:hAnsi="Times New Roman"/>
          <w:color w:val="000000"/>
          <w:sz w:val="24"/>
          <w:szCs w:val="24"/>
          <w:shd w:val="clear" w:color="auto" w:fill="FFFFFF"/>
        </w:rPr>
        <w:t>‘</w:t>
      </w:r>
      <w:proofErr w:type="spellStart"/>
      <w:proofErr w:type="gramEnd"/>
      <w:r w:rsidRPr="009C2B38">
        <w:rPr>
          <w:rFonts w:ascii="Times New Roman" w:eastAsia="Times New Roman" w:hAnsi="Times New Roman"/>
          <w:color w:val="000000"/>
          <w:sz w:val="24"/>
          <w:szCs w:val="24"/>
          <w:shd w:val="clear" w:color="auto" w:fill="FFFFFF"/>
        </w:rPr>
        <w:t>epignosis</w:t>
      </w:r>
      <w:proofErr w:type="spellEnd"/>
      <w:r w:rsidRPr="009C2B38">
        <w:rPr>
          <w:rFonts w:ascii="Times New Roman" w:eastAsia="Times New Roman" w:hAnsi="Times New Roman"/>
          <w:color w:val="000000"/>
          <w:sz w:val="24"/>
          <w:szCs w:val="24"/>
          <w:shd w:val="clear" w:color="auto" w:fill="FFFFFF"/>
        </w:rPr>
        <w:t xml:space="preserve">’ = knowledge upgrade required by God our </w:t>
      </w:r>
      <w:proofErr w:type="spellStart"/>
      <w:r w:rsidRPr="009C2B38">
        <w:rPr>
          <w:rFonts w:ascii="Times New Roman" w:eastAsia="Times New Roman" w:hAnsi="Times New Roman"/>
          <w:color w:val="000000"/>
          <w:sz w:val="24"/>
          <w:szCs w:val="24"/>
          <w:shd w:val="clear" w:color="auto" w:fill="FFFFFF"/>
        </w:rPr>
        <w:t>Saviour</w:t>
      </w:r>
      <w:proofErr w:type="spellEnd"/>
    </w:p>
    <w:p w14:paraId="313F0E32"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color w:val="000000"/>
          <w:sz w:val="24"/>
          <w:szCs w:val="24"/>
        </w:rPr>
        <w:t>-</w:t>
      </w:r>
      <w:r w:rsidRPr="009C2B38">
        <w:rPr>
          <w:rFonts w:ascii="Times New Roman" w:eastAsia="Times New Roman" w:hAnsi="Times New Roman"/>
          <w:color w:val="000000"/>
          <w:sz w:val="14"/>
          <w:szCs w:val="14"/>
        </w:rPr>
        <w:t>     </w:t>
      </w:r>
      <w:proofErr w:type="gramStart"/>
      <w:r w:rsidRPr="009C2B38">
        <w:rPr>
          <w:rFonts w:ascii="Times New Roman" w:eastAsia="Times New Roman" w:hAnsi="Times New Roman"/>
          <w:color w:val="000000"/>
          <w:sz w:val="14"/>
          <w:szCs w:val="14"/>
        </w:rPr>
        <w:t>  </w:t>
      </w:r>
      <w:r w:rsidRPr="009C2B38">
        <w:rPr>
          <w:rFonts w:ascii="Times New Roman" w:eastAsia="Times New Roman" w:hAnsi="Times New Roman"/>
          <w:color w:val="000000"/>
          <w:sz w:val="14"/>
        </w:rPr>
        <w:t> </w:t>
      </w:r>
      <w:r w:rsidRPr="009C2B38">
        <w:rPr>
          <w:rFonts w:ascii="Times New Roman" w:eastAsia="Times New Roman" w:hAnsi="Times New Roman"/>
          <w:color w:val="000000"/>
          <w:sz w:val="24"/>
          <w:szCs w:val="24"/>
          <w:shd w:val="clear" w:color="auto" w:fill="FFFFFF"/>
        </w:rPr>
        <w:t>‘</w:t>
      </w:r>
      <w:proofErr w:type="gramEnd"/>
      <w:r w:rsidRPr="009C2B38">
        <w:rPr>
          <w:rFonts w:ascii="Times New Roman" w:eastAsia="Times New Roman" w:hAnsi="Times New Roman"/>
          <w:color w:val="000000"/>
          <w:sz w:val="24"/>
          <w:szCs w:val="24"/>
          <w:shd w:val="clear" w:color="auto" w:fill="FFFFFF"/>
        </w:rPr>
        <w:t>gnosis’ = knowledge</w:t>
      </w:r>
    </w:p>
    <w:p w14:paraId="5B10525A"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 </w:t>
      </w:r>
    </w:p>
    <w:p w14:paraId="1C343DC2"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gramStart"/>
      <w:r w:rsidRPr="009C2B38">
        <w:rPr>
          <w:rFonts w:ascii="Times New Roman" w:eastAsia="Times New Roman" w:hAnsi="Times New Roman"/>
          <w:color w:val="000000"/>
          <w:sz w:val="24"/>
          <w:szCs w:val="24"/>
          <w:shd w:val="clear" w:color="auto" w:fill="FFFFFF"/>
        </w:rPr>
        <w:t>So</w:t>
      </w:r>
      <w:proofErr w:type="gramEnd"/>
      <w:r w:rsidRPr="009C2B38">
        <w:rPr>
          <w:rFonts w:ascii="Times New Roman" w:eastAsia="Times New Roman" w:hAnsi="Times New Roman"/>
          <w:color w:val="000000"/>
          <w:sz w:val="24"/>
          <w:szCs w:val="24"/>
          <w:shd w:val="clear" w:color="auto" w:fill="FFFFFF"/>
        </w:rPr>
        <w:t xml:space="preserve"> getting high via Law is like puffed up with ‘gnosis’ knowledge: 1Cor 8:1,</w:t>
      </w:r>
    </w:p>
    <w:p w14:paraId="1B320702"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But edified &amp; exhorted by Grace takes us higher to ‘</w:t>
      </w:r>
      <w:proofErr w:type="spellStart"/>
      <w:r w:rsidRPr="009C2B38">
        <w:rPr>
          <w:rFonts w:ascii="Times New Roman" w:eastAsia="Times New Roman" w:hAnsi="Times New Roman"/>
          <w:color w:val="000000"/>
          <w:sz w:val="24"/>
          <w:szCs w:val="24"/>
          <w:shd w:val="clear" w:color="auto" w:fill="FFFFFF"/>
        </w:rPr>
        <w:t>epignosis</w:t>
      </w:r>
      <w:proofErr w:type="spellEnd"/>
      <w:r w:rsidRPr="009C2B38">
        <w:rPr>
          <w:rFonts w:ascii="Times New Roman" w:eastAsia="Times New Roman" w:hAnsi="Times New Roman"/>
          <w:color w:val="000000"/>
          <w:sz w:val="24"/>
          <w:szCs w:val="24"/>
          <w:shd w:val="clear" w:color="auto" w:fill="FFFFFF"/>
        </w:rPr>
        <w:t>’ knowledge.</w:t>
      </w:r>
    </w:p>
    <w:p w14:paraId="69438ECC"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7"/>
          <w:szCs w:val="27"/>
          <w:shd w:val="clear" w:color="auto" w:fill="FFFFFF"/>
        </w:rPr>
        <w:t> </w:t>
      </w:r>
    </w:p>
    <w:p w14:paraId="5FCA155A"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spellStart"/>
      <w:r w:rsidRPr="009C2B38">
        <w:rPr>
          <w:rFonts w:ascii="Times New Roman" w:eastAsia="Times New Roman" w:hAnsi="Times New Roman"/>
          <w:sz w:val="24"/>
          <w:szCs w:val="24"/>
        </w:rPr>
        <w:t>Eg</w:t>
      </w:r>
      <w:proofErr w:type="spellEnd"/>
      <w:r w:rsidRPr="009C2B38">
        <w:rPr>
          <w:rFonts w:ascii="Times New Roman" w:eastAsia="Times New Roman" w:hAnsi="Times New Roman"/>
          <w:sz w:val="24"/>
          <w:szCs w:val="24"/>
        </w:rPr>
        <w:t xml:space="preserve">: in our intro outline lists, we walk through </w:t>
      </w:r>
      <w:proofErr w:type="gramStart"/>
      <w:r w:rsidRPr="009C2B38">
        <w:rPr>
          <w:rFonts w:ascii="Times New Roman" w:eastAsia="Times New Roman" w:hAnsi="Times New Roman"/>
          <w:sz w:val="24"/>
          <w:szCs w:val="24"/>
        </w:rPr>
        <w:t>nine Gal</w:t>
      </w:r>
      <w:proofErr w:type="gramEnd"/>
      <w:r w:rsidRPr="009C2B38">
        <w:rPr>
          <w:rFonts w:ascii="Times New Roman" w:eastAsia="Times New Roman" w:hAnsi="Times New Roman"/>
          <w:sz w:val="24"/>
          <w:szCs w:val="24"/>
        </w:rPr>
        <w:t xml:space="preserve"> 5 fruit of Spirit unto Temperance,</w:t>
      </w:r>
    </w:p>
    <w:p w14:paraId="66A21774"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Then add Temperance 3</w:t>
      </w:r>
      <w:r w:rsidRPr="009C2B38">
        <w:rPr>
          <w:rFonts w:ascii="Times New Roman" w:eastAsia="Times New Roman" w:hAnsi="Times New Roman"/>
          <w:sz w:val="24"/>
          <w:szCs w:val="24"/>
          <w:vertAlign w:val="superscript"/>
        </w:rPr>
        <w:t>rd</w:t>
      </w:r>
      <w:r w:rsidRPr="009C2B38">
        <w:rPr>
          <w:rFonts w:ascii="Times New Roman" w:eastAsia="Times New Roman" w:hAnsi="Times New Roman"/>
          <w:sz w:val="24"/>
          <w:szCs w:val="24"/>
        </w:rPr>
        <w:t> in the list in 2Peter 1:5-9 where it’s above ‘gnosis’ knowledge:</w:t>
      </w:r>
    </w:p>
    <w:p w14:paraId="736A9D59"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spellStart"/>
      <w:r w:rsidRPr="009C2B38">
        <w:rPr>
          <w:rFonts w:ascii="Times New Roman" w:eastAsia="Times New Roman" w:hAnsi="Times New Roman"/>
          <w:sz w:val="24"/>
          <w:szCs w:val="24"/>
        </w:rPr>
        <w:t>Eg</w:t>
      </w:r>
      <w:proofErr w:type="spellEnd"/>
      <w:r w:rsidRPr="009C2B38">
        <w:rPr>
          <w:rFonts w:ascii="Times New Roman" w:eastAsia="Times New Roman" w:hAnsi="Times New Roman"/>
          <w:sz w:val="24"/>
          <w:szCs w:val="24"/>
        </w:rPr>
        <w:t>: 2Peter 1:5-9 KJV:</w:t>
      </w:r>
    </w:p>
    <w:p w14:paraId="5C2341DD" w14:textId="77777777" w:rsidR="009C2B38" w:rsidRPr="009C2B38" w:rsidRDefault="009C2B38" w:rsidP="009C2B38">
      <w:pPr>
        <w:shd w:val="clear" w:color="auto" w:fill="FFFFFF"/>
        <w:spacing w:after="0" w:line="240" w:lineRule="auto"/>
        <w:ind w:left="360"/>
        <w:jc w:val="both"/>
        <w:rPr>
          <w:rFonts w:ascii="Times New Roman" w:eastAsia="Times New Roman" w:hAnsi="Times New Roman"/>
          <w:sz w:val="24"/>
          <w:szCs w:val="24"/>
        </w:rPr>
      </w:pPr>
      <w:r w:rsidRPr="009C2B38">
        <w:rPr>
          <w:rFonts w:ascii="Times New Roman" w:eastAsia="Times New Roman" w:hAnsi="Times New Roman"/>
          <w:sz w:val="24"/>
          <w:szCs w:val="24"/>
        </w:rPr>
        <w:t>3. </w:t>
      </w:r>
      <w:r w:rsidRPr="009C2B38">
        <w:rPr>
          <w:rFonts w:ascii="Times New Roman" w:eastAsia="Times New Roman" w:hAnsi="Times New Roman"/>
          <w:b/>
          <w:bCs/>
          <w:sz w:val="24"/>
          <w:szCs w:val="24"/>
        </w:rPr>
        <w:t xml:space="preserve">temperance: </w:t>
      </w:r>
      <w:proofErr w:type="spellStart"/>
      <w:r w:rsidRPr="009C2B38">
        <w:rPr>
          <w:rFonts w:ascii="Times New Roman" w:eastAsia="Times New Roman" w:hAnsi="Times New Roman"/>
          <w:b/>
          <w:bCs/>
          <w:sz w:val="24"/>
          <w:szCs w:val="24"/>
        </w:rPr>
        <w:t>SelfControl</w:t>
      </w:r>
      <w:proofErr w:type="spellEnd"/>
      <w:r w:rsidRPr="009C2B38">
        <w:rPr>
          <w:rFonts w:ascii="Times New Roman" w:eastAsia="Times New Roman" w:hAnsi="Times New Roman"/>
          <w:b/>
          <w:bCs/>
          <w:sz w:val="24"/>
          <w:szCs w:val="24"/>
        </w:rPr>
        <w:t>=</w:t>
      </w:r>
      <w:proofErr w:type="spellStart"/>
      <w:r w:rsidRPr="009C2B38">
        <w:rPr>
          <w:rFonts w:ascii="Times New Roman" w:eastAsia="Times New Roman" w:hAnsi="Times New Roman"/>
          <w:b/>
          <w:bCs/>
          <w:sz w:val="24"/>
          <w:szCs w:val="24"/>
        </w:rPr>
        <w:t>NoLaw</w:t>
      </w:r>
      <w:proofErr w:type="spellEnd"/>
      <w:r w:rsidRPr="009C2B38">
        <w:rPr>
          <w:rFonts w:ascii="Times New Roman" w:eastAsia="Times New Roman" w:hAnsi="Times New Roman"/>
          <w:b/>
          <w:bCs/>
          <w:sz w:val="24"/>
          <w:szCs w:val="24"/>
        </w:rPr>
        <w:t xml:space="preserve"> = ↑above↑ the </w:t>
      </w:r>
      <w:proofErr w:type="gramStart"/>
      <w:r w:rsidRPr="009C2B38">
        <w:rPr>
          <w:rFonts w:ascii="Times New Roman" w:eastAsia="Times New Roman" w:hAnsi="Times New Roman"/>
          <w:b/>
          <w:bCs/>
          <w:sz w:val="24"/>
          <w:szCs w:val="24"/>
        </w:rPr>
        <w:t>↓‘</w:t>
      </w:r>
      <w:proofErr w:type="gramEnd"/>
      <w:r w:rsidRPr="009C2B38">
        <w:rPr>
          <w:rFonts w:ascii="Times New Roman" w:eastAsia="Times New Roman" w:hAnsi="Times New Roman"/>
          <w:b/>
          <w:bCs/>
          <w:sz w:val="24"/>
          <w:szCs w:val="24"/>
        </w:rPr>
        <w:t>gnosis’↓ knowledge</w:t>
      </w:r>
    </w:p>
    <w:p w14:paraId="4FA28FBB" w14:textId="77777777" w:rsidR="009C2B38" w:rsidRPr="009C2B38" w:rsidRDefault="009C2B38" w:rsidP="009C2B38">
      <w:pPr>
        <w:shd w:val="clear" w:color="auto" w:fill="FFFFFF"/>
        <w:spacing w:after="0" w:line="240" w:lineRule="auto"/>
        <w:ind w:left="360"/>
        <w:jc w:val="both"/>
        <w:rPr>
          <w:rFonts w:ascii="Times New Roman" w:eastAsia="Times New Roman" w:hAnsi="Times New Roman"/>
          <w:sz w:val="24"/>
          <w:szCs w:val="24"/>
        </w:rPr>
      </w:pPr>
      <w:r w:rsidRPr="009C2B38">
        <w:rPr>
          <w:rFonts w:ascii="Times New Roman" w:eastAsia="Times New Roman" w:hAnsi="Times New Roman"/>
          <w:sz w:val="24"/>
          <w:szCs w:val="24"/>
        </w:rPr>
        <w:t>2. knowledge (‘gnosis’, is not yet the ‘</w:t>
      </w:r>
      <w:proofErr w:type="spellStart"/>
      <w:r w:rsidRPr="009C2B38">
        <w:rPr>
          <w:rFonts w:ascii="Times New Roman" w:eastAsia="Times New Roman" w:hAnsi="Times New Roman"/>
          <w:sz w:val="24"/>
          <w:szCs w:val="24"/>
        </w:rPr>
        <w:t>epignosis</w:t>
      </w:r>
      <w:proofErr w:type="spellEnd"/>
      <w:r w:rsidRPr="009C2B38">
        <w:rPr>
          <w:rFonts w:ascii="Times New Roman" w:eastAsia="Times New Roman" w:hAnsi="Times New Roman"/>
          <w:sz w:val="24"/>
          <w:szCs w:val="24"/>
        </w:rPr>
        <w:t>’ upgrade)</w:t>
      </w:r>
    </w:p>
    <w:p w14:paraId="2A70C79C" w14:textId="77777777" w:rsidR="009C2B38" w:rsidRPr="009C2B38" w:rsidRDefault="009C2B38" w:rsidP="009C2B38">
      <w:pPr>
        <w:shd w:val="clear" w:color="auto" w:fill="FFFFFF"/>
        <w:spacing w:after="0" w:line="240" w:lineRule="auto"/>
        <w:ind w:left="360"/>
        <w:jc w:val="both"/>
        <w:rPr>
          <w:rFonts w:ascii="Times New Roman" w:eastAsia="Times New Roman" w:hAnsi="Times New Roman"/>
          <w:sz w:val="24"/>
          <w:szCs w:val="24"/>
        </w:rPr>
      </w:pPr>
      <w:r w:rsidRPr="009C2B38">
        <w:rPr>
          <w:rFonts w:ascii="Times New Roman" w:eastAsia="Times New Roman" w:hAnsi="Times New Roman"/>
          <w:sz w:val="24"/>
          <w:szCs w:val="24"/>
        </w:rPr>
        <w:t>1. virtue</w:t>
      </w:r>
    </w:p>
    <w:p w14:paraId="43A67ADF" w14:textId="77777777" w:rsidR="009C2B38" w:rsidRPr="009C2B38" w:rsidRDefault="009C2B38" w:rsidP="009C2B38">
      <w:pPr>
        <w:shd w:val="clear" w:color="auto" w:fill="FFFFFF"/>
        <w:spacing w:after="0" w:line="240" w:lineRule="auto"/>
        <w:ind w:left="360"/>
        <w:jc w:val="both"/>
        <w:rPr>
          <w:rFonts w:ascii="Times New Roman" w:eastAsia="Times New Roman" w:hAnsi="Times New Roman"/>
          <w:sz w:val="24"/>
          <w:szCs w:val="24"/>
        </w:rPr>
      </w:pPr>
      <w:r w:rsidRPr="009C2B38">
        <w:rPr>
          <w:rFonts w:ascii="Times New Roman" w:eastAsia="Times New Roman" w:hAnsi="Times New Roman"/>
          <w:sz w:val="24"/>
          <w:szCs w:val="24"/>
        </w:rPr>
        <w:t>↑Add these↑ to your faith (faith is only salvation of your soul)</w:t>
      </w:r>
    </w:p>
    <w:p w14:paraId="64C496A0"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64D35B41"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lastRenderedPageBreak/>
        <w:t xml:space="preserve">For when we compare ‘gnosis’ knowledge with charity, as Apostle Paul cleverly does, both in 1Cor 8:1 &amp; 1Cor 13:8, we first learn in 1Cor 8:1 ‘gnosis’ knowledge </w:t>
      </w:r>
      <w:proofErr w:type="spellStart"/>
      <w:r w:rsidRPr="009C2B38">
        <w:rPr>
          <w:rFonts w:ascii="Times New Roman" w:eastAsia="Times New Roman" w:hAnsi="Times New Roman"/>
          <w:sz w:val="24"/>
          <w:szCs w:val="24"/>
        </w:rPr>
        <w:t>puffeth</w:t>
      </w:r>
      <w:proofErr w:type="spellEnd"/>
      <w:r w:rsidRPr="009C2B38">
        <w:rPr>
          <w:rFonts w:ascii="Times New Roman" w:eastAsia="Times New Roman" w:hAnsi="Times New Roman"/>
          <w:sz w:val="24"/>
          <w:szCs w:val="24"/>
        </w:rPr>
        <w:t xml:space="preserve"> up with f-law knowledge, but charity edifies up with grace knowledge. Then in 1Cor 13:8 we also learn charity never fails, but the ‘gnosis’ f-law knowledge shall “vanish away”.</w:t>
      </w:r>
    </w:p>
    <w:p w14:paraId="1B60B25E"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67A78D3F"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1Corinthians 8:1 KJV (compares ‘gnosis’ knowledge with “charity”):</w:t>
      </w:r>
    </w:p>
    <w:p w14:paraId="21E2A692"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r w:rsidRPr="009C2B38">
        <w:rPr>
          <w:rFonts w:ascii="Times New Roman" w:eastAsia="Times New Roman" w:hAnsi="Times New Roman"/>
          <w:color w:val="000000"/>
          <w:sz w:val="24"/>
          <w:szCs w:val="24"/>
          <w:shd w:val="clear" w:color="auto" w:fill="FFFFFF"/>
        </w:rPr>
        <w:t xml:space="preserve">… all have knowledge(‘gnosis’). Knowledge(‘gnosis’) </w:t>
      </w:r>
      <w:proofErr w:type="spellStart"/>
      <w:r w:rsidRPr="009C2B38">
        <w:rPr>
          <w:rFonts w:ascii="Times New Roman" w:eastAsia="Times New Roman" w:hAnsi="Times New Roman"/>
          <w:color w:val="000000"/>
          <w:sz w:val="24"/>
          <w:szCs w:val="24"/>
          <w:shd w:val="clear" w:color="auto" w:fill="FFFFFF"/>
        </w:rPr>
        <w:t>puffeth</w:t>
      </w:r>
      <w:proofErr w:type="spellEnd"/>
      <w:r w:rsidRPr="009C2B38">
        <w:rPr>
          <w:rFonts w:ascii="Times New Roman" w:eastAsia="Times New Roman" w:hAnsi="Times New Roman"/>
          <w:color w:val="000000"/>
          <w:sz w:val="24"/>
          <w:szCs w:val="24"/>
          <w:shd w:val="clear" w:color="auto" w:fill="FFFFFF"/>
        </w:rPr>
        <w:t xml:space="preserve"> up, but charity </w:t>
      </w:r>
      <w:proofErr w:type="spellStart"/>
      <w:r w:rsidRPr="009C2B38">
        <w:rPr>
          <w:rFonts w:ascii="Times New Roman" w:eastAsia="Times New Roman" w:hAnsi="Times New Roman"/>
          <w:color w:val="000000"/>
          <w:sz w:val="24"/>
          <w:szCs w:val="24"/>
          <w:shd w:val="clear" w:color="auto" w:fill="FFFFFF"/>
        </w:rPr>
        <w:t>edifieth</w:t>
      </w:r>
      <w:proofErr w:type="spellEnd"/>
      <w:r w:rsidRPr="009C2B38">
        <w:rPr>
          <w:rFonts w:ascii="Times New Roman" w:eastAsia="Times New Roman" w:hAnsi="Times New Roman"/>
          <w:color w:val="000000"/>
          <w:sz w:val="27"/>
          <w:szCs w:val="27"/>
          <w:shd w:val="clear" w:color="auto" w:fill="FFFFFF"/>
        </w:rPr>
        <w:t>.</w:t>
      </w:r>
    </w:p>
    <w:p w14:paraId="0F1CEC1C"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7"/>
          <w:szCs w:val="27"/>
          <w:shd w:val="clear" w:color="auto" w:fill="FFFFFF"/>
        </w:rPr>
        <w:t> </w:t>
      </w:r>
    </w:p>
    <w:p w14:paraId="639AA312"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1Corinthians 13:8 KJV (compares ‘gnosis’ knowledge with “charity):</w:t>
      </w:r>
    </w:p>
    <w:p w14:paraId="3E6ECC85"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 xml:space="preserve">Charity never </w:t>
      </w:r>
      <w:proofErr w:type="spellStart"/>
      <w:r w:rsidRPr="009C2B38">
        <w:rPr>
          <w:rFonts w:ascii="Times New Roman" w:eastAsia="Times New Roman" w:hAnsi="Times New Roman"/>
          <w:color w:val="000000"/>
          <w:sz w:val="24"/>
          <w:szCs w:val="24"/>
          <w:shd w:val="clear" w:color="auto" w:fill="FFFFFF"/>
        </w:rPr>
        <w:t>faileth</w:t>
      </w:r>
      <w:proofErr w:type="spellEnd"/>
      <w:r w:rsidRPr="009C2B38">
        <w:rPr>
          <w:rFonts w:ascii="Times New Roman" w:eastAsia="Times New Roman" w:hAnsi="Times New Roman"/>
          <w:color w:val="000000"/>
          <w:sz w:val="24"/>
          <w:szCs w:val="24"/>
          <w:shd w:val="clear" w:color="auto" w:fill="FFFFFF"/>
        </w:rPr>
        <w:t>: but</w:t>
      </w:r>
    </w:p>
    <w:p w14:paraId="3BA8E222"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whether [there be] prophecies, they shall fail;</w:t>
      </w:r>
    </w:p>
    <w:p w14:paraId="58F807B2"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whether [there be] tongues, they shall cease;</w:t>
      </w:r>
    </w:p>
    <w:p w14:paraId="3E4C0D3C"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whether [there be] knowledge (‘gnosis’), it shall vanish away.</w:t>
      </w:r>
    </w:p>
    <w:p w14:paraId="06A47AE9"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 </w:t>
      </w:r>
    </w:p>
    <w:p w14:paraId="6F0BF463"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gramStart"/>
      <w:r w:rsidRPr="009C2B38">
        <w:rPr>
          <w:rFonts w:ascii="Times New Roman" w:eastAsia="Times New Roman" w:hAnsi="Times New Roman"/>
          <w:color w:val="000000"/>
          <w:sz w:val="24"/>
          <w:szCs w:val="24"/>
          <w:shd w:val="clear" w:color="auto" w:fill="FFFFFF"/>
        </w:rPr>
        <w:t>So</w:t>
      </w:r>
      <w:proofErr w:type="gramEnd"/>
      <w:r w:rsidRPr="009C2B38">
        <w:rPr>
          <w:rFonts w:ascii="Times New Roman" w:eastAsia="Times New Roman" w:hAnsi="Times New Roman"/>
          <w:color w:val="000000"/>
          <w:sz w:val="24"/>
          <w:szCs w:val="24"/>
          <w:shd w:val="clear" w:color="auto" w:fill="FFFFFF"/>
        </w:rPr>
        <w:t xml:space="preserve"> as we Walk in the Spirit, upgrade as we go along, once we get to </w:t>
      </w:r>
      <w:proofErr w:type="spellStart"/>
      <w:r w:rsidRPr="009C2B38">
        <w:rPr>
          <w:rFonts w:ascii="Times New Roman" w:eastAsia="Times New Roman" w:hAnsi="Times New Roman"/>
          <w:color w:val="000000"/>
          <w:sz w:val="24"/>
          <w:szCs w:val="24"/>
          <w:shd w:val="clear" w:color="auto" w:fill="FFFFFF"/>
        </w:rPr>
        <w:t>SelfControl</w:t>
      </w:r>
      <w:proofErr w:type="spellEnd"/>
      <w:r w:rsidRPr="009C2B38">
        <w:rPr>
          <w:rFonts w:ascii="Times New Roman" w:eastAsia="Times New Roman" w:hAnsi="Times New Roman"/>
          <w:color w:val="000000"/>
          <w:sz w:val="24"/>
          <w:szCs w:val="24"/>
          <w:shd w:val="clear" w:color="auto" w:fill="FFFFFF"/>
        </w:rPr>
        <w:t>=</w:t>
      </w:r>
      <w:proofErr w:type="spellStart"/>
      <w:r w:rsidRPr="009C2B38">
        <w:rPr>
          <w:rFonts w:ascii="Times New Roman" w:eastAsia="Times New Roman" w:hAnsi="Times New Roman"/>
          <w:color w:val="000000"/>
          <w:sz w:val="24"/>
          <w:szCs w:val="24"/>
          <w:shd w:val="clear" w:color="auto" w:fill="FFFFFF"/>
        </w:rPr>
        <w:t>NoLaw</w:t>
      </w:r>
      <w:proofErr w:type="spellEnd"/>
      <w:r w:rsidRPr="009C2B38">
        <w:rPr>
          <w:rFonts w:ascii="Times New Roman" w:eastAsia="Times New Roman" w:hAnsi="Times New Roman"/>
          <w:color w:val="000000"/>
          <w:sz w:val="24"/>
          <w:szCs w:val="24"/>
          <w:shd w:val="clear" w:color="auto" w:fill="FFFFFF"/>
        </w:rPr>
        <w:t>, add it in 2Pet 1:5-9 list above ‘gnosis’ knowledge, lower knowledge will begin to vanish.</w:t>
      </w:r>
    </w:p>
    <w:p w14:paraId="38AB7F90"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lastRenderedPageBreak/>
        <w:t> </w:t>
      </w:r>
    </w:p>
    <w:p w14:paraId="26498C0F"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Our goal is perfect </w:t>
      </w:r>
      <w:proofErr w:type="spellStart"/>
      <w:r w:rsidRPr="009C2B38">
        <w:rPr>
          <w:rFonts w:ascii="Times New Roman" w:eastAsia="Times New Roman" w:hAnsi="Times New Roman"/>
          <w:sz w:val="24"/>
          <w:szCs w:val="24"/>
        </w:rPr>
        <w:t>GraceLove</w:t>
      </w:r>
      <w:proofErr w:type="spellEnd"/>
      <w:r w:rsidRPr="009C2B38">
        <w:rPr>
          <w:rFonts w:ascii="Times New Roman" w:eastAsia="Times New Roman" w:hAnsi="Times New Roman"/>
          <w:sz w:val="24"/>
          <w:szCs w:val="24"/>
        </w:rPr>
        <w:t xml:space="preserve"> having no fear at all (by eventually having no f-law at all) so that we also eventually have </w:t>
      </w:r>
      <w:proofErr w:type="spellStart"/>
      <w:r w:rsidRPr="009C2B38">
        <w:rPr>
          <w:rFonts w:ascii="Times New Roman" w:eastAsia="Times New Roman" w:hAnsi="Times New Roman"/>
          <w:sz w:val="24"/>
          <w:szCs w:val="24"/>
        </w:rPr>
        <w:t>GraceJoy</w:t>
      </w:r>
      <w:proofErr w:type="spellEnd"/>
      <w:r w:rsidRPr="009C2B38">
        <w:rPr>
          <w:rFonts w:ascii="Times New Roman" w:eastAsia="Times New Roman" w:hAnsi="Times New Roman"/>
          <w:sz w:val="24"/>
          <w:szCs w:val="24"/>
        </w:rPr>
        <w:t xml:space="preserve"> having no sorrow, no mourning, no misery, no dis-</w:t>
      </w:r>
      <w:proofErr w:type="spellStart"/>
      <w:r w:rsidRPr="009C2B38">
        <w:rPr>
          <w:rFonts w:ascii="Times New Roman" w:eastAsia="Times New Roman" w:hAnsi="Times New Roman"/>
          <w:sz w:val="24"/>
          <w:szCs w:val="24"/>
        </w:rPr>
        <w:t>couragement</w:t>
      </w:r>
      <w:proofErr w:type="spellEnd"/>
      <w:r w:rsidRPr="009C2B38">
        <w:rPr>
          <w:rFonts w:ascii="Times New Roman" w:eastAsia="Times New Roman" w:hAnsi="Times New Roman"/>
          <w:sz w:val="24"/>
          <w:szCs w:val="24"/>
        </w:rPr>
        <w:t xml:space="preserve">, no weeping. Rather eventually our </w:t>
      </w:r>
      <w:proofErr w:type="spellStart"/>
      <w:r w:rsidRPr="009C2B38">
        <w:rPr>
          <w:rFonts w:ascii="Times New Roman" w:eastAsia="Times New Roman" w:hAnsi="Times New Roman"/>
          <w:sz w:val="24"/>
          <w:szCs w:val="24"/>
        </w:rPr>
        <w:t>GraceJoy</w:t>
      </w:r>
      <w:proofErr w:type="spellEnd"/>
      <w:r w:rsidRPr="009C2B38">
        <w:rPr>
          <w:rFonts w:ascii="Times New Roman" w:eastAsia="Times New Roman" w:hAnsi="Times New Roman"/>
          <w:sz w:val="24"/>
          <w:szCs w:val="24"/>
        </w:rPr>
        <w:t xml:space="preserve"> should become continuously delightful, cheerful, continuous comfy happiness. Content, not contentious.  </w:t>
      </w:r>
    </w:p>
    <w:p w14:paraId="6E8EDFA2"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7A262EED"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It’s interesting that we hear 2SonsJesus saying both these things in Luke 6:</w:t>
      </w:r>
    </w:p>
    <w:p w14:paraId="25E33BA7"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color w:val="000000"/>
          <w:sz w:val="24"/>
          <w:szCs w:val="24"/>
        </w:rPr>
        <w:t>-</w:t>
      </w:r>
      <w:r w:rsidRPr="009C2B38">
        <w:rPr>
          <w:rFonts w:ascii="Times New Roman" w:eastAsia="Times New Roman" w:hAnsi="Times New Roman"/>
          <w:color w:val="000000"/>
          <w:sz w:val="14"/>
          <w:szCs w:val="14"/>
        </w:rPr>
        <w:t>       </w:t>
      </w:r>
      <w:r w:rsidRPr="009C2B38">
        <w:rPr>
          <w:rFonts w:ascii="Times New Roman" w:eastAsia="Times New Roman" w:hAnsi="Times New Roman"/>
          <w:color w:val="000000"/>
          <w:sz w:val="14"/>
        </w:rPr>
        <w:t> </w:t>
      </w:r>
      <w:r w:rsidRPr="009C2B38">
        <w:rPr>
          <w:rFonts w:ascii="Times New Roman" w:eastAsia="Times New Roman" w:hAnsi="Times New Roman"/>
          <w:sz w:val="24"/>
          <w:szCs w:val="24"/>
        </w:rPr>
        <w:t>Luke 6:21 </w:t>
      </w:r>
      <w:r w:rsidRPr="009C2B38">
        <w:rPr>
          <w:rFonts w:ascii="Times New Roman" w:eastAsia="Times New Roman" w:hAnsi="Times New Roman"/>
          <w:i/>
          <w:iCs/>
          <w:color w:val="000000"/>
          <w:sz w:val="24"/>
          <w:szCs w:val="24"/>
          <w:shd w:val="clear" w:color="auto" w:fill="FFFFFF"/>
        </w:rPr>
        <w:t>Blessed</w:t>
      </w:r>
      <w:r w:rsidRPr="009C2B38">
        <w:rPr>
          <w:rFonts w:ascii="Times New Roman" w:eastAsia="Times New Roman" w:hAnsi="Times New Roman"/>
          <w:color w:val="000000"/>
          <w:sz w:val="24"/>
          <w:szCs w:val="24"/>
        </w:rPr>
        <w:t> </w:t>
      </w:r>
      <w:r w:rsidRPr="009C2B38">
        <w:rPr>
          <w:rFonts w:ascii="Times New Roman" w:eastAsia="Times New Roman" w:hAnsi="Times New Roman"/>
          <w:color w:val="000000"/>
          <w:sz w:val="24"/>
          <w:szCs w:val="24"/>
          <w:shd w:val="clear" w:color="auto" w:fill="FFFFFF"/>
        </w:rPr>
        <w:t>[are ye]</w:t>
      </w:r>
      <w:r w:rsidRPr="009C2B38">
        <w:rPr>
          <w:rFonts w:ascii="Times New Roman" w:eastAsia="Times New Roman" w:hAnsi="Times New Roman"/>
          <w:color w:val="000000"/>
          <w:sz w:val="24"/>
          <w:szCs w:val="24"/>
        </w:rPr>
        <w:t> </w:t>
      </w:r>
      <w:r w:rsidRPr="009C2B38">
        <w:rPr>
          <w:rFonts w:ascii="Times New Roman" w:eastAsia="Times New Roman" w:hAnsi="Times New Roman"/>
          <w:i/>
          <w:iCs/>
          <w:color w:val="000000"/>
          <w:sz w:val="24"/>
          <w:szCs w:val="24"/>
          <w:shd w:val="clear" w:color="auto" w:fill="FFFFFF"/>
        </w:rPr>
        <w:t>that weep now: for ye shall laugh.</w:t>
      </w:r>
    </w:p>
    <w:p w14:paraId="19742B65"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sz w:val="24"/>
          <w:szCs w:val="24"/>
        </w:rPr>
        <w:t>-</w:t>
      </w:r>
      <w:r w:rsidRPr="009C2B38">
        <w:rPr>
          <w:rFonts w:ascii="Times New Roman" w:eastAsia="Times New Roman" w:hAnsi="Times New Roman"/>
          <w:sz w:val="14"/>
          <w:szCs w:val="14"/>
        </w:rPr>
        <w:t>       </w:t>
      </w:r>
      <w:r w:rsidRPr="009C2B38">
        <w:rPr>
          <w:rFonts w:ascii="Times New Roman" w:eastAsia="Times New Roman" w:hAnsi="Times New Roman"/>
          <w:sz w:val="14"/>
        </w:rPr>
        <w:t> </w:t>
      </w:r>
      <w:r w:rsidRPr="009C2B38">
        <w:rPr>
          <w:rFonts w:ascii="Times New Roman" w:eastAsia="Times New Roman" w:hAnsi="Times New Roman"/>
          <w:color w:val="000000"/>
          <w:sz w:val="24"/>
          <w:szCs w:val="24"/>
          <w:shd w:val="clear" w:color="auto" w:fill="FFFFFF"/>
        </w:rPr>
        <w:t>Luke</w:t>
      </w:r>
      <w:r w:rsidRPr="009C2B38">
        <w:rPr>
          <w:rFonts w:ascii="Times New Roman" w:eastAsia="Times New Roman" w:hAnsi="Times New Roman"/>
          <w:color w:val="000000"/>
          <w:sz w:val="24"/>
          <w:szCs w:val="24"/>
        </w:rPr>
        <w:t> 6:25 </w:t>
      </w:r>
      <w:r w:rsidRPr="009C2B38">
        <w:rPr>
          <w:rFonts w:ascii="Times New Roman" w:eastAsia="Times New Roman" w:hAnsi="Times New Roman"/>
          <w:i/>
          <w:iCs/>
          <w:color w:val="000000"/>
          <w:sz w:val="24"/>
          <w:szCs w:val="24"/>
          <w:shd w:val="clear" w:color="auto" w:fill="FFFFFF"/>
        </w:rPr>
        <w:t>Woe unto you that laugh now! for ye shall mourn and weep</w:t>
      </w:r>
      <w:r w:rsidRPr="009C2B38">
        <w:rPr>
          <w:rFonts w:ascii="Times New Roman" w:eastAsia="Times New Roman" w:hAnsi="Times New Roman"/>
          <w:color w:val="000000"/>
          <w:sz w:val="24"/>
          <w:szCs w:val="24"/>
          <w:shd w:val="clear" w:color="auto" w:fill="FFFFFF"/>
        </w:rPr>
        <w:t>.</w:t>
      </w:r>
    </w:p>
    <w:p w14:paraId="18B17E3C"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 </w:t>
      </w:r>
    </w:p>
    <w:p w14:paraId="6C4494A4"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So we ought to take heed, that miraculous Jesus, out of whom went ‘</w:t>
      </w:r>
      <w:proofErr w:type="spellStart"/>
      <w:r w:rsidRPr="009C2B38">
        <w:rPr>
          <w:rFonts w:ascii="Times New Roman" w:eastAsia="Times New Roman" w:hAnsi="Times New Roman"/>
          <w:color w:val="000000"/>
          <w:sz w:val="24"/>
          <w:szCs w:val="24"/>
          <w:shd w:val="clear" w:color="auto" w:fill="FFFFFF"/>
        </w:rPr>
        <w:t>dunamis</w:t>
      </w:r>
      <w:proofErr w:type="spellEnd"/>
      <w:r w:rsidRPr="009C2B38">
        <w:rPr>
          <w:rFonts w:ascii="Times New Roman" w:eastAsia="Times New Roman" w:hAnsi="Times New Roman"/>
          <w:color w:val="000000"/>
          <w:sz w:val="24"/>
          <w:szCs w:val="24"/>
          <w:shd w:val="clear" w:color="auto" w:fill="FFFFFF"/>
        </w:rPr>
        <w:t>’ virtue in Luke 6, clarifies in Luke</w:t>
      </w:r>
      <w:r w:rsidRPr="009C2B38">
        <w:rPr>
          <w:rFonts w:ascii="Times New Roman" w:eastAsia="Times New Roman" w:hAnsi="Times New Roman"/>
          <w:color w:val="000000"/>
          <w:sz w:val="24"/>
          <w:szCs w:val="24"/>
        </w:rPr>
        <w:t> 13:32</w:t>
      </w:r>
      <w:r w:rsidRPr="009C2B38">
        <w:rPr>
          <w:rFonts w:ascii="Times New Roman" w:eastAsia="Times New Roman" w:hAnsi="Times New Roman"/>
          <w:color w:val="000000"/>
          <w:sz w:val="24"/>
          <w:szCs w:val="24"/>
          <w:shd w:val="clear" w:color="auto" w:fill="FFFFFF"/>
        </w:rPr>
        <w:t xml:space="preserve">, that he was not (yet) perfected, neither when casting out devils nor when doing cures to day &amp; tomorrow (can be 2000 </w:t>
      </w:r>
      <w:proofErr w:type="spellStart"/>
      <w:r w:rsidRPr="009C2B38">
        <w:rPr>
          <w:rFonts w:ascii="Times New Roman" w:eastAsia="Times New Roman" w:hAnsi="Times New Roman"/>
          <w:color w:val="000000"/>
          <w:sz w:val="24"/>
          <w:szCs w:val="24"/>
          <w:shd w:val="clear" w:color="auto" w:fill="FFFFFF"/>
        </w:rPr>
        <w:t>yrs</w:t>
      </w:r>
      <w:proofErr w:type="spellEnd"/>
      <w:r w:rsidRPr="009C2B38">
        <w:rPr>
          <w:rFonts w:ascii="Times New Roman" w:eastAsia="Times New Roman" w:hAnsi="Times New Roman"/>
          <w:color w:val="000000"/>
          <w:sz w:val="24"/>
          <w:szCs w:val="24"/>
          <w:shd w:val="clear" w:color="auto" w:fill="FFFFFF"/>
        </w:rPr>
        <w:t xml:space="preserve"> in 2Peter 3:8’s time allegory); But Jesus also said “I shall be perfected”, and notably “the third [day]”.</w:t>
      </w:r>
    </w:p>
    <w:p w14:paraId="1E075768"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lastRenderedPageBreak/>
        <w:t xml:space="preserve">Yet if we look closer at resurrected </w:t>
      </w:r>
      <w:proofErr w:type="gramStart"/>
      <w:r w:rsidRPr="009C2B38">
        <w:rPr>
          <w:rFonts w:ascii="Times New Roman" w:eastAsia="Times New Roman" w:hAnsi="Times New Roman"/>
          <w:color w:val="000000"/>
          <w:sz w:val="24"/>
          <w:szCs w:val="24"/>
          <w:shd w:val="clear" w:color="auto" w:fill="FFFFFF"/>
        </w:rPr>
        <w:t>Jesus</w:t>
      </w:r>
      <w:proofErr w:type="gramEnd"/>
      <w:r w:rsidRPr="009C2B38">
        <w:rPr>
          <w:rFonts w:ascii="Times New Roman" w:eastAsia="Times New Roman" w:hAnsi="Times New Roman"/>
          <w:color w:val="000000"/>
          <w:sz w:val="24"/>
          <w:szCs w:val="24"/>
          <w:shd w:val="clear" w:color="auto" w:fill="FFFFFF"/>
        </w:rPr>
        <w:t xml:space="preserve"> we notice he still “upbraided” the </w:t>
      </w:r>
      <w:proofErr w:type="spellStart"/>
      <w:r w:rsidRPr="009C2B38">
        <w:rPr>
          <w:rFonts w:ascii="Times New Roman" w:eastAsia="Times New Roman" w:hAnsi="Times New Roman"/>
          <w:color w:val="000000"/>
          <w:sz w:val="24"/>
          <w:szCs w:val="24"/>
          <w:shd w:val="clear" w:color="auto" w:fill="FFFFFF"/>
        </w:rPr>
        <w:t>eleaven</w:t>
      </w:r>
      <w:proofErr w:type="spellEnd"/>
      <w:r w:rsidRPr="009C2B38">
        <w:rPr>
          <w:rFonts w:ascii="Times New Roman" w:eastAsia="Times New Roman" w:hAnsi="Times New Roman"/>
          <w:color w:val="000000"/>
          <w:sz w:val="24"/>
          <w:szCs w:val="24"/>
          <w:shd w:val="clear" w:color="auto" w:fill="FFFFFF"/>
        </w:rPr>
        <w:t xml:space="preserve"> (pun intended), which indicates he was not yet perfected 2000 </w:t>
      </w:r>
      <w:proofErr w:type="spellStart"/>
      <w:r w:rsidRPr="009C2B38">
        <w:rPr>
          <w:rFonts w:ascii="Times New Roman" w:eastAsia="Times New Roman" w:hAnsi="Times New Roman"/>
          <w:color w:val="000000"/>
          <w:sz w:val="24"/>
          <w:szCs w:val="24"/>
          <w:shd w:val="clear" w:color="auto" w:fill="FFFFFF"/>
        </w:rPr>
        <w:t>yrs</w:t>
      </w:r>
      <w:proofErr w:type="spellEnd"/>
      <w:r w:rsidRPr="009C2B38">
        <w:rPr>
          <w:rFonts w:ascii="Times New Roman" w:eastAsia="Times New Roman" w:hAnsi="Times New Roman"/>
          <w:color w:val="000000"/>
          <w:sz w:val="24"/>
          <w:szCs w:val="24"/>
          <w:shd w:val="clear" w:color="auto" w:fill="FFFFFF"/>
        </w:rPr>
        <w:t xml:space="preserve"> ago.  </w:t>
      </w:r>
      <w:proofErr w:type="gramStart"/>
      <w:r w:rsidRPr="009C2B38">
        <w:rPr>
          <w:rFonts w:ascii="Times New Roman" w:eastAsia="Times New Roman" w:hAnsi="Times New Roman"/>
          <w:color w:val="000000"/>
          <w:sz w:val="24"/>
          <w:szCs w:val="24"/>
          <w:shd w:val="clear" w:color="auto" w:fill="FFFFFF"/>
        </w:rPr>
        <w:t>So</w:t>
      </w:r>
      <w:proofErr w:type="gramEnd"/>
      <w:r w:rsidRPr="009C2B38">
        <w:rPr>
          <w:rFonts w:ascii="Times New Roman" w:eastAsia="Times New Roman" w:hAnsi="Times New Roman"/>
          <w:color w:val="000000"/>
          <w:sz w:val="24"/>
          <w:szCs w:val="24"/>
          <w:shd w:val="clear" w:color="auto" w:fill="FFFFFF"/>
        </w:rPr>
        <w:t xml:space="preserve"> the virtue to add to your faith in 2Peter 1:5 is ‘arete’, not ‘</w:t>
      </w:r>
      <w:proofErr w:type="spellStart"/>
      <w:r w:rsidRPr="009C2B38">
        <w:rPr>
          <w:rFonts w:ascii="Times New Roman" w:eastAsia="Times New Roman" w:hAnsi="Times New Roman"/>
          <w:color w:val="000000"/>
          <w:sz w:val="24"/>
          <w:szCs w:val="24"/>
          <w:shd w:val="clear" w:color="auto" w:fill="FFFFFF"/>
        </w:rPr>
        <w:t>dunamis</w:t>
      </w:r>
      <w:proofErr w:type="spellEnd"/>
      <w:r w:rsidRPr="009C2B38">
        <w:rPr>
          <w:rFonts w:ascii="Times New Roman" w:eastAsia="Times New Roman" w:hAnsi="Times New Roman"/>
          <w:color w:val="000000"/>
          <w:sz w:val="24"/>
          <w:szCs w:val="24"/>
          <w:shd w:val="clear" w:color="auto" w:fill="FFFFFF"/>
        </w:rPr>
        <w:t xml:space="preserve">’ which went out of </w:t>
      </w:r>
      <w:proofErr w:type="spellStart"/>
      <w:r w:rsidRPr="009C2B38">
        <w:rPr>
          <w:rFonts w:ascii="Times New Roman" w:eastAsia="Times New Roman" w:hAnsi="Times New Roman"/>
          <w:color w:val="000000"/>
          <w:sz w:val="24"/>
          <w:szCs w:val="24"/>
          <w:shd w:val="clear" w:color="auto" w:fill="FFFFFF"/>
        </w:rPr>
        <w:t>non perfected</w:t>
      </w:r>
      <w:proofErr w:type="spellEnd"/>
      <w:r w:rsidRPr="009C2B38">
        <w:rPr>
          <w:rFonts w:ascii="Times New Roman" w:eastAsia="Times New Roman" w:hAnsi="Times New Roman"/>
          <w:color w:val="000000"/>
          <w:sz w:val="24"/>
          <w:szCs w:val="24"/>
          <w:shd w:val="clear" w:color="auto" w:fill="FFFFFF"/>
        </w:rPr>
        <w:t xml:space="preserve"> Jesus. For there’s also two kinds of “virtue” to contrast in geek mode: </w:t>
      </w:r>
    </w:p>
    <w:p w14:paraId="1AB10621"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 ‘arete’: the virtue upgrade</w:t>
      </w:r>
    </w:p>
    <w:p w14:paraId="1444CF32"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 ‘</w:t>
      </w:r>
      <w:proofErr w:type="spellStart"/>
      <w:r w:rsidRPr="009C2B38">
        <w:rPr>
          <w:rFonts w:ascii="Times New Roman" w:eastAsia="Times New Roman" w:hAnsi="Times New Roman"/>
          <w:color w:val="000000"/>
          <w:sz w:val="24"/>
          <w:szCs w:val="24"/>
          <w:shd w:val="clear" w:color="auto" w:fill="FFFFFF"/>
        </w:rPr>
        <w:t>dunamis</w:t>
      </w:r>
      <w:proofErr w:type="spellEnd"/>
      <w:r w:rsidRPr="009C2B38">
        <w:rPr>
          <w:rFonts w:ascii="Times New Roman" w:eastAsia="Times New Roman" w:hAnsi="Times New Roman"/>
          <w:color w:val="000000"/>
          <w:sz w:val="24"/>
          <w:szCs w:val="24"/>
          <w:shd w:val="clear" w:color="auto" w:fill="FFFFFF"/>
        </w:rPr>
        <w:t>’: virtue not yet perfected  </w:t>
      </w:r>
    </w:p>
    <w:p w14:paraId="2ECD7546"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1B18DC8B"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Looking ahead to </w:t>
      </w:r>
      <w:proofErr w:type="spellStart"/>
      <w:r w:rsidRPr="009C2B38">
        <w:rPr>
          <w:rFonts w:ascii="Times New Roman" w:eastAsia="Times New Roman" w:hAnsi="Times New Roman"/>
          <w:sz w:val="24"/>
          <w:szCs w:val="24"/>
        </w:rPr>
        <w:t>Love→Joy→Peace</w:t>
      </w:r>
      <w:proofErr w:type="spellEnd"/>
      <w:r w:rsidRPr="009C2B38">
        <w:rPr>
          <w:rFonts w:ascii="Times New Roman" w:eastAsia="Times New Roman" w:hAnsi="Times New Roman"/>
          <w:sz w:val="24"/>
          <w:szCs w:val="24"/>
        </w:rPr>
        <w:t>:</w:t>
      </w:r>
    </w:p>
    <w:p w14:paraId="23D1795E"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Seems to reason why Love is first fruit, because if our Love is not yet perfected Love, then our Joy may also not yet be perfected Joy, which can perhaps affect our Peace.</w:t>
      </w:r>
    </w:p>
    <w:p w14:paraId="3629DFD1"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7F7C3880"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Perhaps if our Joy is still like Joy in the Holy Ghost, allegorically as if still like Joy on steroids, still requiring a regular churchy steroid … Laughing at myself here: been there, did it, bi-weekly for years, resulting in bi-polar dis-order: mania followed by depression.</w:t>
      </w:r>
    </w:p>
    <w:p w14:paraId="5B909610"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54D9BE8D"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gramStart"/>
      <w:r w:rsidRPr="009C2B38">
        <w:rPr>
          <w:rFonts w:ascii="Times New Roman" w:eastAsia="Times New Roman" w:hAnsi="Times New Roman"/>
          <w:sz w:val="24"/>
          <w:szCs w:val="24"/>
        </w:rPr>
        <w:t>So</w:t>
      </w:r>
      <w:proofErr w:type="gramEnd"/>
      <w:r w:rsidRPr="009C2B38">
        <w:rPr>
          <w:rFonts w:ascii="Times New Roman" w:eastAsia="Times New Roman" w:hAnsi="Times New Roman"/>
          <w:sz w:val="24"/>
          <w:szCs w:val="24"/>
        </w:rPr>
        <w:t xml:space="preserve"> joy in the Holy Ghost does not keep people joyful unless they keep attending a Holy Ghost church to get and pay for another </w:t>
      </w:r>
      <w:r w:rsidRPr="009C2B38">
        <w:rPr>
          <w:rFonts w:ascii="Times New Roman" w:eastAsia="Times New Roman" w:hAnsi="Times New Roman"/>
          <w:sz w:val="24"/>
          <w:szCs w:val="24"/>
        </w:rPr>
        <w:lastRenderedPageBreak/>
        <w:t>steroid injection. So then perhaps their Peace may not yet be the permanent eternal peace God authored, but only a temporal peace: aka like peace offered in Revelation 1:4 which later gets taken away in Revelation 6:4.</w:t>
      </w:r>
    </w:p>
    <w:p w14:paraId="406FFFCA"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23B4B6AF"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Seems, to me, why the order of the fruit of the Spirit is Love → Joy → Peace, etc.</w:t>
      </w:r>
    </w:p>
    <w:p w14:paraId="66D12A4B"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01506D78"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Yet before we even talk more of Joy, comparing and contrasting the kinds of Joy; Perhaps we should notice this about Galatians: it’s notably written “unto the churches”, “bewitched” churches containing “foolish” Galatians, churches that soon got “removed” from “grace of Christ” to “law of Christ”, as if fallen from grace by “another gospel”, perhaps that of John. For John’s gospel account is “Verily, verily”, allegorically similar to 2SonsJesus called “Master, master” in Lk 8:24, is </w:t>
      </w:r>
      <w:proofErr w:type="spellStart"/>
      <w:r w:rsidRPr="009C2B38">
        <w:rPr>
          <w:rFonts w:ascii="Times New Roman" w:eastAsia="Times New Roman" w:hAnsi="Times New Roman"/>
          <w:sz w:val="24"/>
          <w:szCs w:val="24"/>
        </w:rPr>
        <w:t>two many</w:t>
      </w:r>
      <w:proofErr w:type="spellEnd"/>
      <w:r w:rsidRPr="009C2B38">
        <w:rPr>
          <w:rFonts w:ascii="Times New Roman" w:eastAsia="Times New Roman" w:hAnsi="Times New Roman"/>
          <w:sz w:val="24"/>
          <w:szCs w:val="24"/>
        </w:rPr>
        <w:t xml:space="preserve"> masters for man: Mt 6:24. So book of Galatians, written “unto the churches” seems to contain what the Spirit saith “unto the churches”, noted seven times in Revelation as what to hear when having an ear. Ear is then singular, not plural ears to hear mentioned in Mt, Mk, Lk.  It’s interesting to note Simon Peter cut of the “right ear” of high priest’s servant in Lk 22:50 &amp; Jn 18:10.</w:t>
      </w:r>
    </w:p>
    <w:p w14:paraId="05844F7E"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lastRenderedPageBreak/>
        <w:t> </w:t>
      </w:r>
    </w:p>
    <w:p w14:paraId="3FEA3F69"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gramStart"/>
      <w:r w:rsidRPr="009C2B38">
        <w:rPr>
          <w:rFonts w:ascii="Times New Roman" w:eastAsia="Times New Roman" w:hAnsi="Times New Roman"/>
          <w:sz w:val="24"/>
          <w:szCs w:val="24"/>
        </w:rPr>
        <w:t>So</w:t>
      </w:r>
      <w:proofErr w:type="gramEnd"/>
      <w:r w:rsidRPr="009C2B38">
        <w:rPr>
          <w:rFonts w:ascii="Times New Roman" w:eastAsia="Times New Roman" w:hAnsi="Times New Roman"/>
          <w:sz w:val="24"/>
          <w:szCs w:val="24"/>
        </w:rPr>
        <w:t xml:space="preserve"> we ought to notice plural = duality, like law = good and evil, but grace is good only.</w:t>
      </w:r>
    </w:p>
    <w:p w14:paraId="188F6BAF"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spellStart"/>
      <w:r w:rsidRPr="009C2B38">
        <w:rPr>
          <w:rFonts w:ascii="Times New Roman" w:eastAsia="Times New Roman" w:hAnsi="Times New Roman"/>
          <w:sz w:val="24"/>
          <w:szCs w:val="24"/>
        </w:rPr>
        <w:t>Eg</w:t>
      </w:r>
      <w:proofErr w:type="spellEnd"/>
      <w:r w:rsidRPr="009C2B38">
        <w:rPr>
          <w:rFonts w:ascii="Times New Roman" w:eastAsia="Times New Roman" w:hAnsi="Times New Roman"/>
          <w:sz w:val="24"/>
          <w:szCs w:val="24"/>
        </w:rPr>
        <w:t>: plural and contrary them/us “scriptures” are Not Yet the grace-us only script-u-are.</w:t>
      </w:r>
    </w:p>
    <w:p w14:paraId="5122C634"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So Paul clarifies God inspires all “scripture” of “scriptures”</w:t>
      </w:r>
      <w:proofErr w:type="gramStart"/>
      <w:r w:rsidRPr="009C2B38">
        <w:rPr>
          <w:rFonts w:ascii="Times New Roman" w:eastAsia="Times New Roman" w:hAnsi="Times New Roman"/>
          <w:sz w:val="24"/>
          <w:szCs w:val="24"/>
        </w:rPr>
        <w:t>/”scripture</w:t>
      </w:r>
      <w:proofErr w:type="gramEnd"/>
      <w:r w:rsidRPr="009C2B38">
        <w:rPr>
          <w:rFonts w:ascii="Times New Roman" w:eastAsia="Times New Roman" w:hAnsi="Times New Roman"/>
          <w:sz w:val="24"/>
          <w:szCs w:val="24"/>
        </w:rPr>
        <w:t>” in 2Tim3:15,16.</w:t>
      </w:r>
    </w:p>
    <w:p w14:paraId="3E1AAA7B"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Sure, plural scriptures make u wise in CJ mode, but it’s </w:t>
      </w:r>
      <w:proofErr w:type="spellStart"/>
      <w:r w:rsidRPr="009C2B38">
        <w:rPr>
          <w:rFonts w:ascii="Times New Roman" w:eastAsia="Times New Roman" w:hAnsi="Times New Roman"/>
          <w:sz w:val="24"/>
          <w:szCs w:val="24"/>
        </w:rPr>
        <w:t>NotYet</w:t>
      </w:r>
      <w:proofErr w:type="spellEnd"/>
      <w:r w:rsidRPr="009C2B38">
        <w:rPr>
          <w:rFonts w:ascii="Times New Roman" w:eastAsia="Times New Roman" w:hAnsi="Times New Roman"/>
          <w:sz w:val="24"/>
          <w:szCs w:val="24"/>
        </w:rPr>
        <w:t xml:space="preserve"> the wisdom from above.</w:t>
      </w:r>
    </w:p>
    <w:p w14:paraId="200B189D"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64BBF009" w14:textId="77777777" w:rsidR="009C2B38" w:rsidRPr="009C2B38" w:rsidRDefault="009C2B38" w:rsidP="009C2B38">
      <w:pPr>
        <w:shd w:val="clear" w:color="auto" w:fill="FFFFFF"/>
        <w:spacing w:after="0" w:line="240" w:lineRule="auto"/>
        <w:jc w:val="center"/>
        <w:rPr>
          <w:rFonts w:ascii="Times New Roman" w:eastAsia="Times New Roman" w:hAnsi="Times New Roman"/>
          <w:sz w:val="24"/>
          <w:szCs w:val="24"/>
        </w:rPr>
      </w:pPr>
      <w:r w:rsidRPr="009C2B38">
        <w:rPr>
          <w:rFonts w:ascii="Times New Roman" w:eastAsia="Times New Roman" w:hAnsi="Times New Roman"/>
          <w:sz w:val="24"/>
          <w:szCs w:val="24"/>
        </w:rPr>
        <w:t>The script-u-are is above plural &amp; contrary </w:t>
      </w:r>
      <w:r w:rsidRPr="009C2B38">
        <w:rPr>
          <w:rFonts w:ascii="Times New Roman" w:eastAsia="Times New Roman" w:hAnsi="Times New Roman"/>
          <w:i/>
          <w:iCs/>
          <w:sz w:val="24"/>
          <w:szCs w:val="24"/>
        </w:rPr>
        <w:t>scriptures</w:t>
      </w:r>
      <w:r w:rsidRPr="009C2B38">
        <w:rPr>
          <w:rFonts w:ascii="Times New Roman" w:eastAsia="Times New Roman" w:hAnsi="Times New Roman"/>
          <w:sz w:val="24"/>
          <w:szCs w:val="24"/>
        </w:rPr>
        <w:t>.</w:t>
      </w:r>
    </w:p>
    <w:p w14:paraId="18F48188" w14:textId="77777777" w:rsidR="009C2B38" w:rsidRPr="009C2B38" w:rsidRDefault="009C2B38" w:rsidP="009C2B38">
      <w:pPr>
        <w:shd w:val="clear" w:color="auto" w:fill="FFFFFF"/>
        <w:spacing w:after="0" w:line="240" w:lineRule="auto"/>
        <w:jc w:val="center"/>
        <w:rPr>
          <w:rFonts w:ascii="Times New Roman" w:eastAsia="Times New Roman" w:hAnsi="Times New Roman"/>
          <w:sz w:val="24"/>
          <w:szCs w:val="24"/>
        </w:rPr>
      </w:pPr>
      <w:r w:rsidRPr="009C2B38">
        <w:rPr>
          <w:rFonts w:ascii="Times New Roman" w:eastAsia="Times New Roman" w:hAnsi="Times New Roman"/>
          <w:sz w:val="24"/>
          <w:szCs w:val="24"/>
        </w:rPr>
        <w:t>Plural </w:t>
      </w:r>
      <w:r w:rsidRPr="009C2B38">
        <w:rPr>
          <w:rFonts w:ascii="Times New Roman" w:eastAsia="Times New Roman" w:hAnsi="Times New Roman"/>
          <w:i/>
          <w:iCs/>
          <w:sz w:val="24"/>
          <w:szCs w:val="24"/>
        </w:rPr>
        <w:t>scriptures</w:t>
      </w:r>
      <w:r w:rsidRPr="009C2B38">
        <w:rPr>
          <w:rFonts w:ascii="Times New Roman" w:eastAsia="Times New Roman" w:hAnsi="Times New Roman"/>
          <w:sz w:val="24"/>
          <w:szCs w:val="24"/>
        </w:rPr>
        <w:t> are often like </w:t>
      </w:r>
      <w:r w:rsidRPr="009C2B38">
        <w:rPr>
          <w:rFonts w:ascii="Times New Roman" w:eastAsia="Times New Roman" w:hAnsi="Times New Roman"/>
          <w:i/>
          <w:iCs/>
          <w:sz w:val="24"/>
          <w:szCs w:val="24"/>
        </w:rPr>
        <w:t>scripture</w:t>
      </w:r>
      <w:r w:rsidRPr="009C2B38">
        <w:rPr>
          <w:rFonts w:ascii="Times New Roman" w:eastAsia="Times New Roman" w:hAnsi="Times New Roman"/>
          <w:sz w:val="24"/>
          <w:szCs w:val="24"/>
        </w:rPr>
        <w:t> vs </w:t>
      </w:r>
      <w:r w:rsidRPr="009C2B38">
        <w:rPr>
          <w:rFonts w:ascii="Times New Roman" w:eastAsia="Times New Roman" w:hAnsi="Times New Roman"/>
          <w:i/>
          <w:iCs/>
          <w:sz w:val="24"/>
          <w:szCs w:val="24"/>
        </w:rPr>
        <w:t>scripture</w:t>
      </w:r>
      <w:r w:rsidRPr="009C2B38">
        <w:rPr>
          <w:rFonts w:ascii="Times New Roman" w:eastAsia="Times New Roman" w:hAnsi="Times New Roman"/>
          <w:sz w:val="24"/>
          <w:szCs w:val="24"/>
        </w:rPr>
        <w:t>.</w:t>
      </w:r>
    </w:p>
    <w:p w14:paraId="771A0656"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3C71F978"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spellStart"/>
      <w:r w:rsidRPr="009C2B38">
        <w:rPr>
          <w:rFonts w:ascii="Times New Roman" w:eastAsia="Times New Roman" w:hAnsi="Times New Roman"/>
          <w:sz w:val="24"/>
          <w:szCs w:val="24"/>
        </w:rPr>
        <w:t>Eg</w:t>
      </w:r>
      <w:proofErr w:type="spellEnd"/>
      <w:r w:rsidRPr="009C2B38">
        <w:rPr>
          <w:rFonts w:ascii="Times New Roman" w:eastAsia="Times New Roman" w:hAnsi="Times New Roman"/>
          <w:sz w:val="24"/>
          <w:szCs w:val="24"/>
        </w:rPr>
        <w:t>: plural “</w:t>
      </w:r>
      <w:r w:rsidRPr="009C2B38">
        <w:rPr>
          <w:rFonts w:ascii="Times New Roman" w:eastAsia="Times New Roman" w:hAnsi="Times New Roman"/>
          <w:i/>
          <w:iCs/>
          <w:sz w:val="24"/>
          <w:szCs w:val="24"/>
        </w:rPr>
        <w:t>churches</w:t>
      </w:r>
      <w:r w:rsidRPr="009C2B38">
        <w:rPr>
          <w:rFonts w:ascii="Times New Roman" w:eastAsia="Times New Roman" w:hAnsi="Times New Roman"/>
          <w:sz w:val="24"/>
          <w:szCs w:val="24"/>
        </w:rPr>
        <w:t>” still in 2SonsJesus mode are Not Yet 1SonChrist and “</w:t>
      </w:r>
      <w:r w:rsidRPr="009C2B38">
        <w:rPr>
          <w:rFonts w:ascii="Times New Roman" w:eastAsia="Times New Roman" w:hAnsi="Times New Roman"/>
          <w:i/>
          <w:iCs/>
          <w:sz w:val="24"/>
          <w:szCs w:val="24"/>
        </w:rPr>
        <w:t>the church</w:t>
      </w:r>
      <w:r w:rsidRPr="009C2B38">
        <w:rPr>
          <w:rFonts w:ascii="Times New Roman" w:eastAsia="Times New Roman" w:hAnsi="Times New Roman"/>
          <w:sz w:val="24"/>
          <w:szCs w:val="24"/>
        </w:rPr>
        <w:t>”.</w:t>
      </w:r>
    </w:p>
    <w:p w14:paraId="7B7C3D8B"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gramStart"/>
      <w:r w:rsidRPr="009C2B38">
        <w:rPr>
          <w:rFonts w:ascii="Times New Roman" w:eastAsia="Times New Roman" w:hAnsi="Times New Roman"/>
          <w:sz w:val="24"/>
          <w:szCs w:val="24"/>
        </w:rPr>
        <w:t>So</w:t>
      </w:r>
      <w:proofErr w:type="gramEnd"/>
      <w:r w:rsidRPr="009C2B38">
        <w:rPr>
          <w:rFonts w:ascii="Times New Roman" w:eastAsia="Times New Roman" w:hAnsi="Times New Roman"/>
          <w:sz w:val="24"/>
          <w:szCs w:val="24"/>
        </w:rPr>
        <w:t xml:space="preserve"> Paul clarifies in Ephesians 5 he’s not speaking of </w:t>
      </w:r>
      <w:proofErr w:type="spellStart"/>
      <w:r w:rsidRPr="009C2B38">
        <w:rPr>
          <w:rFonts w:ascii="Times New Roman" w:eastAsia="Times New Roman" w:hAnsi="Times New Roman"/>
          <w:sz w:val="24"/>
          <w:szCs w:val="24"/>
        </w:rPr>
        <w:t>they</w:t>
      </w:r>
      <w:proofErr w:type="spellEnd"/>
      <w:r w:rsidRPr="009C2B38">
        <w:rPr>
          <w:rFonts w:ascii="Times New Roman" w:eastAsia="Times New Roman" w:hAnsi="Times New Roman"/>
          <w:sz w:val="24"/>
          <w:szCs w:val="24"/>
        </w:rPr>
        <w:t xml:space="preserve"> two joined “</w:t>
      </w:r>
      <w:r w:rsidRPr="009C2B38">
        <w:rPr>
          <w:rFonts w:ascii="Times New Roman" w:eastAsia="Times New Roman" w:hAnsi="Times New Roman"/>
          <w:i/>
          <w:iCs/>
          <w:sz w:val="24"/>
          <w:szCs w:val="24"/>
        </w:rPr>
        <w:t>shall be one flesh</w:t>
      </w:r>
      <w:r w:rsidRPr="009C2B38">
        <w:rPr>
          <w:rFonts w:ascii="Times New Roman" w:eastAsia="Times New Roman" w:hAnsi="Times New Roman"/>
          <w:sz w:val="24"/>
          <w:szCs w:val="24"/>
        </w:rPr>
        <w:t>”;</w:t>
      </w:r>
    </w:p>
    <w:p w14:paraId="6851EC3D"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But rather what he’d said in 1Cor 6:17KJV: “</w:t>
      </w:r>
      <w:r w:rsidRPr="009C2B38">
        <w:rPr>
          <w:rFonts w:ascii="Times New Roman" w:eastAsia="Times New Roman" w:hAnsi="Times New Roman"/>
          <w:i/>
          <w:iCs/>
          <w:sz w:val="24"/>
          <w:szCs w:val="24"/>
        </w:rPr>
        <w:t>he that is joined unto the Lord is one spirit</w:t>
      </w:r>
      <w:r w:rsidRPr="009C2B38">
        <w:rPr>
          <w:rFonts w:ascii="Times New Roman" w:eastAsia="Times New Roman" w:hAnsi="Times New Roman"/>
          <w:sz w:val="24"/>
          <w:szCs w:val="24"/>
        </w:rPr>
        <w:t>”.</w:t>
      </w:r>
    </w:p>
    <w:p w14:paraId="29E0CBFC"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2FFE44A3"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lastRenderedPageBreak/>
        <w:t>Plural </w:t>
      </w:r>
      <w:r w:rsidRPr="009C2B38">
        <w:rPr>
          <w:rFonts w:ascii="Times New Roman" w:eastAsia="Times New Roman" w:hAnsi="Times New Roman"/>
          <w:i/>
          <w:iCs/>
          <w:sz w:val="24"/>
          <w:szCs w:val="24"/>
        </w:rPr>
        <w:t>churches</w:t>
      </w:r>
      <w:r w:rsidRPr="009C2B38">
        <w:rPr>
          <w:rFonts w:ascii="Times New Roman" w:eastAsia="Times New Roman" w:hAnsi="Times New Roman"/>
          <w:sz w:val="24"/>
          <w:szCs w:val="24"/>
        </w:rPr>
        <w:t> are not the </w:t>
      </w:r>
      <w:r w:rsidRPr="009C2B38">
        <w:rPr>
          <w:rFonts w:ascii="Times New Roman" w:eastAsia="Times New Roman" w:hAnsi="Times New Roman"/>
          <w:i/>
          <w:iCs/>
          <w:sz w:val="24"/>
          <w:szCs w:val="24"/>
        </w:rPr>
        <w:t>church</w:t>
      </w:r>
      <w:r w:rsidRPr="009C2B38">
        <w:rPr>
          <w:rFonts w:ascii="Times New Roman" w:eastAsia="Times New Roman" w:hAnsi="Times New Roman"/>
          <w:sz w:val="24"/>
          <w:szCs w:val="24"/>
        </w:rPr>
        <w:t>. </w:t>
      </w:r>
      <w:r w:rsidRPr="009C2B38">
        <w:rPr>
          <w:rFonts w:ascii="Times New Roman" w:eastAsia="Times New Roman" w:hAnsi="Times New Roman"/>
          <w:i/>
          <w:iCs/>
          <w:sz w:val="24"/>
          <w:szCs w:val="24"/>
        </w:rPr>
        <w:t>Christ and the church</w:t>
      </w:r>
      <w:r w:rsidRPr="009C2B38">
        <w:rPr>
          <w:rFonts w:ascii="Times New Roman" w:eastAsia="Times New Roman" w:hAnsi="Times New Roman"/>
          <w:sz w:val="24"/>
          <w:szCs w:val="24"/>
        </w:rPr>
        <w:t> are being joined as one spirit, and not </w:t>
      </w:r>
      <w:r w:rsidRPr="009C2B38">
        <w:rPr>
          <w:rFonts w:ascii="Times New Roman" w:eastAsia="Times New Roman" w:hAnsi="Times New Roman"/>
          <w:i/>
          <w:iCs/>
          <w:sz w:val="24"/>
          <w:szCs w:val="24"/>
        </w:rPr>
        <w:t>the spirit of error</w:t>
      </w:r>
      <w:r w:rsidRPr="009C2B38">
        <w:rPr>
          <w:rFonts w:ascii="Times New Roman" w:eastAsia="Times New Roman" w:hAnsi="Times New Roman"/>
          <w:sz w:val="24"/>
          <w:szCs w:val="24"/>
        </w:rPr>
        <w:t>, but </w:t>
      </w:r>
      <w:r w:rsidRPr="009C2B38">
        <w:rPr>
          <w:rFonts w:ascii="Times New Roman" w:eastAsia="Times New Roman" w:hAnsi="Times New Roman"/>
          <w:i/>
          <w:iCs/>
          <w:sz w:val="24"/>
          <w:szCs w:val="24"/>
        </w:rPr>
        <w:t>the spirit of truth</w:t>
      </w:r>
      <w:r w:rsidRPr="009C2B38">
        <w:rPr>
          <w:rFonts w:ascii="Times New Roman" w:eastAsia="Times New Roman" w:hAnsi="Times New Roman"/>
          <w:sz w:val="24"/>
          <w:szCs w:val="24"/>
        </w:rPr>
        <w:t>. The Spirit of truth guides INTO all truth.</w:t>
      </w:r>
    </w:p>
    <w:p w14:paraId="489BDCA2"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1E6C0E44"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spellStart"/>
      <w:r w:rsidRPr="009C2B38">
        <w:rPr>
          <w:rFonts w:ascii="Times New Roman" w:eastAsia="Times New Roman" w:hAnsi="Times New Roman"/>
          <w:sz w:val="24"/>
          <w:szCs w:val="24"/>
        </w:rPr>
        <w:t>Eg</w:t>
      </w:r>
      <w:proofErr w:type="spellEnd"/>
      <w:r w:rsidRPr="009C2B38">
        <w:rPr>
          <w:rFonts w:ascii="Times New Roman" w:eastAsia="Times New Roman" w:hAnsi="Times New Roman"/>
          <w:sz w:val="24"/>
          <w:szCs w:val="24"/>
        </w:rPr>
        <w:t>: plural “</w:t>
      </w:r>
      <w:r w:rsidRPr="009C2B38">
        <w:rPr>
          <w:rFonts w:ascii="Times New Roman" w:eastAsia="Times New Roman" w:hAnsi="Times New Roman"/>
          <w:i/>
          <w:iCs/>
          <w:sz w:val="24"/>
          <w:szCs w:val="24"/>
        </w:rPr>
        <w:t>Christians</w:t>
      </w:r>
      <w:r w:rsidRPr="009C2B38">
        <w:rPr>
          <w:rFonts w:ascii="Times New Roman" w:eastAsia="Times New Roman" w:hAnsi="Times New Roman"/>
          <w:sz w:val="24"/>
          <w:szCs w:val="24"/>
        </w:rPr>
        <w:t>” in Acts 11:26 are not “</w:t>
      </w:r>
      <w:r w:rsidRPr="009C2B38">
        <w:rPr>
          <w:rFonts w:ascii="Times New Roman" w:eastAsia="Times New Roman" w:hAnsi="Times New Roman"/>
          <w:i/>
          <w:iCs/>
          <w:sz w:val="24"/>
          <w:szCs w:val="24"/>
        </w:rPr>
        <w:t>Christian</w:t>
      </w:r>
      <w:r w:rsidRPr="009C2B38">
        <w:rPr>
          <w:rFonts w:ascii="Times New Roman" w:eastAsia="Times New Roman" w:hAnsi="Times New Roman"/>
          <w:sz w:val="24"/>
          <w:szCs w:val="24"/>
        </w:rPr>
        <w:t>” in Acts 26:28 &amp; 1Peter4:16. For those first called plural “</w:t>
      </w:r>
      <w:proofErr w:type="spellStart"/>
      <w:r w:rsidRPr="009C2B38">
        <w:rPr>
          <w:rFonts w:ascii="Times New Roman" w:eastAsia="Times New Roman" w:hAnsi="Times New Roman"/>
          <w:i/>
          <w:iCs/>
          <w:sz w:val="24"/>
          <w:szCs w:val="24"/>
        </w:rPr>
        <w:t>Chrisitans</w:t>
      </w:r>
      <w:proofErr w:type="spellEnd"/>
      <w:r w:rsidRPr="009C2B38">
        <w:rPr>
          <w:rFonts w:ascii="Times New Roman" w:eastAsia="Times New Roman" w:hAnsi="Times New Roman"/>
          <w:sz w:val="24"/>
          <w:szCs w:val="24"/>
        </w:rPr>
        <w:t>” at Antioch were still the likes of</w:t>
      </w:r>
    </w:p>
    <w:p w14:paraId="326C1142"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sz w:val="24"/>
          <w:szCs w:val="24"/>
        </w:rPr>
        <w:t>-</w:t>
      </w:r>
      <w:r w:rsidRPr="009C2B38">
        <w:rPr>
          <w:rFonts w:ascii="Times New Roman" w:eastAsia="Times New Roman" w:hAnsi="Times New Roman"/>
          <w:sz w:val="14"/>
          <w:szCs w:val="14"/>
        </w:rPr>
        <w:t>       </w:t>
      </w:r>
      <w:r w:rsidRPr="009C2B38">
        <w:rPr>
          <w:rFonts w:ascii="Times New Roman" w:eastAsia="Times New Roman" w:hAnsi="Times New Roman"/>
          <w:sz w:val="14"/>
        </w:rPr>
        <w:t> </w:t>
      </w:r>
      <w:r w:rsidRPr="009C2B38">
        <w:rPr>
          <w:rFonts w:ascii="Times New Roman" w:eastAsia="Times New Roman" w:hAnsi="Times New Roman"/>
          <w:sz w:val="24"/>
          <w:szCs w:val="24"/>
        </w:rPr>
        <w:t>terrorist Saul (didn’t become Paul until Acts 13) and</w:t>
      </w:r>
    </w:p>
    <w:p w14:paraId="76DEE08C"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sz w:val="24"/>
          <w:szCs w:val="24"/>
        </w:rPr>
        <w:t>-</w:t>
      </w:r>
      <w:r w:rsidRPr="009C2B38">
        <w:rPr>
          <w:rFonts w:ascii="Times New Roman" w:eastAsia="Times New Roman" w:hAnsi="Times New Roman"/>
          <w:sz w:val="14"/>
          <w:szCs w:val="14"/>
        </w:rPr>
        <w:t>       </w:t>
      </w:r>
      <w:r w:rsidRPr="009C2B38">
        <w:rPr>
          <w:rFonts w:ascii="Times New Roman" w:eastAsia="Times New Roman" w:hAnsi="Times New Roman"/>
          <w:sz w:val="14"/>
        </w:rPr>
        <w:t> </w:t>
      </w:r>
      <w:r w:rsidRPr="009C2B38">
        <w:rPr>
          <w:rFonts w:ascii="Times New Roman" w:eastAsia="Times New Roman" w:hAnsi="Times New Roman"/>
          <w:sz w:val="24"/>
          <w:szCs w:val="24"/>
        </w:rPr>
        <w:t>satanic Peter (later gets ‘</w:t>
      </w:r>
      <w:proofErr w:type="spellStart"/>
      <w:r w:rsidRPr="009C2B38">
        <w:rPr>
          <w:rFonts w:ascii="Times New Roman" w:eastAsia="Times New Roman" w:hAnsi="Times New Roman"/>
          <w:sz w:val="24"/>
          <w:szCs w:val="24"/>
        </w:rPr>
        <w:t>epistrepho</w:t>
      </w:r>
      <w:proofErr w:type="spellEnd"/>
      <w:r w:rsidRPr="009C2B38">
        <w:rPr>
          <w:rFonts w:ascii="Times New Roman" w:eastAsia="Times New Roman" w:hAnsi="Times New Roman"/>
          <w:sz w:val="24"/>
          <w:szCs w:val="24"/>
        </w:rPr>
        <w:t>’ converted by read all Paul’s epistles) and</w:t>
      </w:r>
    </w:p>
    <w:p w14:paraId="5F595750" w14:textId="77777777" w:rsidR="009C2B38" w:rsidRPr="009C2B38" w:rsidRDefault="009C2B38" w:rsidP="009C2B38">
      <w:pPr>
        <w:shd w:val="clear" w:color="auto" w:fill="FFFFFF"/>
        <w:spacing w:after="0" w:line="240" w:lineRule="auto"/>
        <w:ind w:left="720"/>
        <w:jc w:val="both"/>
        <w:rPr>
          <w:rFonts w:ascii="Times New Roman" w:eastAsia="Times New Roman" w:hAnsi="Times New Roman"/>
          <w:sz w:val="24"/>
          <w:szCs w:val="24"/>
        </w:rPr>
      </w:pPr>
      <w:r w:rsidRPr="009C2B38">
        <w:rPr>
          <w:rFonts w:ascii="Times New Roman" w:eastAsia="Times New Roman" w:hAnsi="Times New Roman"/>
          <w:sz w:val="24"/>
          <w:szCs w:val="24"/>
        </w:rPr>
        <w:t>-</w:t>
      </w:r>
      <w:r w:rsidRPr="009C2B38">
        <w:rPr>
          <w:rFonts w:ascii="Times New Roman" w:eastAsia="Times New Roman" w:hAnsi="Times New Roman"/>
          <w:sz w:val="14"/>
          <w:szCs w:val="14"/>
        </w:rPr>
        <w:t>       </w:t>
      </w:r>
      <w:r w:rsidRPr="009C2B38">
        <w:rPr>
          <w:rFonts w:ascii="Times New Roman" w:eastAsia="Times New Roman" w:hAnsi="Times New Roman"/>
          <w:sz w:val="14"/>
        </w:rPr>
        <w:t> </w:t>
      </w:r>
      <w:r w:rsidRPr="009C2B38">
        <w:rPr>
          <w:rFonts w:ascii="Times New Roman" w:eastAsia="Times New Roman" w:hAnsi="Times New Roman"/>
          <w:sz w:val="24"/>
          <w:szCs w:val="24"/>
        </w:rPr>
        <w:t>carried away Barnabas (tried &amp; failed to be mediator between Saul &amp; Peter).</w:t>
      </w:r>
    </w:p>
    <w:p w14:paraId="01778D08"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626A0DC6"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Plural “</w:t>
      </w:r>
      <w:r w:rsidRPr="009C2B38">
        <w:rPr>
          <w:rFonts w:ascii="Times New Roman" w:eastAsia="Times New Roman" w:hAnsi="Times New Roman"/>
          <w:i/>
          <w:iCs/>
          <w:sz w:val="24"/>
          <w:szCs w:val="24"/>
        </w:rPr>
        <w:t>Christians</w:t>
      </w:r>
      <w:r w:rsidRPr="009C2B38">
        <w:rPr>
          <w:rFonts w:ascii="Times New Roman" w:eastAsia="Times New Roman" w:hAnsi="Times New Roman"/>
          <w:sz w:val="24"/>
          <w:szCs w:val="24"/>
        </w:rPr>
        <w:t>” are not “</w:t>
      </w:r>
      <w:r w:rsidRPr="009C2B38">
        <w:rPr>
          <w:rFonts w:ascii="Times New Roman" w:eastAsia="Times New Roman" w:hAnsi="Times New Roman"/>
          <w:i/>
          <w:iCs/>
          <w:sz w:val="24"/>
          <w:szCs w:val="24"/>
        </w:rPr>
        <w:t>Christian</w:t>
      </w:r>
      <w:r w:rsidRPr="009C2B38">
        <w:rPr>
          <w:rFonts w:ascii="Times New Roman" w:eastAsia="Times New Roman" w:hAnsi="Times New Roman"/>
          <w:sz w:val="24"/>
          <w:szCs w:val="24"/>
        </w:rPr>
        <w:t xml:space="preserve">”. If we be plural “Christians” it’s then like still having both false/true “Christs” arise. </w:t>
      </w:r>
      <w:proofErr w:type="gramStart"/>
      <w:r w:rsidRPr="009C2B38">
        <w:rPr>
          <w:rFonts w:ascii="Times New Roman" w:eastAsia="Times New Roman" w:hAnsi="Times New Roman"/>
          <w:sz w:val="24"/>
          <w:szCs w:val="24"/>
        </w:rPr>
        <w:t>So</w:t>
      </w:r>
      <w:proofErr w:type="gramEnd"/>
      <w:r w:rsidRPr="009C2B38">
        <w:rPr>
          <w:rFonts w:ascii="Times New Roman" w:eastAsia="Times New Roman" w:hAnsi="Times New Roman"/>
          <w:sz w:val="24"/>
          <w:szCs w:val="24"/>
        </w:rPr>
        <w:t xml:space="preserve"> let us have only one Christ arise, true Christ, and thereby be a true Christian of that Christ, which is “</w:t>
      </w:r>
      <w:r w:rsidRPr="009C2B38">
        <w:rPr>
          <w:rFonts w:ascii="Times New Roman" w:eastAsia="Times New Roman" w:hAnsi="Times New Roman"/>
          <w:i/>
          <w:iCs/>
          <w:sz w:val="24"/>
          <w:szCs w:val="24"/>
        </w:rPr>
        <w:t xml:space="preserve">through our Lord </w:t>
      </w:r>
      <w:proofErr w:type="spellStart"/>
      <w:r w:rsidRPr="009C2B38">
        <w:rPr>
          <w:rFonts w:ascii="Times New Roman" w:eastAsia="Times New Roman" w:hAnsi="Times New Roman"/>
          <w:i/>
          <w:iCs/>
          <w:sz w:val="24"/>
          <w:szCs w:val="24"/>
        </w:rPr>
        <w:t>Jesus→Christ</w:t>
      </w:r>
      <w:proofErr w:type="spellEnd"/>
      <w:r w:rsidRPr="009C2B38">
        <w:rPr>
          <w:rFonts w:ascii="Times New Roman" w:eastAsia="Times New Roman" w:hAnsi="Times New Roman"/>
          <w:sz w:val="24"/>
          <w:szCs w:val="24"/>
        </w:rPr>
        <w:t>”.</w:t>
      </w:r>
    </w:p>
    <w:p w14:paraId="199F42AB"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0DCD61FB"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gramStart"/>
      <w:r w:rsidRPr="009C2B38">
        <w:rPr>
          <w:rFonts w:ascii="Times New Roman" w:eastAsia="Times New Roman" w:hAnsi="Times New Roman"/>
          <w:sz w:val="24"/>
          <w:szCs w:val="24"/>
        </w:rPr>
        <w:t>That being said, only</w:t>
      </w:r>
      <w:proofErr w:type="gramEnd"/>
      <w:r w:rsidRPr="009C2B38">
        <w:rPr>
          <w:rFonts w:ascii="Times New Roman" w:eastAsia="Times New Roman" w:hAnsi="Times New Roman"/>
          <w:sz w:val="24"/>
          <w:szCs w:val="24"/>
        </w:rPr>
        <w:t xml:space="preserve"> for information sake, let’s notice how many so-called “Christians” flock unto Roman Catholic and Protestant “churches” weekly, as if to get a weekly fix of (f-law) </w:t>
      </w:r>
      <w:r w:rsidRPr="009C2B38">
        <w:rPr>
          <w:rFonts w:ascii="Times New Roman" w:eastAsia="Times New Roman" w:hAnsi="Times New Roman"/>
          <w:sz w:val="24"/>
          <w:szCs w:val="24"/>
        </w:rPr>
        <w:lastRenderedPageBreak/>
        <w:t>righteousness, peace, and joy in the Holy Ghost; erroneously assuming it’s (grace) righteousness, peace, and joy in the Holy Spirit, due to versions changing Ghost to Spirit.</w:t>
      </w:r>
    </w:p>
    <w:p w14:paraId="1B349514"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4B47F143"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Many go to charismatic churches twice weekly to get a double portion of this (law) joy, like Elisha wanted a </w:t>
      </w:r>
      <w:proofErr w:type="gramStart"/>
      <w:r w:rsidRPr="009C2B38">
        <w:rPr>
          <w:rFonts w:ascii="Times New Roman" w:eastAsia="Times New Roman" w:hAnsi="Times New Roman"/>
          <w:sz w:val="24"/>
          <w:szCs w:val="24"/>
        </w:rPr>
        <w:t>double  portion</w:t>
      </w:r>
      <w:proofErr w:type="gramEnd"/>
      <w:r w:rsidRPr="009C2B38">
        <w:rPr>
          <w:rFonts w:ascii="Times New Roman" w:eastAsia="Times New Roman" w:hAnsi="Times New Roman"/>
          <w:sz w:val="24"/>
          <w:szCs w:val="24"/>
        </w:rPr>
        <w:t xml:space="preserve"> of what Elijah had. The term law </w:t>
      </w:r>
      <w:proofErr w:type="spellStart"/>
      <w:r w:rsidRPr="009C2B38">
        <w:rPr>
          <w:rFonts w:ascii="Times New Roman" w:eastAsia="Times New Roman" w:hAnsi="Times New Roman"/>
          <w:sz w:val="24"/>
          <w:szCs w:val="24"/>
        </w:rPr>
        <w:t>law</w:t>
      </w:r>
      <w:proofErr w:type="spellEnd"/>
      <w:r w:rsidRPr="009C2B38">
        <w:rPr>
          <w:rFonts w:ascii="Times New Roman" w:eastAsia="Times New Roman" w:hAnsi="Times New Roman"/>
          <w:sz w:val="24"/>
          <w:szCs w:val="24"/>
        </w:rPr>
        <w:t xml:space="preserve"> comes to mind; For Elijah was a violent law prophet. John the Baptist was </w:t>
      </w:r>
      <w:proofErr w:type="spellStart"/>
      <w:r w:rsidRPr="009C2B38">
        <w:rPr>
          <w:rFonts w:ascii="Times New Roman" w:eastAsia="Times New Roman" w:hAnsi="Times New Roman"/>
          <w:sz w:val="24"/>
          <w:szCs w:val="24"/>
        </w:rPr>
        <w:t>AsIf</w:t>
      </w:r>
      <w:proofErr w:type="spellEnd"/>
      <w:r w:rsidRPr="009C2B38">
        <w:rPr>
          <w:rFonts w:ascii="Times New Roman" w:eastAsia="Times New Roman" w:hAnsi="Times New Roman"/>
          <w:sz w:val="24"/>
          <w:szCs w:val="24"/>
        </w:rPr>
        <w:t xml:space="preserve"> a 2nd coming of Elijah, who spoke of “wrath to come”, instead of grace, mercy, peace has no wrath to come.   </w:t>
      </w:r>
    </w:p>
    <w:p w14:paraId="21FF7EBE"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61AE0BF9"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Joy: dictionary synonyms and antonyms:</w:t>
      </w:r>
    </w:p>
    <w:p w14:paraId="6D0E3E33"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Joy Synonyms: rapture, delight, comfort, cheer, merry, gladness, paradise, rejoice, etc.</w:t>
      </w:r>
    </w:p>
    <w:p w14:paraId="56751633"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Joy Antonyms: sorrow, discouragement, mourning, woe, misery, weep, etc.</w:t>
      </w:r>
    </w:p>
    <w:p w14:paraId="64E17D1D"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3989B287"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Looking through over 60 NT mentions of “joy” first mention in Matthew 2:10 is of magi rejoicing with exceeding “great joy” (of great, greater, greatest), allegorically as if exceeding Law joy (of Law, </w:t>
      </w:r>
      <w:proofErr w:type="spellStart"/>
      <w:r w:rsidRPr="009C2B38">
        <w:rPr>
          <w:rFonts w:ascii="Times New Roman" w:eastAsia="Times New Roman" w:hAnsi="Times New Roman"/>
          <w:sz w:val="24"/>
          <w:szCs w:val="24"/>
        </w:rPr>
        <w:t>BetterLaw</w:t>
      </w:r>
      <w:proofErr w:type="spellEnd"/>
      <w:r w:rsidRPr="009C2B38">
        <w:rPr>
          <w:rFonts w:ascii="Times New Roman" w:eastAsia="Times New Roman" w:hAnsi="Times New Roman"/>
          <w:sz w:val="24"/>
          <w:szCs w:val="24"/>
        </w:rPr>
        <w:t xml:space="preserve">, Grace). Then last mention of joy in Jude 1:24 speaks of “exceeding joy” about being kept from </w:t>
      </w:r>
      <w:r w:rsidRPr="009C2B38">
        <w:rPr>
          <w:rFonts w:ascii="Times New Roman" w:eastAsia="Times New Roman" w:hAnsi="Times New Roman"/>
          <w:sz w:val="24"/>
          <w:szCs w:val="24"/>
        </w:rPr>
        <w:lastRenderedPageBreak/>
        <w:t xml:space="preserve">falling and presented faultless, as if Grace joy (of Law, </w:t>
      </w:r>
      <w:proofErr w:type="spellStart"/>
      <w:r w:rsidRPr="009C2B38">
        <w:rPr>
          <w:rFonts w:ascii="Times New Roman" w:eastAsia="Times New Roman" w:hAnsi="Times New Roman"/>
          <w:sz w:val="24"/>
          <w:szCs w:val="24"/>
        </w:rPr>
        <w:t>BetterLaw</w:t>
      </w:r>
      <w:proofErr w:type="spellEnd"/>
      <w:r w:rsidRPr="009C2B38">
        <w:rPr>
          <w:rFonts w:ascii="Times New Roman" w:eastAsia="Times New Roman" w:hAnsi="Times New Roman"/>
          <w:sz w:val="24"/>
          <w:szCs w:val="24"/>
        </w:rPr>
        <w:t>, Grace). Last “exceeding joy” = ‘</w:t>
      </w:r>
      <w:proofErr w:type="spellStart"/>
      <w:r w:rsidRPr="009C2B38">
        <w:rPr>
          <w:rFonts w:ascii="Times New Roman" w:eastAsia="Times New Roman" w:hAnsi="Times New Roman"/>
          <w:sz w:val="24"/>
          <w:szCs w:val="24"/>
        </w:rPr>
        <w:t>agalliasis</w:t>
      </w:r>
      <w:proofErr w:type="spellEnd"/>
      <w:r w:rsidRPr="009C2B38">
        <w:rPr>
          <w:rFonts w:ascii="Times New Roman" w:eastAsia="Times New Roman" w:hAnsi="Times New Roman"/>
          <w:sz w:val="24"/>
          <w:szCs w:val="24"/>
        </w:rPr>
        <w:t>’, not ‘</w:t>
      </w:r>
      <w:proofErr w:type="spellStart"/>
      <w:r w:rsidRPr="009C2B38">
        <w:rPr>
          <w:rFonts w:ascii="Times New Roman" w:eastAsia="Times New Roman" w:hAnsi="Times New Roman"/>
          <w:sz w:val="24"/>
          <w:szCs w:val="24"/>
        </w:rPr>
        <w:t>chara</w:t>
      </w:r>
      <w:proofErr w:type="spellEnd"/>
      <w:r w:rsidRPr="009C2B38">
        <w:rPr>
          <w:rFonts w:ascii="Times New Roman" w:eastAsia="Times New Roman" w:hAnsi="Times New Roman"/>
          <w:sz w:val="24"/>
          <w:szCs w:val="24"/>
        </w:rPr>
        <w:t>’.</w:t>
      </w:r>
    </w:p>
    <w:p w14:paraId="7292BB95"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02333B78"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gramStart"/>
      <w:r w:rsidRPr="009C2B38">
        <w:rPr>
          <w:rFonts w:ascii="Times New Roman" w:eastAsia="Times New Roman" w:hAnsi="Times New Roman"/>
          <w:sz w:val="24"/>
          <w:szCs w:val="24"/>
        </w:rPr>
        <w:t>So</w:t>
      </w:r>
      <w:proofErr w:type="gramEnd"/>
      <w:r w:rsidRPr="009C2B38">
        <w:rPr>
          <w:rFonts w:ascii="Times New Roman" w:eastAsia="Times New Roman" w:hAnsi="Times New Roman"/>
          <w:sz w:val="24"/>
          <w:szCs w:val="24"/>
        </w:rPr>
        <w:t xml:space="preserve"> when looking at the kinds of joy, it’s like there’s 3:</w:t>
      </w:r>
    </w:p>
    <w:p w14:paraId="027D1349"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good joy = ‘</w:t>
      </w:r>
      <w:proofErr w:type="spellStart"/>
      <w:r w:rsidRPr="009C2B38">
        <w:rPr>
          <w:rFonts w:ascii="Times New Roman" w:eastAsia="Times New Roman" w:hAnsi="Times New Roman"/>
          <w:sz w:val="24"/>
          <w:szCs w:val="24"/>
        </w:rPr>
        <w:t>chara</w:t>
      </w:r>
      <w:proofErr w:type="spellEnd"/>
      <w:r w:rsidRPr="009C2B38">
        <w:rPr>
          <w:rFonts w:ascii="Times New Roman" w:eastAsia="Times New Roman" w:hAnsi="Times New Roman"/>
          <w:sz w:val="24"/>
          <w:szCs w:val="24"/>
        </w:rPr>
        <w:t>’, better joy = ‘</w:t>
      </w:r>
      <w:proofErr w:type="spellStart"/>
      <w:r w:rsidRPr="009C2B38">
        <w:rPr>
          <w:rFonts w:ascii="Times New Roman" w:eastAsia="Times New Roman" w:hAnsi="Times New Roman"/>
          <w:sz w:val="24"/>
          <w:szCs w:val="24"/>
        </w:rPr>
        <w:t>chara</w:t>
      </w:r>
      <w:proofErr w:type="spellEnd"/>
      <w:r w:rsidRPr="009C2B38">
        <w:rPr>
          <w:rFonts w:ascii="Times New Roman" w:eastAsia="Times New Roman" w:hAnsi="Times New Roman"/>
          <w:sz w:val="24"/>
          <w:szCs w:val="24"/>
        </w:rPr>
        <w:t>’, best joy = ‘</w:t>
      </w:r>
      <w:proofErr w:type="spellStart"/>
      <w:r w:rsidRPr="009C2B38">
        <w:rPr>
          <w:rFonts w:ascii="Times New Roman" w:eastAsia="Times New Roman" w:hAnsi="Times New Roman"/>
          <w:sz w:val="24"/>
          <w:szCs w:val="24"/>
        </w:rPr>
        <w:t>agalliasis</w:t>
      </w:r>
      <w:proofErr w:type="spellEnd"/>
      <w:r w:rsidRPr="009C2B38">
        <w:rPr>
          <w:rFonts w:ascii="Times New Roman" w:eastAsia="Times New Roman" w:hAnsi="Times New Roman"/>
          <w:sz w:val="24"/>
          <w:szCs w:val="24"/>
        </w:rPr>
        <w:t>’.</w:t>
      </w:r>
    </w:p>
    <w:p w14:paraId="13597CD7"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6B16F9BF"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Joy, as fruit of the Spirit, is still ‘</w:t>
      </w:r>
      <w:proofErr w:type="spellStart"/>
      <w:r w:rsidRPr="009C2B38">
        <w:rPr>
          <w:rFonts w:ascii="Times New Roman" w:eastAsia="Times New Roman" w:hAnsi="Times New Roman"/>
          <w:sz w:val="24"/>
          <w:szCs w:val="24"/>
        </w:rPr>
        <w:t>chara</w:t>
      </w:r>
      <w:proofErr w:type="spellEnd"/>
      <w:r w:rsidRPr="009C2B38">
        <w:rPr>
          <w:rFonts w:ascii="Times New Roman" w:eastAsia="Times New Roman" w:hAnsi="Times New Roman"/>
          <w:sz w:val="24"/>
          <w:szCs w:val="24"/>
        </w:rPr>
        <w:t>’, yet better ‘</w:t>
      </w:r>
      <w:proofErr w:type="spellStart"/>
      <w:r w:rsidRPr="009C2B38">
        <w:rPr>
          <w:rFonts w:ascii="Times New Roman" w:eastAsia="Times New Roman" w:hAnsi="Times New Roman"/>
          <w:sz w:val="24"/>
          <w:szCs w:val="24"/>
        </w:rPr>
        <w:t>chara</w:t>
      </w:r>
      <w:proofErr w:type="spellEnd"/>
      <w:r w:rsidRPr="009C2B38">
        <w:rPr>
          <w:rFonts w:ascii="Times New Roman" w:eastAsia="Times New Roman" w:hAnsi="Times New Roman"/>
          <w:sz w:val="24"/>
          <w:szCs w:val="24"/>
        </w:rPr>
        <w:t>’ than ‘</w:t>
      </w:r>
      <w:proofErr w:type="spellStart"/>
      <w:r w:rsidRPr="009C2B38">
        <w:rPr>
          <w:rFonts w:ascii="Times New Roman" w:eastAsia="Times New Roman" w:hAnsi="Times New Roman"/>
          <w:sz w:val="24"/>
          <w:szCs w:val="24"/>
        </w:rPr>
        <w:t>chara</w:t>
      </w:r>
      <w:proofErr w:type="spellEnd"/>
      <w:r w:rsidRPr="009C2B38">
        <w:rPr>
          <w:rFonts w:ascii="Times New Roman" w:eastAsia="Times New Roman" w:hAnsi="Times New Roman"/>
          <w:sz w:val="24"/>
          <w:szCs w:val="24"/>
        </w:rPr>
        <w:t>’ of the Holy Ghost.</w:t>
      </w:r>
    </w:p>
    <w:p w14:paraId="6B780F10"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77E6B831"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Exceeding joy in Jude 1:24 is to get us through Revelation which has no mention of joy.</w:t>
      </w:r>
    </w:p>
    <w:p w14:paraId="693538D8"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39D298DA"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For in Romans 12:2 there are notably three aspects to the will of God we are to prove: Good, and Acceptable, and Perfect. Yet in 1Timothy 2:3 there’s still only mention of two: good and acceptable. Son in 1Timothy 2:4 it notes God our </w:t>
      </w:r>
      <w:proofErr w:type="spellStart"/>
      <w:r w:rsidRPr="009C2B38">
        <w:rPr>
          <w:rFonts w:ascii="Times New Roman" w:eastAsia="Times New Roman" w:hAnsi="Times New Roman"/>
          <w:sz w:val="24"/>
          <w:szCs w:val="24"/>
        </w:rPr>
        <w:t>Saviour</w:t>
      </w:r>
      <w:proofErr w:type="spellEnd"/>
      <w:r w:rsidRPr="009C2B38">
        <w:rPr>
          <w:rFonts w:ascii="Times New Roman" w:eastAsia="Times New Roman" w:hAnsi="Times New Roman"/>
          <w:sz w:val="24"/>
          <w:szCs w:val="24"/>
        </w:rPr>
        <w:t xml:space="preserve"> will have all men both saved and </w:t>
      </w:r>
      <w:proofErr w:type="spellStart"/>
      <w:r w:rsidRPr="009C2B38">
        <w:rPr>
          <w:rFonts w:ascii="Times New Roman" w:eastAsia="Times New Roman" w:hAnsi="Times New Roman"/>
          <w:sz w:val="24"/>
          <w:szCs w:val="24"/>
        </w:rPr>
        <w:t>truthed</w:t>
      </w:r>
      <w:proofErr w:type="spellEnd"/>
      <w:r w:rsidRPr="009C2B38">
        <w:rPr>
          <w:rFonts w:ascii="Times New Roman" w:eastAsia="Times New Roman" w:hAnsi="Times New Roman"/>
          <w:sz w:val="24"/>
          <w:szCs w:val="24"/>
        </w:rPr>
        <w:t>: not only fully saved but also fully aware what from. So then, if only good and acceptable, it’s like still being only 2/3 = 0.666, not yet 3/3 = 1.000. Hence the aspect of go on unto perfection in Hebrews 6, and by leaving 6 things therein.</w:t>
      </w:r>
    </w:p>
    <w:p w14:paraId="5F3EA9A0"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01FE5571"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gramStart"/>
      <w:r w:rsidRPr="009C2B38">
        <w:rPr>
          <w:rFonts w:ascii="Times New Roman" w:eastAsia="Times New Roman" w:hAnsi="Times New Roman"/>
          <w:sz w:val="24"/>
          <w:szCs w:val="24"/>
        </w:rPr>
        <w:lastRenderedPageBreak/>
        <w:t>So</w:t>
      </w:r>
      <w:proofErr w:type="gramEnd"/>
      <w:r w:rsidRPr="009C2B38">
        <w:rPr>
          <w:rFonts w:ascii="Times New Roman" w:eastAsia="Times New Roman" w:hAnsi="Times New Roman"/>
          <w:sz w:val="24"/>
          <w:szCs w:val="24"/>
        </w:rPr>
        <w:t xml:space="preserve"> it reasons our Walk in the Spirit will help us with awareness, to not only find, but also apply biblical upgrades along the way, to have our salvation fully assured with full awareness. For if only “almost” persuaded to be a Christian: Acts 26, or if only “almost” purged: Hebrews 9, it’s still as if a short fall from total persuasion and total purging.</w:t>
      </w:r>
    </w:p>
    <w:p w14:paraId="15207C43"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1A4BD044"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There’s no mention of “joy” in the book of Revelation, and perhaps because there’s no mention of “mercy” in the book of Revelation: Where Grace and peace are offered from him who is, WAS, and is to come. ERR: True God’s grace always is, never was; So this peace offered from a WAS in Rev 1:4 notably gets taken away in Rev 6:4. Then no joy until we </w:t>
      </w:r>
      <w:proofErr w:type="spellStart"/>
      <w:r w:rsidRPr="009C2B38">
        <w:rPr>
          <w:rFonts w:ascii="Times New Roman" w:eastAsia="Times New Roman" w:hAnsi="Times New Roman"/>
          <w:sz w:val="24"/>
          <w:szCs w:val="24"/>
        </w:rPr>
        <w:t>ENDure</w:t>
      </w:r>
      <w:proofErr w:type="spellEnd"/>
      <w:r w:rsidRPr="009C2B38">
        <w:rPr>
          <w:rFonts w:ascii="Times New Roman" w:eastAsia="Times New Roman" w:hAnsi="Times New Roman"/>
          <w:sz w:val="24"/>
          <w:szCs w:val="24"/>
        </w:rPr>
        <w:t xml:space="preserve"> all the way thru such a Johnny </w:t>
      </w:r>
      <w:proofErr w:type="spellStart"/>
      <w:r w:rsidRPr="009C2B38">
        <w:rPr>
          <w:rFonts w:ascii="Times New Roman" w:eastAsia="Times New Roman" w:hAnsi="Times New Roman"/>
          <w:sz w:val="24"/>
          <w:szCs w:val="24"/>
        </w:rPr>
        <w:t>LAW←Law</w:t>
      </w:r>
      <w:proofErr w:type="spellEnd"/>
      <w:r w:rsidRPr="009C2B38">
        <w:rPr>
          <w:rFonts w:ascii="Times New Roman" w:eastAsia="Times New Roman" w:hAnsi="Times New Roman"/>
          <w:sz w:val="24"/>
          <w:szCs w:val="24"/>
        </w:rPr>
        <w:t xml:space="preserve"> portrayal of an apocalyptic scenario unto </w:t>
      </w:r>
      <w:proofErr w:type="spellStart"/>
      <w:r w:rsidRPr="009C2B38">
        <w:rPr>
          <w:rFonts w:ascii="Times New Roman" w:eastAsia="Times New Roman" w:hAnsi="Times New Roman"/>
          <w:sz w:val="24"/>
          <w:szCs w:val="24"/>
        </w:rPr>
        <w:t>TheEnd</w:t>
      </w:r>
      <w:proofErr w:type="spellEnd"/>
      <w:r w:rsidRPr="009C2B38">
        <w:rPr>
          <w:rFonts w:ascii="Times New Roman" w:eastAsia="Times New Roman" w:hAnsi="Times New Roman"/>
          <w:sz w:val="24"/>
          <w:szCs w:val="24"/>
        </w:rPr>
        <w:t>, where it’s noted the grace of our Lord JC [be/is] WITH you all.</w:t>
      </w:r>
    </w:p>
    <w:p w14:paraId="6981747A"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265E59DE"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Yet how shall we endure thru such a </w:t>
      </w:r>
      <w:proofErr w:type="spellStart"/>
      <w:r w:rsidRPr="009C2B38">
        <w:rPr>
          <w:rFonts w:ascii="Times New Roman" w:eastAsia="Times New Roman" w:hAnsi="Times New Roman"/>
          <w:sz w:val="24"/>
          <w:szCs w:val="24"/>
        </w:rPr>
        <w:t>KillJoy</w:t>
      </w:r>
      <w:proofErr w:type="spellEnd"/>
      <w:r w:rsidRPr="009C2B38">
        <w:rPr>
          <w:rFonts w:ascii="Times New Roman" w:eastAsia="Times New Roman" w:hAnsi="Times New Roman"/>
          <w:sz w:val="24"/>
          <w:szCs w:val="24"/>
        </w:rPr>
        <w:t xml:space="preserve"> apocalyptic scenario as Revelation’s black Sabbath if we try to do it in love that can wax cold, or in f-law joy of the Holy Ghost?</w:t>
      </w:r>
    </w:p>
    <w:p w14:paraId="0CAA628F"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7F93B14E"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lastRenderedPageBreak/>
        <w:t xml:space="preserve">Speaking of </w:t>
      </w:r>
      <w:proofErr w:type="spellStart"/>
      <w:r w:rsidRPr="009C2B38">
        <w:rPr>
          <w:rFonts w:ascii="Times New Roman" w:eastAsia="Times New Roman" w:hAnsi="Times New Roman"/>
          <w:sz w:val="24"/>
          <w:szCs w:val="24"/>
        </w:rPr>
        <w:t>KillJoy</w:t>
      </w:r>
      <w:proofErr w:type="spellEnd"/>
      <w:r w:rsidRPr="009C2B38">
        <w:rPr>
          <w:rFonts w:ascii="Times New Roman" w:eastAsia="Times New Roman" w:hAnsi="Times New Roman"/>
          <w:sz w:val="24"/>
          <w:szCs w:val="24"/>
        </w:rPr>
        <w:t xml:space="preserve">, it’s interesting how I/we, joint writers of these words on paper, got </w:t>
      </w:r>
      <w:proofErr w:type="spellStart"/>
      <w:r w:rsidRPr="009C2B38">
        <w:rPr>
          <w:rFonts w:ascii="Times New Roman" w:eastAsia="Times New Roman" w:hAnsi="Times New Roman"/>
          <w:sz w:val="24"/>
          <w:szCs w:val="24"/>
        </w:rPr>
        <w:t>BOMBarded</w:t>
      </w:r>
      <w:proofErr w:type="spellEnd"/>
      <w:r w:rsidRPr="009C2B38">
        <w:rPr>
          <w:rFonts w:ascii="Times New Roman" w:eastAsia="Times New Roman" w:hAnsi="Times New Roman"/>
          <w:sz w:val="24"/>
          <w:szCs w:val="24"/>
        </w:rPr>
        <w:t xml:space="preserve"> by </w:t>
      </w:r>
      <w:proofErr w:type="spellStart"/>
      <w:r w:rsidRPr="009C2B38">
        <w:rPr>
          <w:rFonts w:ascii="Times New Roman" w:eastAsia="Times New Roman" w:hAnsi="Times New Roman"/>
          <w:sz w:val="24"/>
          <w:szCs w:val="24"/>
        </w:rPr>
        <w:t>KillJoy</w:t>
      </w:r>
      <w:proofErr w:type="spellEnd"/>
      <w:r w:rsidRPr="009C2B38">
        <w:rPr>
          <w:rFonts w:ascii="Times New Roman" w:eastAsia="Times New Roman" w:hAnsi="Times New Roman"/>
          <w:sz w:val="24"/>
          <w:szCs w:val="24"/>
        </w:rPr>
        <w:t xml:space="preserve"> posts on </w:t>
      </w:r>
      <w:proofErr w:type="spellStart"/>
      <w:r w:rsidRPr="009C2B38">
        <w:rPr>
          <w:rFonts w:ascii="Times New Roman" w:eastAsia="Times New Roman" w:hAnsi="Times New Roman"/>
          <w:sz w:val="24"/>
          <w:szCs w:val="24"/>
        </w:rPr>
        <w:t>FaceBook</w:t>
      </w:r>
      <w:proofErr w:type="spellEnd"/>
      <w:r w:rsidRPr="009C2B38">
        <w:rPr>
          <w:rFonts w:ascii="Times New Roman" w:eastAsia="Times New Roman" w:hAnsi="Times New Roman"/>
          <w:sz w:val="24"/>
          <w:szCs w:val="24"/>
        </w:rPr>
        <w:t xml:space="preserve"> and emails when beginning to write about Joy. There was such a flood of worriers, even by so-called Christians, concerning September 2015 Events: Jade Helm… </w:t>
      </w:r>
      <w:proofErr w:type="spellStart"/>
      <w:r w:rsidRPr="009C2B38">
        <w:rPr>
          <w:rFonts w:ascii="Times New Roman" w:eastAsia="Times New Roman" w:hAnsi="Times New Roman"/>
          <w:sz w:val="24"/>
          <w:szCs w:val="24"/>
        </w:rPr>
        <w:t>Cern</w:t>
      </w:r>
      <w:proofErr w:type="spellEnd"/>
      <w:r w:rsidRPr="009C2B38">
        <w:rPr>
          <w:rFonts w:ascii="Times New Roman" w:eastAsia="Times New Roman" w:hAnsi="Times New Roman"/>
          <w:sz w:val="24"/>
          <w:szCs w:val="24"/>
        </w:rPr>
        <w:t>… 4</w:t>
      </w:r>
      <w:r w:rsidRPr="009C2B38">
        <w:rPr>
          <w:rFonts w:ascii="Times New Roman" w:eastAsia="Times New Roman" w:hAnsi="Times New Roman"/>
          <w:sz w:val="24"/>
          <w:szCs w:val="24"/>
          <w:vertAlign w:val="superscript"/>
        </w:rPr>
        <w:t>th</w:t>
      </w:r>
      <w:r w:rsidRPr="009C2B38">
        <w:rPr>
          <w:rFonts w:ascii="Times New Roman" w:eastAsia="Times New Roman" w:hAnsi="Times New Roman"/>
          <w:sz w:val="24"/>
          <w:szCs w:val="24"/>
        </w:rPr>
        <w:t> </w:t>
      </w:r>
      <w:proofErr w:type="spellStart"/>
      <w:r w:rsidRPr="009C2B38">
        <w:rPr>
          <w:rFonts w:ascii="Times New Roman" w:eastAsia="Times New Roman" w:hAnsi="Times New Roman"/>
          <w:sz w:val="24"/>
          <w:szCs w:val="24"/>
        </w:rPr>
        <w:t>BloodMoonTriad</w:t>
      </w:r>
      <w:proofErr w:type="spellEnd"/>
      <w:r w:rsidRPr="009C2B38">
        <w:rPr>
          <w:rFonts w:ascii="Times New Roman" w:eastAsia="Times New Roman" w:hAnsi="Times New Roman"/>
          <w:sz w:val="24"/>
          <w:szCs w:val="24"/>
        </w:rPr>
        <w:t>… 7</w:t>
      </w:r>
      <w:r w:rsidRPr="009C2B38">
        <w:rPr>
          <w:rFonts w:ascii="Times New Roman" w:eastAsia="Times New Roman" w:hAnsi="Times New Roman"/>
          <w:sz w:val="24"/>
          <w:szCs w:val="24"/>
          <w:vertAlign w:val="superscript"/>
        </w:rPr>
        <w:t>th</w:t>
      </w:r>
      <w:r w:rsidRPr="009C2B38">
        <w:rPr>
          <w:rFonts w:ascii="Times New Roman" w:eastAsia="Times New Roman" w:hAnsi="Times New Roman"/>
          <w:sz w:val="24"/>
          <w:szCs w:val="24"/>
        </w:rPr>
        <w:t xml:space="preserve"> Jubilee … </w:t>
      </w:r>
      <w:proofErr w:type="spellStart"/>
      <w:r w:rsidRPr="009C2B38">
        <w:rPr>
          <w:rFonts w:ascii="Times New Roman" w:eastAsia="Times New Roman" w:hAnsi="Times New Roman"/>
          <w:sz w:val="24"/>
          <w:szCs w:val="24"/>
        </w:rPr>
        <w:t>MeccaDisasters</w:t>
      </w:r>
      <w:proofErr w:type="spellEnd"/>
      <w:r w:rsidRPr="009C2B38">
        <w:rPr>
          <w:rFonts w:ascii="Times New Roman" w:eastAsia="Times New Roman" w:hAnsi="Times New Roman"/>
          <w:sz w:val="24"/>
          <w:szCs w:val="24"/>
        </w:rPr>
        <w:t xml:space="preserve">… War on Terror… Pope visits to USA Congress, UN Assembly, </w:t>
      </w:r>
      <w:proofErr w:type="spellStart"/>
      <w:r w:rsidRPr="009C2B38">
        <w:rPr>
          <w:rFonts w:ascii="Times New Roman" w:eastAsia="Times New Roman" w:hAnsi="Times New Roman"/>
          <w:sz w:val="24"/>
          <w:szCs w:val="24"/>
        </w:rPr>
        <w:t>LightFestival</w:t>
      </w:r>
      <w:proofErr w:type="spellEnd"/>
      <w:r w:rsidRPr="009C2B38">
        <w:rPr>
          <w:rFonts w:ascii="Times New Roman" w:eastAsia="Times New Roman" w:hAnsi="Times New Roman"/>
          <w:sz w:val="24"/>
          <w:szCs w:val="24"/>
        </w:rPr>
        <w:t xml:space="preserve"> in </w:t>
      </w:r>
      <w:proofErr w:type="spellStart"/>
      <w:r w:rsidRPr="009C2B38">
        <w:rPr>
          <w:rFonts w:ascii="Times New Roman" w:eastAsia="Times New Roman" w:hAnsi="Times New Roman"/>
          <w:sz w:val="24"/>
          <w:szCs w:val="24"/>
        </w:rPr>
        <w:t>Philidelphia</w:t>
      </w:r>
      <w:proofErr w:type="spellEnd"/>
      <w:r w:rsidRPr="009C2B38">
        <w:rPr>
          <w:rFonts w:ascii="Times New Roman" w:eastAsia="Times New Roman" w:hAnsi="Times New Roman"/>
          <w:sz w:val="24"/>
          <w:szCs w:val="24"/>
        </w:rPr>
        <w:t xml:space="preserve">, </w:t>
      </w:r>
      <w:proofErr w:type="spellStart"/>
      <w:r w:rsidRPr="009C2B38">
        <w:rPr>
          <w:rFonts w:ascii="Times New Roman" w:eastAsia="Times New Roman" w:hAnsi="Times New Roman"/>
          <w:sz w:val="24"/>
          <w:szCs w:val="24"/>
        </w:rPr>
        <w:t>etc</w:t>
      </w:r>
      <w:proofErr w:type="spellEnd"/>
      <w:r w:rsidRPr="009C2B38">
        <w:rPr>
          <w:rFonts w:ascii="Times New Roman" w:eastAsia="Times New Roman" w:hAnsi="Times New Roman"/>
          <w:sz w:val="24"/>
          <w:szCs w:val="24"/>
        </w:rPr>
        <w:t xml:space="preserve">, that it began to manifest a </w:t>
      </w:r>
      <w:proofErr w:type="spellStart"/>
      <w:r w:rsidRPr="009C2B38">
        <w:rPr>
          <w:rFonts w:ascii="Times New Roman" w:eastAsia="Times New Roman" w:hAnsi="Times New Roman"/>
          <w:sz w:val="24"/>
          <w:szCs w:val="24"/>
        </w:rPr>
        <w:t>DarkMood</w:t>
      </w:r>
      <w:proofErr w:type="spellEnd"/>
      <w:r w:rsidRPr="009C2B38">
        <w:rPr>
          <w:rFonts w:ascii="Times New Roman" w:eastAsia="Times New Roman" w:hAnsi="Times New Roman"/>
          <w:sz w:val="24"/>
          <w:szCs w:val="24"/>
        </w:rPr>
        <w:t xml:space="preserve"> less than Joyful. I/we needed a </w:t>
      </w:r>
      <w:proofErr w:type="spellStart"/>
      <w:r w:rsidRPr="009C2B38">
        <w:rPr>
          <w:rFonts w:ascii="Times New Roman" w:eastAsia="Times New Roman" w:hAnsi="Times New Roman"/>
          <w:sz w:val="24"/>
          <w:szCs w:val="24"/>
        </w:rPr>
        <w:t>TimeOut</w:t>
      </w:r>
      <w:proofErr w:type="spellEnd"/>
      <w:r w:rsidRPr="009C2B38">
        <w:rPr>
          <w:rFonts w:ascii="Times New Roman" w:eastAsia="Times New Roman" w:hAnsi="Times New Roman"/>
          <w:sz w:val="24"/>
          <w:szCs w:val="24"/>
        </w:rPr>
        <w:t>, to reflect, and all seemed to go thru various adventures.</w:t>
      </w:r>
    </w:p>
    <w:p w14:paraId="600607BA"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6263574A"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Thereby we learned more about Joy to write about, aka that when our Joy is upgraded, then it can withstand being </w:t>
      </w:r>
      <w:proofErr w:type="spellStart"/>
      <w:r w:rsidRPr="009C2B38">
        <w:rPr>
          <w:rFonts w:ascii="Times New Roman" w:eastAsia="Times New Roman" w:hAnsi="Times New Roman"/>
          <w:sz w:val="24"/>
          <w:szCs w:val="24"/>
        </w:rPr>
        <w:t>BOMBarded</w:t>
      </w:r>
      <w:proofErr w:type="spellEnd"/>
      <w:r w:rsidRPr="009C2B38">
        <w:rPr>
          <w:rFonts w:ascii="Times New Roman" w:eastAsia="Times New Roman" w:hAnsi="Times New Roman"/>
          <w:sz w:val="24"/>
          <w:szCs w:val="24"/>
        </w:rPr>
        <w:t xml:space="preserve"> with </w:t>
      </w:r>
      <w:proofErr w:type="spellStart"/>
      <w:r w:rsidRPr="009C2B38">
        <w:rPr>
          <w:rFonts w:ascii="Times New Roman" w:eastAsia="Times New Roman" w:hAnsi="Times New Roman"/>
          <w:sz w:val="24"/>
          <w:szCs w:val="24"/>
        </w:rPr>
        <w:t>KillJoy</w:t>
      </w:r>
      <w:proofErr w:type="spellEnd"/>
      <w:r w:rsidRPr="009C2B38">
        <w:rPr>
          <w:rFonts w:ascii="Times New Roman" w:eastAsia="Times New Roman" w:hAnsi="Times New Roman"/>
          <w:sz w:val="24"/>
          <w:szCs w:val="24"/>
        </w:rPr>
        <w:t xml:space="preserve"> talk of those still expecting an apocalyptic Jesus rather than a perfected Jesus, especially now it’s now the Third Day.  </w:t>
      </w:r>
    </w:p>
    <w:p w14:paraId="1818A13B"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03EE04C4"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For Jesus, in Luke 13:32, noted he was not (yet) perfected, but would be the Third Day. Yet not the third day following his crucifixion, for even when resurrected he still upbraided, which when studied out is not (yet) perfected love, which we already learned. So now that it’s the allegoric Third Day of AD, beyond </w:t>
      </w:r>
      <w:r w:rsidRPr="009C2B38">
        <w:rPr>
          <w:rFonts w:ascii="Times New Roman" w:eastAsia="Times New Roman" w:hAnsi="Times New Roman"/>
          <w:sz w:val="24"/>
          <w:szCs w:val="24"/>
        </w:rPr>
        <w:lastRenderedPageBreak/>
        <w:t xml:space="preserve">two </w:t>
      </w:r>
      <w:proofErr w:type="spellStart"/>
      <w:r w:rsidRPr="009C2B38">
        <w:rPr>
          <w:rFonts w:ascii="Times New Roman" w:eastAsia="Times New Roman" w:hAnsi="Times New Roman"/>
          <w:sz w:val="24"/>
          <w:szCs w:val="24"/>
        </w:rPr>
        <w:t>LastDays</w:t>
      </w:r>
      <w:proofErr w:type="spellEnd"/>
      <w:r w:rsidRPr="009C2B38">
        <w:rPr>
          <w:rFonts w:ascii="Times New Roman" w:eastAsia="Times New Roman" w:hAnsi="Times New Roman"/>
          <w:sz w:val="24"/>
          <w:szCs w:val="24"/>
        </w:rPr>
        <w:t xml:space="preserve"> having two Y2ks, we should be expecting a perfected Jesus to raise up our joy by raising up our awareness.</w:t>
      </w:r>
    </w:p>
    <w:p w14:paraId="5D398CBF"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03D96869"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An allegoric biblical time line, using 2Peter 3:8’s one day is </w:t>
      </w:r>
      <w:proofErr w:type="spellStart"/>
      <w:r w:rsidRPr="009C2B38">
        <w:rPr>
          <w:rFonts w:ascii="Times New Roman" w:eastAsia="Times New Roman" w:hAnsi="Times New Roman"/>
          <w:sz w:val="24"/>
          <w:szCs w:val="24"/>
        </w:rPr>
        <w:t>AsIf</w:t>
      </w:r>
      <w:proofErr w:type="spellEnd"/>
      <w:r w:rsidRPr="009C2B38">
        <w:rPr>
          <w:rFonts w:ascii="Times New Roman" w:eastAsia="Times New Roman" w:hAnsi="Times New Roman"/>
          <w:sz w:val="24"/>
          <w:szCs w:val="24"/>
        </w:rPr>
        <w:t xml:space="preserve"> 1000 </w:t>
      </w:r>
      <w:proofErr w:type="spellStart"/>
      <w:r w:rsidRPr="009C2B38">
        <w:rPr>
          <w:rFonts w:ascii="Times New Roman" w:eastAsia="Times New Roman" w:hAnsi="Times New Roman"/>
          <w:sz w:val="24"/>
          <w:szCs w:val="24"/>
        </w:rPr>
        <w:t>yrs</w:t>
      </w:r>
      <w:proofErr w:type="spellEnd"/>
      <w:r w:rsidRPr="009C2B38">
        <w:rPr>
          <w:rFonts w:ascii="Times New Roman" w:eastAsia="Times New Roman" w:hAnsi="Times New Roman"/>
          <w:sz w:val="24"/>
          <w:szCs w:val="24"/>
        </w:rPr>
        <w:t xml:space="preserve">, and a 1000 </w:t>
      </w:r>
      <w:proofErr w:type="spellStart"/>
      <w:r w:rsidRPr="009C2B38">
        <w:rPr>
          <w:rFonts w:ascii="Times New Roman" w:eastAsia="Times New Roman" w:hAnsi="Times New Roman"/>
          <w:sz w:val="24"/>
          <w:szCs w:val="24"/>
        </w:rPr>
        <w:t>yrs</w:t>
      </w:r>
      <w:proofErr w:type="spellEnd"/>
      <w:r w:rsidRPr="009C2B38">
        <w:rPr>
          <w:rFonts w:ascii="Times New Roman" w:eastAsia="Times New Roman" w:hAnsi="Times New Roman"/>
          <w:sz w:val="24"/>
          <w:szCs w:val="24"/>
        </w:rPr>
        <w:t xml:space="preserve"> </w:t>
      </w:r>
      <w:proofErr w:type="spellStart"/>
      <w:r w:rsidRPr="009C2B38">
        <w:rPr>
          <w:rFonts w:ascii="Times New Roman" w:eastAsia="Times New Roman" w:hAnsi="Times New Roman"/>
          <w:sz w:val="24"/>
          <w:szCs w:val="24"/>
        </w:rPr>
        <w:t>AsIf</w:t>
      </w:r>
      <w:proofErr w:type="spellEnd"/>
      <w:r w:rsidRPr="009C2B38">
        <w:rPr>
          <w:rFonts w:ascii="Times New Roman" w:eastAsia="Times New Roman" w:hAnsi="Times New Roman"/>
          <w:sz w:val="24"/>
          <w:szCs w:val="24"/>
        </w:rPr>
        <w:t xml:space="preserve"> one day, plus Paul’s Heb 1:1,2 mention of </w:t>
      </w:r>
      <w:proofErr w:type="spellStart"/>
      <w:r w:rsidRPr="009C2B38">
        <w:rPr>
          <w:rFonts w:ascii="Times New Roman" w:eastAsia="Times New Roman" w:hAnsi="Times New Roman"/>
          <w:sz w:val="24"/>
          <w:szCs w:val="24"/>
        </w:rPr>
        <w:t>TimePast</w:t>
      </w:r>
      <w:proofErr w:type="spellEnd"/>
      <w:r w:rsidRPr="009C2B38">
        <w:rPr>
          <w:rFonts w:ascii="Times New Roman" w:eastAsia="Times New Roman" w:hAnsi="Times New Roman"/>
          <w:sz w:val="24"/>
          <w:szCs w:val="24"/>
        </w:rPr>
        <w:t>←&amp;→</w:t>
      </w:r>
      <w:proofErr w:type="spellStart"/>
      <w:r w:rsidRPr="009C2B38">
        <w:rPr>
          <w:rFonts w:ascii="Times New Roman" w:eastAsia="Times New Roman" w:hAnsi="Times New Roman"/>
          <w:sz w:val="24"/>
          <w:szCs w:val="24"/>
        </w:rPr>
        <w:t>LastDays</w:t>
      </w:r>
      <w:proofErr w:type="spellEnd"/>
      <w:r w:rsidRPr="009C2B38">
        <w:rPr>
          <w:rFonts w:ascii="Times New Roman" w:eastAsia="Times New Roman" w:hAnsi="Times New Roman"/>
          <w:sz w:val="24"/>
          <w:szCs w:val="24"/>
        </w:rPr>
        <w:t>, suggests:</w:t>
      </w:r>
    </w:p>
    <w:p w14:paraId="468742A2"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4E142D6C"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w:t>
      </w:r>
      <w:proofErr w:type="spellStart"/>
      <w:r w:rsidRPr="009C2B38">
        <w:rPr>
          <w:rFonts w:ascii="Times New Roman" w:eastAsia="Times New Roman" w:hAnsi="Times New Roman"/>
          <w:sz w:val="24"/>
          <w:szCs w:val="24"/>
        </w:rPr>
        <w:t>TimePast←PluralGod</w:t>
      </w:r>
      <w:proofErr w:type="spellEnd"/>
      <w:r w:rsidRPr="009C2B38">
        <w:rPr>
          <w:rFonts w:ascii="Times New Roman" w:eastAsia="Times New Roman" w:hAnsi="Times New Roman"/>
          <w:sz w:val="24"/>
          <w:szCs w:val="24"/>
        </w:rPr>
        <w:t xml:space="preserve"> </w:t>
      </w:r>
      <w:proofErr w:type="spellStart"/>
      <w:r w:rsidRPr="009C2B38">
        <w:rPr>
          <w:rFonts w:ascii="Times New Roman" w:eastAsia="Times New Roman" w:hAnsi="Times New Roman"/>
          <w:sz w:val="24"/>
          <w:szCs w:val="24"/>
        </w:rPr>
        <w:t>spake</w:t>
      </w:r>
      <w:proofErr w:type="spellEnd"/>
      <w:r w:rsidRPr="009C2B38">
        <w:rPr>
          <w:rFonts w:ascii="Times New Roman" w:eastAsia="Times New Roman" w:hAnsi="Times New Roman"/>
          <w:sz w:val="24"/>
          <w:szCs w:val="24"/>
        </w:rPr>
        <w:t>/spoke Law/</w:t>
      </w:r>
      <w:proofErr w:type="spellStart"/>
      <w:r w:rsidRPr="009C2B38">
        <w:rPr>
          <w:rFonts w:ascii="Times New Roman" w:eastAsia="Times New Roman" w:hAnsi="Times New Roman"/>
          <w:sz w:val="24"/>
          <w:szCs w:val="24"/>
        </w:rPr>
        <w:t>BetterLaw→LastDays</w:t>
      </w:r>
      <w:proofErr w:type="spellEnd"/>
      <w:r w:rsidRPr="009C2B38">
        <w:rPr>
          <w:rFonts w:ascii="Times New Roman" w:eastAsia="Times New Roman" w:hAnsi="Times New Roman"/>
          <w:sz w:val="24"/>
          <w:szCs w:val="24"/>
        </w:rPr>
        <w:t>…Y2</w:t>
      </w:r>
      <w:proofErr w:type="gramStart"/>
      <w:r w:rsidRPr="009C2B38">
        <w:rPr>
          <w:rFonts w:ascii="Times New Roman" w:eastAsia="Times New Roman" w:hAnsi="Times New Roman"/>
          <w:sz w:val="24"/>
          <w:szCs w:val="24"/>
        </w:rPr>
        <w:t>Ks)→</w:t>
      </w:r>
      <w:proofErr w:type="gramEnd"/>
      <w:r w:rsidRPr="009C2B38">
        <w:rPr>
          <w:rFonts w:ascii="Times New Roman" w:eastAsia="Times New Roman" w:hAnsi="Times New Roman"/>
          <w:sz w:val="24"/>
          <w:szCs w:val="24"/>
        </w:rPr>
        <w:t xml:space="preserve"> </w:t>
      </w:r>
      <w:proofErr w:type="spellStart"/>
      <w:r w:rsidRPr="009C2B38">
        <w:rPr>
          <w:rFonts w:ascii="Times New Roman" w:eastAsia="Times New Roman" w:hAnsi="Times New Roman"/>
          <w:sz w:val="24"/>
          <w:szCs w:val="24"/>
        </w:rPr>
        <w:t>ThirdDay</w:t>
      </w:r>
      <w:proofErr w:type="spellEnd"/>
    </w:p>
    <w:p w14:paraId="771F69A3"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0B249784"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It’s perhaps like (</w:t>
      </w:r>
      <w:proofErr w:type="spellStart"/>
      <w:r w:rsidRPr="009C2B38">
        <w:rPr>
          <w:rFonts w:ascii="Times New Roman" w:eastAsia="Times New Roman" w:hAnsi="Times New Roman"/>
          <w:sz w:val="24"/>
          <w:szCs w:val="24"/>
        </w:rPr>
        <w:t>GoodJoy</w:t>
      </w:r>
      <w:proofErr w:type="spellEnd"/>
      <w:r w:rsidRPr="009C2B38">
        <w:rPr>
          <w:rFonts w:ascii="Times New Roman" w:eastAsia="Times New Roman" w:hAnsi="Times New Roman"/>
          <w:sz w:val="24"/>
          <w:szCs w:val="24"/>
        </w:rPr>
        <w:t>←&amp;→</w:t>
      </w:r>
      <w:proofErr w:type="spellStart"/>
      <w:proofErr w:type="gramStart"/>
      <w:r w:rsidRPr="009C2B38">
        <w:rPr>
          <w:rFonts w:ascii="Times New Roman" w:eastAsia="Times New Roman" w:hAnsi="Times New Roman"/>
          <w:sz w:val="24"/>
          <w:szCs w:val="24"/>
        </w:rPr>
        <w:t>BetterJoy</w:t>
      </w:r>
      <w:proofErr w:type="spellEnd"/>
      <w:r w:rsidRPr="009C2B38">
        <w:rPr>
          <w:rFonts w:ascii="Times New Roman" w:eastAsia="Times New Roman" w:hAnsi="Times New Roman"/>
          <w:sz w:val="24"/>
          <w:szCs w:val="24"/>
        </w:rPr>
        <w:t>)→</w:t>
      </w:r>
      <w:proofErr w:type="gramEnd"/>
      <w:r w:rsidRPr="009C2B38">
        <w:rPr>
          <w:rFonts w:ascii="Times New Roman" w:eastAsia="Times New Roman" w:hAnsi="Times New Roman"/>
          <w:sz w:val="24"/>
          <w:szCs w:val="24"/>
        </w:rPr>
        <w:t>ALSO goes on unto ↑</w:t>
      </w:r>
      <w:proofErr w:type="spellStart"/>
      <w:r w:rsidRPr="009C2B38">
        <w:rPr>
          <w:rFonts w:ascii="Times New Roman" w:eastAsia="Times New Roman" w:hAnsi="Times New Roman"/>
          <w:sz w:val="24"/>
          <w:szCs w:val="24"/>
        </w:rPr>
        <w:t>BestJoy</w:t>
      </w:r>
      <w:proofErr w:type="spellEnd"/>
      <w:r w:rsidRPr="009C2B38">
        <w:rPr>
          <w:rFonts w:ascii="Times New Roman" w:eastAsia="Times New Roman" w:hAnsi="Times New Roman"/>
          <w:sz w:val="24"/>
          <w:szCs w:val="24"/>
        </w:rPr>
        <w:t>↑ = 3</w:t>
      </w:r>
      <w:r w:rsidRPr="009C2B38">
        <w:rPr>
          <w:rFonts w:ascii="Times New Roman" w:eastAsia="Times New Roman" w:hAnsi="Times New Roman"/>
          <w:sz w:val="24"/>
          <w:szCs w:val="24"/>
          <w:vertAlign w:val="superscript"/>
        </w:rPr>
        <w:t>rd</w:t>
      </w:r>
      <w:r w:rsidRPr="009C2B38">
        <w:rPr>
          <w:rFonts w:ascii="Times New Roman" w:eastAsia="Times New Roman" w:hAnsi="Times New Roman"/>
          <w:sz w:val="24"/>
          <w:szCs w:val="24"/>
        </w:rPr>
        <w:t>of 3.  </w:t>
      </w:r>
    </w:p>
    <w:p w14:paraId="15D55BD4"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35308253"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For </w:t>
      </w:r>
      <w:proofErr w:type="spellStart"/>
      <w:r w:rsidRPr="009C2B38">
        <w:rPr>
          <w:rFonts w:ascii="Times New Roman" w:eastAsia="Times New Roman" w:hAnsi="Times New Roman"/>
          <w:sz w:val="24"/>
          <w:szCs w:val="24"/>
        </w:rPr>
        <w:t>BetterJoy</w:t>
      </w:r>
      <w:proofErr w:type="spellEnd"/>
      <w:r w:rsidRPr="009C2B38">
        <w:rPr>
          <w:rFonts w:ascii="Times New Roman" w:eastAsia="Times New Roman" w:hAnsi="Times New Roman"/>
          <w:sz w:val="24"/>
          <w:szCs w:val="24"/>
        </w:rPr>
        <w:t xml:space="preserve"> can be had in </w:t>
      </w:r>
      <w:proofErr w:type="spellStart"/>
      <w:r w:rsidRPr="009C2B38">
        <w:rPr>
          <w:rFonts w:ascii="Times New Roman" w:eastAsia="Times New Roman" w:hAnsi="Times New Roman"/>
          <w:sz w:val="24"/>
          <w:szCs w:val="24"/>
        </w:rPr>
        <w:t>BetterLaw</w:t>
      </w:r>
      <w:proofErr w:type="spellEnd"/>
      <w:r w:rsidRPr="009C2B38">
        <w:rPr>
          <w:rFonts w:ascii="Times New Roman" w:eastAsia="Times New Roman" w:hAnsi="Times New Roman"/>
          <w:sz w:val="24"/>
          <w:szCs w:val="24"/>
        </w:rPr>
        <w:t xml:space="preserve"> mode, which even speaks of Grace, but as we’ll see there may also be two kinds of Grace, and </w:t>
      </w:r>
      <w:proofErr w:type="spellStart"/>
      <w:r w:rsidRPr="009C2B38">
        <w:rPr>
          <w:rFonts w:ascii="Times New Roman" w:eastAsia="Times New Roman" w:hAnsi="Times New Roman"/>
          <w:sz w:val="24"/>
          <w:szCs w:val="24"/>
        </w:rPr>
        <w:t>BestJoy</w:t>
      </w:r>
      <w:proofErr w:type="spellEnd"/>
      <w:r w:rsidRPr="009C2B38">
        <w:rPr>
          <w:rFonts w:ascii="Times New Roman" w:eastAsia="Times New Roman" w:hAnsi="Times New Roman"/>
          <w:sz w:val="24"/>
          <w:szCs w:val="24"/>
        </w:rPr>
        <w:t xml:space="preserve"> is when we ALSO find </w:t>
      </w:r>
      <w:proofErr w:type="spellStart"/>
      <w:r w:rsidRPr="009C2B38">
        <w:rPr>
          <w:rFonts w:ascii="Times New Roman" w:eastAsia="Times New Roman" w:hAnsi="Times New Roman"/>
          <w:sz w:val="24"/>
          <w:szCs w:val="24"/>
        </w:rPr>
        <w:t>BestGrace</w:t>
      </w:r>
      <w:proofErr w:type="spellEnd"/>
      <w:r w:rsidRPr="009C2B38">
        <w:rPr>
          <w:rFonts w:ascii="Times New Roman" w:eastAsia="Times New Roman" w:hAnsi="Times New Roman"/>
          <w:sz w:val="24"/>
          <w:szCs w:val="24"/>
        </w:rPr>
        <w:t>.</w:t>
      </w:r>
    </w:p>
    <w:p w14:paraId="2104675F"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40FE6A59"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proofErr w:type="gramStart"/>
      <w:r w:rsidRPr="009C2B38">
        <w:rPr>
          <w:rFonts w:ascii="Times New Roman" w:eastAsia="Times New Roman" w:hAnsi="Times New Roman"/>
          <w:sz w:val="24"/>
          <w:szCs w:val="24"/>
        </w:rPr>
        <w:t>Pride &amp; Joy,</w:t>
      </w:r>
      <w:proofErr w:type="gramEnd"/>
      <w:r w:rsidRPr="009C2B38">
        <w:rPr>
          <w:rFonts w:ascii="Times New Roman" w:eastAsia="Times New Roman" w:hAnsi="Times New Roman"/>
          <w:sz w:val="24"/>
          <w:szCs w:val="24"/>
        </w:rPr>
        <w:t xml:space="preserve"> can be like joy in winning a Sports Contest, which can also become sadness by the same team when such lose/win duality results in a loss. </w:t>
      </w:r>
      <w:proofErr w:type="gramStart"/>
      <w:r w:rsidRPr="009C2B38">
        <w:rPr>
          <w:rFonts w:ascii="Times New Roman" w:eastAsia="Times New Roman" w:hAnsi="Times New Roman"/>
          <w:sz w:val="24"/>
          <w:szCs w:val="24"/>
        </w:rPr>
        <w:t>So</w:t>
      </w:r>
      <w:proofErr w:type="gramEnd"/>
      <w:r w:rsidRPr="009C2B38">
        <w:rPr>
          <w:rFonts w:ascii="Times New Roman" w:eastAsia="Times New Roman" w:hAnsi="Times New Roman"/>
          <w:sz w:val="24"/>
          <w:szCs w:val="24"/>
        </w:rPr>
        <w:t xml:space="preserve"> our goal is to get above and beyond all sorts of contesting duality, even verbal sides wars called debates.</w:t>
      </w:r>
    </w:p>
    <w:p w14:paraId="7B42B311"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lastRenderedPageBreak/>
        <w:t> </w:t>
      </w:r>
    </w:p>
    <w:p w14:paraId="48DC921B"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Tears of Joy can feel good; But our goal is to get beyond all fears of years having tears.</w:t>
      </w:r>
    </w:p>
    <w:p w14:paraId="50DDE442"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6B8A98A2"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As for plowing thru over 60 mentions of New Testament “joy” we’ll let readers do such.</w:t>
      </w:r>
    </w:p>
    <w:p w14:paraId="3F0E64D4"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263EFB19"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For </w:t>
      </w:r>
      <w:proofErr w:type="gramStart"/>
      <w:r w:rsidRPr="009C2B38">
        <w:rPr>
          <w:rFonts w:ascii="Times New Roman" w:eastAsia="Times New Roman" w:hAnsi="Times New Roman"/>
          <w:sz w:val="24"/>
          <w:szCs w:val="24"/>
        </w:rPr>
        <w:t>now</w:t>
      </w:r>
      <w:proofErr w:type="gramEnd"/>
      <w:r w:rsidRPr="009C2B38">
        <w:rPr>
          <w:rFonts w:ascii="Times New Roman" w:eastAsia="Times New Roman" w:hAnsi="Times New Roman"/>
          <w:sz w:val="24"/>
          <w:szCs w:val="24"/>
        </w:rPr>
        <w:t xml:space="preserve"> let’s notice how synonyms of joy can become antonyms of joy in f-law verses:</w:t>
      </w:r>
    </w:p>
    <w:p w14:paraId="5933BF01"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313369CC"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Luke 6:25 KJV: (2</w:t>
      </w:r>
      <w:r w:rsidRPr="009C2B38">
        <w:rPr>
          <w:rFonts w:ascii="Times New Roman" w:eastAsia="Times New Roman" w:hAnsi="Times New Roman"/>
          <w:sz w:val="24"/>
          <w:szCs w:val="24"/>
          <w:vertAlign w:val="superscript"/>
        </w:rPr>
        <w:t>nd</w:t>
      </w:r>
      <w:r w:rsidRPr="009C2B38">
        <w:rPr>
          <w:rFonts w:ascii="Times New Roman" w:eastAsia="Times New Roman" w:hAnsi="Times New Roman"/>
          <w:sz w:val="24"/>
          <w:szCs w:val="24"/>
        </w:rPr>
        <w:t> &amp; 3</w:t>
      </w:r>
      <w:r w:rsidRPr="009C2B38">
        <w:rPr>
          <w:rFonts w:ascii="Times New Roman" w:eastAsia="Times New Roman" w:hAnsi="Times New Roman"/>
          <w:sz w:val="24"/>
          <w:szCs w:val="24"/>
          <w:vertAlign w:val="superscript"/>
        </w:rPr>
        <w:t>rd</w:t>
      </w:r>
      <w:r w:rsidRPr="009C2B38">
        <w:rPr>
          <w:rFonts w:ascii="Times New Roman" w:eastAsia="Times New Roman" w:hAnsi="Times New Roman"/>
          <w:sz w:val="24"/>
          <w:szCs w:val="24"/>
        </w:rPr>
        <w:t> woes of 4 woes in Lk 6:24-26):</w:t>
      </w:r>
    </w:p>
    <w:p w14:paraId="1C6E882F"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Woe unto you that are full! for ye shall hunger.</w:t>
      </w:r>
    </w:p>
    <w:p w14:paraId="576B3B14"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Woe unto you that laugh now! for ye shall mourn and weep.</w:t>
      </w:r>
    </w:p>
    <w:p w14:paraId="47C65D76"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 xml:space="preserve">(note: seems </w:t>
      </w:r>
      <w:proofErr w:type="spellStart"/>
      <w:r w:rsidRPr="009C2B38">
        <w:rPr>
          <w:rFonts w:ascii="Times New Roman" w:eastAsia="Times New Roman" w:hAnsi="Times New Roman"/>
          <w:color w:val="000000"/>
          <w:sz w:val="24"/>
          <w:szCs w:val="24"/>
          <w:shd w:val="clear" w:color="auto" w:fill="FFFFFF"/>
        </w:rPr>
        <w:t>HolyGhost</w:t>
      </w:r>
      <w:proofErr w:type="spellEnd"/>
      <w:r w:rsidRPr="009C2B38">
        <w:rPr>
          <w:rFonts w:ascii="Times New Roman" w:eastAsia="Times New Roman" w:hAnsi="Times New Roman"/>
          <w:color w:val="000000"/>
          <w:sz w:val="24"/>
          <w:szCs w:val="24"/>
          <w:shd w:val="clear" w:color="auto" w:fill="FFFFFF"/>
        </w:rPr>
        <w:t xml:space="preserve"> laughter can turn to mourn &amp; weep after)</w:t>
      </w:r>
    </w:p>
    <w:p w14:paraId="1FFC40A0"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 </w:t>
      </w:r>
    </w:p>
    <w:p w14:paraId="2B47FBEA"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James 4:9 KJV</w:t>
      </w:r>
      <w:proofErr w:type="gramStart"/>
      <w:r w:rsidRPr="009C2B38">
        <w:rPr>
          <w:rFonts w:ascii="Times New Roman" w:eastAsia="Times New Roman" w:hAnsi="Times New Roman"/>
          <w:color w:val="000000"/>
          <w:sz w:val="24"/>
          <w:szCs w:val="24"/>
          <w:shd w:val="clear" w:color="auto" w:fill="FFFFFF"/>
        </w:rPr>
        <w:t>:</w:t>
      </w:r>
      <w:r w:rsidRPr="009C2B38">
        <w:rPr>
          <w:rFonts w:ascii="Times New Roman" w:eastAsia="Times New Roman" w:hAnsi="Times New Roman"/>
          <w:color w:val="000000"/>
          <w:sz w:val="24"/>
          <w:szCs w:val="24"/>
        </w:rPr>
        <w:t> </w:t>
      </w:r>
      <w:r w:rsidRPr="009C2B38">
        <w:rPr>
          <w:rFonts w:ascii="Times New Roman" w:eastAsia="Times New Roman" w:hAnsi="Times New Roman"/>
          <w:sz w:val="24"/>
          <w:szCs w:val="24"/>
        </w:rPr>
        <w:t> (</w:t>
      </w:r>
      <w:proofErr w:type="gramEnd"/>
      <w:r w:rsidRPr="009C2B38">
        <w:rPr>
          <w:rFonts w:ascii="Times New Roman" w:eastAsia="Times New Roman" w:hAnsi="Times New Roman"/>
          <w:sz w:val="24"/>
          <w:szCs w:val="24"/>
        </w:rPr>
        <w:t>forewarned ↑result↓ of still being double minded):</w:t>
      </w:r>
    </w:p>
    <w:p w14:paraId="039805EC"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r w:rsidRPr="009C2B38">
        <w:rPr>
          <w:rFonts w:ascii="Times New Roman" w:eastAsia="Times New Roman" w:hAnsi="Times New Roman"/>
          <w:color w:val="000000"/>
          <w:sz w:val="24"/>
          <w:szCs w:val="24"/>
          <w:shd w:val="clear" w:color="auto" w:fill="FFFFFF"/>
        </w:rPr>
        <w:t>let your laughter be turned to mourning, and [your] joy to heaviness.</w:t>
      </w:r>
    </w:p>
    <w:p w14:paraId="7A27CDE7"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(note: seems double minded: both good and evil: can begin good and end evil)</w:t>
      </w:r>
    </w:p>
    <w:p w14:paraId="64130656"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lastRenderedPageBreak/>
        <w:t> </w:t>
      </w:r>
    </w:p>
    <w:p w14:paraId="48E6EEFA"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Revelation 1:7 KJV: (apocalypse mentality can result in </w:t>
      </w:r>
      <w:proofErr w:type="spellStart"/>
      <w:r w:rsidRPr="009C2B38">
        <w:rPr>
          <w:rFonts w:ascii="Times New Roman" w:eastAsia="Times New Roman" w:hAnsi="Times New Roman"/>
          <w:sz w:val="24"/>
          <w:szCs w:val="24"/>
        </w:rPr>
        <w:t>ww</w:t>
      </w:r>
      <w:proofErr w:type="spellEnd"/>
      <w:r w:rsidRPr="009C2B38">
        <w:rPr>
          <w:rFonts w:ascii="Times New Roman" w:eastAsia="Times New Roman" w:hAnsi="Times New Roman"/>
          <w:sz w:val="24"/>
          <w:szCs w:val="24"/>
        </w:rPr>
        <w:t xml:space="preserve"> wail, not rejoice):</w:t>
      </w:r>
    </w:p>
    <w:p w14:paraId="5E6ACF93"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Behold, he cometh with clouds; and every eye shall see him, and they [also] which pierced him: and all kindreds of the earth shall wail because of him. Even so, Amen.</w:t>
      </w:r>
    </w:p>
    <w:p w14:paraId="42AA23AD"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 xml:space="preserve">(note: seems if one like Son of man came, result would be </w:t>
      </w:r>
      <w:proofErr w:type="spellStart"/>
      <w:r w:rsidRPr="009C2B38">
        <w:rPr>
          <w:rFonts w:ascii="Times New Roman" w:eastAsia="Times New Roman" w:hAnsi="Times New Roman"/>
          <w:color w:val="000000"/>
          <w:sz w:val="24"/>
          <w:szCs w:val="24"/>
          <w:shd w:val="clear" w:color="auto" w:fill="FFFFFF"/>
        </w:rPr>
        <w:t>ww</w:t>
      </w:r>
      <w:proofErr w:type="spellEnd"/>
      <w:r w:rsidRPr="009C2B38">
        <w:rPr>
          <w:rFonts w:ascii="Times New Roman" w:eastAsia="Times New Roman" w:hAnsi="Times New Roman"/>
          <w:color w:val="000000"/>
          <w:sz w:val="24"/>
          <w:szCs w:val="24"/>
          <w:shd w:val="clear" w:color="auto" w:fill="FFFFFF"/>
        </w:rPr>
        <w:t xml:space="preserve"> wail, not rejoice)</w:t>
      </w:r>
    </w:p>
    <w:p w14:paraId="1427858F"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color w:val="000000"/>
          <w:sz w:val="24"/>
          <w:szCs w:val="24"/>
          <w:shd w:val="clear" w:color="auto" w:fill="FFFFFF"/>
        </w:rPr>
        <w:t> </w:t>
      </w:r>
    </w:p>
    <w:p w14:paraId="4B3B6D08"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Seems we need the better ‘</w:t>
      </w:r>
      <w:proofErr w:type="spellStart"/>
      <w:r w:rsidRPr="009C2B38">
        <w:rPr>
          <w:rFonts w:ascii="Times New Roman" w:eastAsia="Times New Roman" w:hAnsi="Times New Roman"/>
          <w:sz w:val="24"/>
          <w:szCs w:val="24"/>
        </w:rPr>
        <w:t>chara</w:t>
      </w:r>
      <w:proofErr w:type="spellEnd"/>
      <w:r w:rsidRPr="009C2B38">
        <w:rPr>
          <w:rFonts w:ascii="Times New Roman" w:eastAsia="Times New Roman" w:hAnsi="Times New Roman"/>
          <w:sz w:val="24"/>
          <w:szCs w:val="24"/>
        </w:rPr>
        <w:t>’ joy upgrade to get past laughter being turned to mourning, and joy to heaviness; Then also another joy upgrade from better ‘</w:t>
      </w:r>
      <w:proofErr w:type="spellStart"/>
      <w:r w:rsidRPr="009C2B38">
        <w:rPr>
          <w:rFonts w:ascii="Times New Roman" w:eastAsia="Times New Roman" w:hAnsi="Times New Roman"/>
          <w:sz w:val="24"/>
          <w:szCs w:val="24"/>
        </w:rPr>
        <w:t>chara</w:t>
      </w:r>
      <w:proofErr w:type="spellEnd"/>
      <w:r w:rsidRPr="009C2B38">
        <w:rPr>
          <w:rFonts w:ascii="Times New Roman" w:eastAsia="Times New Roman" w:hAnsi="Times New Roman"/>
          <w:sz w:val="24"/>
          <w:szCs w:val="24"/>
        </w:rPr>
        <w:t>’ to ‘</w:t>
      </w:r>
      <w:proofErr w:type="spellStart"/>
      <w:r w:rsidRPr="009C2B38">
        <w:rPr>
          <w:rFonts w:ascii="Times New Roman" w:eastAsia="Times New Roman" w:hAnsi="Times New Roman"/>
          <w:sz w:val="24"/>
          <w:szCs w:val="24"/>
        </w:rPr>
        <w:t>agalliasis</w:t>
      </w:r>
      <w:proofErr w:type="spellEnd"/>
      <w:r w:rsidRPr="009C2B38">
        <w:rPr>
          <w:rFonts w:ascii="Times New Roman" w:eastAsia="Times New Roman" w:hAnsi="Times New Roman"/>
          <w:sz w:val="24"/>
          <w:szCs w:val="24"/>
        </w:rPr>
        <w:t>’ to get thru Revelation prophecy having no mention of mercy nor joy…</w:t>
      </w:r>
    </w:p>
    <w:p w14:paraId="41D29A95"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w:t>
      </w:r>
    </w:p>
    <w:p w14:paraId="47811554"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 xml:space="preserve">…in a similar manner </w:t>
      </w:r>
      <w:proofErr w:type="spellStart"/>
      <w:r w:rsidRPr="009C2B38">
        <w:rPr>
          <w:rFonts w:ascii="Times New Roman" w:eastAsia="Times New Roman" w:hAnsi="Times New Roman"/>
          <w:sz w:val="24"/>
          <w:szCs w:val="24"/>
        </w:rPr>
        <w:t>ThreeBestWishes</w:t>
      </w:r>
      <w:proofErr w:type="spellEnd"/>
      <w:r w:rsidRPr="009C2B38">
        <w:rPr>
          <w:rFonts w:ascii="Times New Roman" w:eastAsia="Times New Roman" w:hAnsi="Times New Roman"/>
          <w:sz w:val="24"/>
          <w:szCs w:val="24"/>
        </w:rPr>
        <w:t xml:space="preserve"> of Apostle Paul’s greeting unto Bishop Timothy:</w:t>
      </w:r>
    </w:p>
    <w:p w14:paraId="3E1C1121"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Grace, mercy, and peace, from God, our Father, and Jesus Christ our Lord~1Timothy 1:2;</w:t>
      </w:r>
    </w:p>
    <w:p w14:paraId="55CA021E" w14:textId="77777777" w:rsidR="009C2B38" w:rsidRPr="009C2B38" w:rsidRDefault="009C2B38" w:rsidP="009C2B38">
      <w:pPr>
        <w:shd w:val="clear" w:color="auto" w:fill="FFFFFF"/>
        <w:spacing w:after="0" w:line="240" w:lineRule="auto"/>
        <w:jc w:val="both"/>
        <w:rPr>
          <w:rFonts w:ascii="Times New Roman" w:eastAsia="Times New Roman" w:hAnsi="Times New Roman"/>
          <w:sz w:val="24"/>
          <w:szCs w:val="24"/>
        </w:rPr>
      </w:pPr>
      <w:r w:rsidRPr="009C2B38">
        <w:rPr>
          <w:rFonts w:ascii="Times New Roman" w:eastAsia="Times New Roman" w:hAnsi="Times New Roman"/>
          <w:sz w:val="24"/>
          <w:szCs w:val="24"/>
        </w:rPr>
        <w:t>Helped Timothy recover from his dark mood and be set at (higher) “liberty” = ‘</w:t>
      </w:r>
      <w:proofErr w:type="spellStart"/>
      <w:r w:rsidRPr="009C2B38">
        <w:rPr>
          <w:rFonts w:ascii="Times New Roman" w:eastAsia="Times New Roman" w:hAnsi="Times New Roman"/>
          <w:sz w:val="24"/>
          <w:szCs w:val="24"/>
        </w:rPr>
        <w:t>apoluo</w:t>
      </w:r>
      <w:proofErr w:type="spellEnd"/>
      <w:r w:rsidRPr="009C2B38">
        <w:rPr>
          <w:rFonts w:ascii="Times New Roman" w:eastAsia="Times New Roman" w:hAnsi="Times New Roman"/>
          <w:sz w:val="24"/>
          <w:szCs w:val="24"/>
        </w:rPr>
        <w:t>’.</w:t>
      </w:r>
    </w:p>
    <w:p w14:paraId="41C01EA7" w14:textId="77777777" w:rsidR="00673E96" w:rsidRPr="00673E96" w:rsidRDefault="00474642">
      <w:pPr>
        <w:pStyle w:val="Heading1"/>
        <w:rPr>
          <w:ins w:id="320" w:author="José Antonio Garcíarivas" w:date="2017-12-19T12:14:00Z"/>
        </w:rPr>
        <w:pPrChange w:id="321" w:author="José Antonio Garcíarivas" w:date="2017-12-19T12:17:00Z">
          <w:pPr>
            <w:shd w:val="clear" w:color="auto" w:fill="FFFFFF"/>
            <w:spacing w:after="0" w:line="240" w:lineRule="auto"/>
            <w:jc w:val="both"/>
          </w:pPr>
        </w:pPrChange>
      </w:pPr>
      <w:r>
        <w:br w:type="page"/>
      </w:r>
      <w:ins w:id="322" w:author="José Antonio Garcíarivas" w:date="2017-12-19T12:14:00Z">
        <w:r w:rsidR="00673E96" w:rsidRPr="00913FB9">
          <w:rPr>
            <w:highlight w:val="yellow"/>
            <w:rPrChange w:id="323" w:author="José Antonio Garcíarivas" w:date="2018-12-19T17:23:00Z">
              <w:rPr>
                <w:b/>
                <w:bCs/>
              </w:rPr>
            </w:rPrChange>
          </w:rPr>
          <w:lastRenderedPageBreak/>
          <w:t>Chapter 4</w:t>
        </w:r>
      </w:ins>
    </w:p>
    <w:p w14:paraId="0264B9C6" w14:textId="77777777" w:rsidR="00673E96" w:rsidRPr="00673E96" w:rsidRDefault="00673E96" w:rsidP="00673E96">
      <w:pPr>
        <w:shd w:val="clear" w:color="auto" w:fill="FFFFFF"/>
        <w:spacing w:after="0" w:line="240" w:lineRule="auto"/>
        <w:jc w:val="both"/>
        <w:rPr>
          <w:ins w:id="324" w:author="José Antonio Garcíarivas" w:date="2017-12-19T12:14:00Z"/>
          <w:rFonts w:ascii="Times New Roman" w:hAnsi="Times New Roman"/>
          <w:color w:val="222222"/>
          <w:sz w:val="24"/>
        </w:rPr>
      </w:pPr>
      <w:ins w:id="325" w:author="José Antonio Garcíarivas" w:date="2017-12-19T12:14:00Z">
        <w:r w:rsidRPr="00673E96">
          <w:rPr>
            <w:rFonts w:ascii="Times New Roman" w:hAnsi="Times New Roman"/>
            <w:b/>
            <w:bCs/>
            <w:color w:val="222222"/>
            <w:sz w:val="24"/>
          </w:rPr>
          <w:t> </w:t>
        </w:r>
      </w:ins>
    </w:p>
    <w:p w14:paraId="6D3790E2" w14:textId="77777777" w:rsidR="00673E96" w:rsidRPr="00673E96" w:rsidRDefault="00673E96" w:rsidP="00673E96">
      <w:pPr>
        <w:shd w:val="clear" w:color="auto" w:fill="FFFFFF"/>
        <w:spacing w:after="0" w:line="240" w:lineRule="auto"/>
        <w:jc w:val="both"/>
        <w:rPr>
          <w:ins w:id="326" w:author="José Antonio Garcíarivas" w:date="2017-12-19T12:14:00Z"/>
          <w:rFonts w:ascii="Times New Roman" w:hAnsi="Times New Roman"/>
          <w:color w:val="222222"/>
          <w:sz w:val="24"/>
        </w:rPr>
      </w:pPr>
      <w:ins w:id="327" w:author="José Antonio Garcíarivas" w:date="2017-12-19T12:14:00Z">
        <w:r w:rsidRPr="00673E96">
          <w:rPr>
            <w:rFonts w:ascii="Times New Roman" w:hAnsi="Times New Roman"/>
            <w:b/>
            <w:bCs/>
            <w:color w:val="222222"/>
            <w:sz w:val="24"/>
          </w:rPr>
          <w:t>Peace: 3</w:t>
        </w:r>
        <w:r w:rsidRPr="00673E96">
          <w:rPr>
            <w:rFonts w:ascii="Times New Roman" w:hAnsi="Times New Roman"/>
            <w:b/>
            <w:bCs/>
            <w:color w:val="222222"/>
            <w:sz w:val="24"/>
            <w:vertAlign w:val="superscript"/>
          </w:rPr>
          <w:t>rd</w:t>
        </w:r>
        <w:r w:rsidRPr="00673E96">
          <w:rPr>
            <w:rFonts w:ascii="Times New Roman" w:hAnsi="Times New Roman"/>
            <w:b/>
            <w:bCs/>
            <w:color w:val="222222"/>
            <w:sz w:val="24"/>
          </w:rPr>
          <w:t> Fruit of the Spirit</w:t>
        </w:r>
      </w:ins>
    </w:p>
    <w:p w14:paraId="07BE118A" w14:textId="77777777" w:rsidR="00673E96" w:rsidRPr="00673E96" w:rsidRDefault="00673E96" w:rsidP="00673E96">
      <w:pPr>
        <w:shd w:val="clear" w:color="auto" w:fill="FFFFFF"/>
        <w:spacing w:after="0" w:line="240" w:lineRule="auto"/>
        <w:jc w:val="both"/>
        <w:rPr>
          <w:ins w:id="328" w:author="José Antonio Garcíarivas" w:date="2017-12-19T12:14:00Z"/>
          <w:rFonts w:ascii="Times New Roman" w:hAnsi="Times New Roman"/>
          <w:color w:val="222222"/>
          <w:sz w:val="24"/>
        </w:rPr>
      </w:pPr>
      <w:ins w:id="329" w:author="José Antonio Garcíarivas" w:date="2017-12-19T12:14:00Z">
        <w:r w:rsidRPr="00673E96">
          <w:rPr>
            <w:rFonts w:ascii="Times New Roman" w:hAnsi="Times New Roman"/>
            <w:color w:val="222222"/>
            <w:sz w:val="24"/>
          </w:rPr>
          <w:t> </w:t>
        </w:r>
      </w:ins>
    </w:p>
    <w:p w14:paraId="21B380AD" w14:textId="77777777" w:rsidR="00673E96" w:rsidRPr="00673E96" w:rsidRDefault="00673E96" w:rsidP="00673E96">
      <w:pPr>
        <w:shd w:val="clear" w:color="auto" w:fill="FFFFFF"/>
        <w:spacing w:after="0" w:line="240" w:lineRule="auto"/>
        <w:jc w:val="both"/>
        <w:rPr>
          <w:ins w:id="330" w:author="José Antonio Garcíarivas" w:date="2017-12-19T12:14:00Z"/>
          <w:rFonts w:ascii="Times New Roman" w:hAnsi="Times New Roman"/>
          <w:color w:val="222222"/>
          <w:sz w:val="24"/>
        </w:rPr>
      </w:pPr>
      <w:proofErr w:type="spellStart"/>
      <w:ins w:id="331" w:author="José Antonio Garcíarivas" w:date="2017-12-19T12:14:00Z">
        <w:r w:rsidRPr="00673E96">
          <w:rPr>
            <w:rFonts w:ascii="Times New Roman" w:hAnsi="Times New Roman"/>
            <w:color w:val="222222"/>
            <w:sz w:val="24"/>
          </w:rPr>
          <w:t>WALKing</w:t>
        </w:r>
        <w:proofErr w:type="spellEnd"/>
        <w:r w:rsidRPr="00673E96">
          <w:rPr>
            <w:rFonts w:ascii="Times New Roman" w:hAnsi="Times New Roman"/>
            <w:color w:val="222222"/>
            <w:sz w:val="24"/>
          </w:rPr>
          <w:t xml:space="preserve"> in the Spirit through </w:t>
        </w:r>
        <w:proofErr w:type="spellStart"/>
        <w:r w:rsidRPr="00673E96">
          <w:rPr>
            <w:rFonts w:ascii="Times New Roman" w:hAnsi="Times New Roman"/>
            <w:color w:val="222222"/>
            <w:sz w:val="24"/>
          </w:rPr>
          <w:t>Love→Joy→</w:t>
        </w:r>
        <w:r w:rsidRPr="00673E96">
          <w:rPr>
            <w:rFonts w:ascii="Times New Roman" w:hAnsi="Times New Roman"/>
            <w:b/>
            <w:bCs/>
            <w:color w:val="222222"/>
            <w:sz w:val="24"/>
          </w:rPr>
          <w:t>Peace</w:t>
        </w:r>
        <w:proofErr w:type="spellEnd"/>
        <w:r w:rsidRPr="00673E96">
          <w:rPr>
            <w:rFonts w:ascii="Times New Roman" w:hAnsi="Times New Roman"/>
            <w:color w:val="222222"/>
            <w:sz w:val="24"/>
          </w:rPr>
          <w:t xml:space="preserve"> … leads us closer to our book goal of Temperance = </w:t>
        </w:r>
        <w:proofErr w:type="spellStart"/>
        <w:r w:rsidRPr="00673E96">
          <w:rPr>
            <w:rFonts w:ascii="Times New Roman" w:hAnsi="Times New Roman"/>
            <w:color w:val="222222"/>
            <w:sz w:val="24"/>
          </w:rPr>
          <w:t>SelfControl</w:t>
        </w:r>
        <w:proofErr w:type="spellEnd"/>
        <w:r w:rsidRPr="00673E96">
          <w:rPr>
            <w:rFonts w:ascii="Times New Roman" w:hAnsi="Times New Roman"/>
            <w:color w:val="222222"/>
            <w:sz w:val="24"/>
          </w:rPr>
          <w:t xml:space="preserve"> = “</w:t>
        </w:r>
        <w:r w:rsidRPr="00673E96">
          <w:rPr>
            <w:rFonts w:ascii="Times New Roman" w:hAnsi="Times New Roman"/>
            <w:i/>
            <w:iCs/>
            <w:color w:val="222222"/>
            <w:sz w:val="24"/>
          </w:rPr>
          <w:t>against such there is no law</w:t>
        </w:r>
        <w:r w:rsidRPr="00673E96">
          <w:rPr>
            <w:rFonts w:ascii="Times New Roman" w:hAnsi="Times New Roman"/>
            <w:color w:val="222222"/>
            <w:sz w:val="24"/>
          </w:rPr>
          <w:t>”: Galatians 5:22→23. YET in Galatians 5 KJV there’s even two kinds of “walk” in Greek mode (neither yet a “run”):</w:t>
        </w:r>
      </w:ins>
    </w:p>
    <w:p w14:paraId="7E5C2065" w14:textId="77777777" w:rsidR="00673E96" w:rsidRPr="00673E96" w:rsidRDefault="00673E96" w:rsidP="00673E96">
      <w:pPr>
        <w:shd w:val="clear" w:color="auto" w:fill="FFFFFF"/>
        <w:spacing w:after="0" w:line="240" w:lineRule="auto"/>
        <w:jc w:val="both"/>
        <w:rPr>
          <w:ins w:id="332" w:author="José Antonio Garcíarivas" w:date="2017-12-19T12:14:00Z"/>
          <w:rFonts w:ascii="Times New Roman" w:hAnsi="Times New Roman"/>
          <w:color w:val="222222"/>
          <w:sz w:val="24"/>
        </w:rPr>
      </w:pPr>
      <w:ins w:id="333" w:author="José Antonio Garcíarivas" w:date="2017-12-19T12:14:00Z">
        <w:r w:rsidRPr="00673E96">
          <w:rPr>
            <w:rFonts w:ascii="Times New Roman" w:hAnsi="Times New Roman"/>
            <w:color w:val="222222"/>
            <w:sz w:val="24"/>
          </w:rPr>
          <w:t>“Walk”: ‘</w:t>
        </w:r>
        <w:proofErr w:type="spellStart"/>
        <w:r w:rsidRPr="00673E96">
          <w:rPr>
            <w:rFonts w:ascii="Times New Roman" w:hAnsi="Times New Roman"/>
            <w:color w:val="222222"/>
            <w:sz w:val="24"/>
          </w:rPr>
          <w:t>peripateo</w:t>
        </w:r>
        <w:proofErr w:type="spellEnd"/>
        <w:r w:rsidRPr="00673E96">
          <w:rPr>
            <w:rFonts w:ascii="Times New Roman" w:hAnsi="Times New Roman"/>
            <w:color w:val="222222"/>
            <w:sz w:val="24"/>
          </w:rPr>
          <w:t>’: Galatians 5:16 = </w:t>
        </w:r>
        <w:r w:rsidRPr="00673E96">
          <w:rPr>
            <w:rFonts w:ascii="Times New Roman" w:hAnsi="Times New Roman"/>
            <w:color w:val="222222"/>
            <w:sz w:val="24"/>
            <w:u w:val="single"/>
          </w:rPr>
          <w:t>before</w:t>
        </w:r>
        <w:r w:rsidRPr="00673E96">
          <w:rPr>
            <w:rFonts w:ascii="Times New Roman" w:hAnsi="Times New Roman"/>
            <w:color w:val="222222"/>
            <w:sz w:val="24"/>
          </w:rPr>
          <w:t> fruit of the Spirit: as if an adventure Walk</w:t>
        </w:r>
      </w:ins>
    </w:p>
    <w:p w14:paraId="2F53C1B2" w14:textId="77777777" w:rsidR="00673E96" w:rsidRPr="00673E96" w:rsidRDefault="00673E96" w:rsidP="00673E96">
      <w:pPr>
        <w:shd w:val="clear" w:color="auto" w:fill="FFFFFF"/>
        <w:spacing w:after="0" w:line="240" w:lineRule="auto"/>
        <w:jc w:val="both"/>
        <w:rPr>
          <w:ins w:id="334" w:author="José Antonio Garcíarivas" w:date="2017-12-19T12:14:00Z"/>
          <w:rFonts w:ascii="Times New Roman" w:hAnsi="Times New Roman"/>
          <w:color w:val="222222"/>
          <w:sz w:val="24"/>
        </w:rPr>
      </w:pPr>
      <w:ins w:id="335" w:author="José Antonio Garcíarivas" w:date="2017-12-19T12:14:00Z">
        <w:r w:rsidRPr="00673E96">
          <w:rPr>
            <w:rFonts w:ascii="Times New Roman" w:hAnsi="Times New Roman"/>
            <w:color w:val="222222"/>
            <w:sz w:val="24"/>
          </w:rPr>
          <w:t>“walk”</w:t>
        </w:r>
        <w:proofErr w:type="gramStart"/>
        <w:r w:rsidRPr="00673E96">
          <w:rPr>
            <w:rFonts w:ascii="Times New Roman" w:hAnsi="Times New Roman"/>
            <w:color w:val="222222"/>
            <w:sz w:val="24"/>
          </w:rPr>
          <w:t>:  ‘</w:t>
        </w:r>
        <w:proofErr w:type="spellStart"/>
        <w:proofErr w:type="gramEnd"/>
        <w:r w:rsidRPr="00673E96">
          <w:rPr>
            <w:rFonts w:ascii="Times New Roman" w:hAnsi="Times New Roman"/>
            <w:color w:val="222222"/>
            <w:sz w:val="24"/>
          </w:rPr>
          <w:t>stoicheo</w:t>
        </w:r>
        <w:proofErr w:type="spellEnd"/>
        <w:r w:rsidRPr="00673E96">
          <w:rPr>
            <w:rFonts w:ascii="Times New Roman" w:hAnsi="Times New Roman"/>
            <w:color w:val="222222"/>
            <w:sz w:val="24"/>
          </w:rPr>
          <w:t>’: Galatians 5:25 = </w:t>
        </w:r>
        <w:r w:rsidRPr="00673E96">
          <w:rPr>
            <w:rFonts w:ascii="Times New Roman" w:hAnsi="Times New Roman"/>
            <w:color w:val="222222"/>
            <w:sz w:val="24"/>
            <w:u w:val="single"/>
          </w:rPr>
          <w:t>after</w:t>
        </w:r>
        <w:r w:rsidRPr="00673E96">
          <w:rPr>
            <w:rFonts w:ascii="Times New Roman" w:hAnsi="Times New Roman"/>
            <w:color w:val="222222"/>
            <w:sz w:val="24"/>
          </w:rPr>
          <w:t> fruit of the Spirit: more like an orderly walk</w:t>
        </w:r>
      </w:ins>
    </w:p>
    <w:p w14:paraId="3B3A9F02" w14:textId="77777777" w:rsidR="00673E96" w:rsidRPr="00673E96" w:rsidRDefault="00673E96" w:rsidP="00673E96">
      <w:pPr>
        <w:shd w:val="clear" w:color="auto" w:fill="FFFFFF"/>
        <w:spacing w:after="0" w:line="240" w:lineRule="auto"/>
        <w:jc w:val="both"/>
        <w:rPr>
          <w:ins w:id="336" w:author="José Antonio Garcíarivas" w:date="2017-12-19T12:14:00Z"/>
          <w:rFonts w:ascii="Times New Roman" w:hAnsi="Times New Roman"/>
          <w:color w:val="222222"/>
          <w:sz w:val="24"/>
        </w:rPr>
      </w:pPr>
      <w:ins w:id="337" w:author="José Antonio Garcíarivas" w:date="2017-12-19T12:14:00Z">
        <w:r w:rsidRPr="00673E96">
          <w:rPr>
            <w:rFonts w:ascii="Times New Roman" w:hAnsi="Times New Roman"/>
            <w:color w:val="222222"/>
            <w:sz w:val="24"/>
          </w:rPr>
          <w:t> </w:t>
        </w:r>
      </w:ins>
    </w:p>
    <w:p w14:paraId="52F2E54B" w14:textId="77777777" w:rsidR="00673E96" w:rsidRPr="00673E96" w:rsidRDefault="00673E96" w:rsidP="00673E96">
      <w:pPr>
        <w:shd w:val="clear" w:color="auto" w:fill="FFFFFF"/>
        <w:spacing w:after="0" w:line="240" w:lineRule="auto"/>
        <w:jc w:val="both"/>
        <w:rPr>
          <w:ins w:id="338" w:author="José Antonio Garcíarivas" w:date="2017-12-19T12:14:00Z"/>
          <w:rFonts w:ascii="Times New Roman" w:hAnsi="Times New Roman"/>
          <w:color w:val="222222"/>
          <w:sz w:val="24"/>
        </w:rPr>
      </w:pPr>
      <w:ins w:id="339" w:author="José Antonio Garcíarivas" w:date="2017-12-19T12:14:00Z">
        <w:r w:rsidRPr="00673E96">
          <w:rPr>
            <w:rFonts w:ascii="Times New Roman" w:hAnsi="Times New Roman"/>
            <w:color w:val="222222"/>
            <w:sz w:val="24"/>
          </w:rPr>
          <w:t>YES, 1Corinthians 14:33 KJV says</w:t>
        </w:r>
      </w:ins>
    </w:p>
    <w:p w14:paraId="4B5358B8" w14:textId="77777777" w:rsidR="00673E96" w:rsidRPr="00673E96" w:rsidRDefault="00673E96" w:rsidP="00673E96">
      <w:pPr>
        <w:shd w:val="clear" w:color="auto" w:fill="FFFFFF"/>
        <w:spacing w:after="0" w:line="240" w:lineRule="auto"/>
        <w:jc w:val="both"/>
        <w:rPr>
          <w:ins w:id="340" w:author="José Antonio Garcíarivas" w:date="2017-12-19T12:14:00Z"/>
          <w:rFonts w:ascii="Times New Roman" w:hAnsi="Times New Roman"/>
          <w:color w:val="222222"/>
          <w:sz w:val="24"/>
        </w:rPr>
      </w:pPr>
      <w:ins w:id="341" w:author="José Antonio Garcíarivas" w:date="2017-12-19T12:14:00Z">
        <w:r w:rsidRPr="00673E96">
          <w:rPr>
            <w:rFonts w:ascii="Times New Roman" w:hAnsi="Times New Roman"/>
            <w:color w:val="222222"/>
            <w:sz w:val="24"/>
          </w:rPr>
          <w:t>“</w:t>
        </w:r>
        <w:r w:rsidRPr="00673E96">
          <w:rPr>
            <w:rFonts w:ascii="Times New Roman" w:hAnsi="Times New Roman"/>
            <w:i/>
            <w:iCs/>
            <w:color w:val="222222"/>
            <w:sz w:val="24"/>
          </w:rPr>
          <w:t>For God is not</w:t>
        </w:r>
        <w:r w:rsidRPr="00673E96">
          <w:rPr>
            <w:rFonts w:ascii="Times New Roman" w:hAnsi="Times New Roman"/>
            <w:color w:val="222222"/>
            <w:sz w:val="24"/>
          </w:rPr>
          <w:t> [the author] </w:t>
        </w:r>
        <w:r w:rsidRPr="00673E96">
          <w:rPr>
            <w:rFonts w:ascii="Times New Roman" w:hAnsi="Times New Roman"/>
            <w:i/>
            <w:iCs/>
            <w:color w:val="222222"/>
            <w:sz w:val="24"/>
          </w:rPr>
          <w:t>of confusion, but of peace</w:t>
        </w:r>
        <w:r w:rsidRPr="00673E96">
          <w:rPr>
            <w:rFonts w:ascii="Times New Roman" w:hAnsi="Times New Roman"/>
            <w:color w:val="222222"/>
            <w:sz w:val="24"/>
          </w:rPr>
          <w:t>”.</w:t>
        </w:r>
      </w:ins>
    </w:p>
    <w:p w14:paraId="577F68F4" w14:textId="77777777" w:rsidR="00673E96" w:rsidRPr="00673E96" w:rsidRDefault="00673E96" w:rsidP="00673E96">
      <w:pPr>
        <w:shd w:val="clear" w:color="auto" w:fill="FFFFFF"/>
        <w:spacing w:after="0" w:line="240" w:lineRule="auto"/>
        <w:jc w:val="both"/>
        <w:rPr>
          <w:ins w:id="342" w:author="José Antonio Garcíarivas" w:date="2017-12-19T12:14:00Z"/>
          <w:rFonts w:ascii="Times New Roman" w:hAnsi="Times New Roman"/>
          <w:color w:val="222222"/>
          <w:sz w:val="24"/>
        </w:rPr>
      </w:pPr>
      <w:ins w:id="343" w:author="José Antonio Garcíarivas" w:date="2017-12-19T12:14:00Z">
        <w:r w:rsidRPr="00673E96">
          <w:rPr>
            <w:rFonts w:ascii="Times New Roman" w:hAnsi="Times New Roman"/>
            <w:color w:val="222222"/>
            <w:sz w:val="24"/>
          </w:rPr>
          <w:t> </w:t>
        </w:r>
      </w:ins>
    </w:p>
    <w:p w14:paraId="4DEA37E0" w14:textId="77777777" w:rsidR="00673E96" w:rsidRPr="00673E96" w:rsidRDefault="00673E96" w:rsidP="00673E96">
      <w:pPr>
        <w:shd w:val="clear" w:color="auto" w:fill="FFFFFF"/>
        <w:spacing w:after="0" w:line="240" w:lineRule="auto"/>
        <w:jc w:val="both"/>
        <w:rPr>
          <w:ins w:id="344" w:author="José Antonio Garcíarivas" w:date="2017-12-19T12:14:00Z"/>
          <w:rFonts w:ascii="Times New Roman" w:hAnsi="Times New Roman"/>
          <w:color w:val="222222"/>
          <w:sz w:val="24"/>
        </w:rPr>
      </w:pPr>
      <w:ins w:id="345" w:author="José Antonio Garcíarivas" w:date="2017-12-19T12:14:00Z">
        <w:r w:rsidRPr="00673E96">
          <w:rPr>
            <w:rFonts w:ascii="Times New Roman" w:hAnsi="Times New Roman"/>
            <w:color w:val="222222"/>
            <w:sz w:val="24"/>
          </w:rPr>
          <w:t>YET, as we’ve noted about other New Testament words, like “</w:t>
        </w:r>
        <w:r w:rsidRPr="00673E96">
          <w:rPr>
            <w:rFonts w:ascii="Times New Roman" w:hAnsi="Times New Roman"/>
            <w:i/>
            <w:iCs/>
            <w:color w:val="222222"/>
            <w:sz w:val="24"/>
          </w:rPr>
          <w:t>love</w:t>
        </w:r>
        <w:r w:rsidRPr="00673E96">
          <w:rPr>
            <w:rFonts w:ascii="Times New Roman" w:hAnsi="Times New Roman"/>
            <w:color w:val="222222"/>
            <w:sz w:val="24"/>
          </w:rPr>
          <w:t xml:space="preserve">”, there’s sometimes as many as 7 kinds in the Greek mode to sort out. So </w:t>
        </w:r>
        <w:proofErr w:type="gramStart"/>
        <w:r w:rsidRPr="00673E96">
          <w:rPr>
            <w:rFonts w:ascii="Times New Roman" w:hAnsi="Times New Roman"/>
            <w:color w:val="222222"/>
            <w:sz w:val="24"/>
          </w:rPr>
          <w:t>also</w:t>
        </w:r>
        <w:proofErr w:type="gramEnd"/>
        <w:r w:rsidRPr="00673E96">
          <w:rPr>
            <w:rFonts w:ascii="Times New Roman" w:hAnsi="Times New Roman"/>
            <w:color w:val="222222"/>
            <w:sz w:val="24"/>
          </w:rPr>
          <w:t xml:space="preserve"> there’s 6 kinds of NT “</w:t>
        </w:r>
        <w:r w:rsidRPr="00673E96">
          <w:rPr>
            <w:rFonts w:ascii="Times New Roman" w:hAnsi="Times New Roman"/>
            <w:i/>
            <w:iCs/>
            <w:color w:val="222222"/>
            <w:sz w:val="24"/>
          </w:rPr>
          <w:t>peace</w:t>
        </w:r>
        <w:r w:rsidRPr="00673E96">
          <w:rPr>
            <w:rFonts w:ascii="Times New Roman" w:hAnsi="Times New Roman"/>
            <w:color w:val="222222"/>
            <w:sz w:val="24"/>
          </w:rPr>
          <w:t>”: ‘</w:t>
        </w:r>
        <w:proofErr w:type="spellStart"/>
        <w:r w:rsidRPr="00673E96">
          <w:rPr>
            <w:rFonts w:ascii="Times New Roman" w:hAnsi="Times New Roman"/>
            <w:color w:val="222222"/>
            <w:sz w:val="24"/>
          </w:rPr>
          <w:t>eirene</w:t>
        </w:r>
        <w:proofErr w:type="spellEnd"/>
        <w:r w:rsidRPr="00673E96">
          <w:rPr>
            <w:rFonts w:ascii="Times New Roman" w:hAnsi="Times New Roman"/>
            <w:color w:val="222222"/>
            <w:sz w:val="24"/>
          </w:rPr>
          <w:t xml:space="preserve">, </w:t>
        </w:r>
        <w:proofErr w:type="spellStart"/>
        <w:r w:rsidRPr="00673E96">
          <w:rPr>
            <w:rFonts w:ascii="Times New Roman" w:hAnsi="Times New Roman"/>
            <w:color w:val="222222"/>
            <w:sz w:val="24"/>
          </w:rPr>
          <w:t>eireneuo</w:t>
        </w:r>
        <w:proofErr w:type="spellEnd"/>
        <w:r w:rsidRPr="00673E96">
          <w:rPr>
            <w:rFonts w:ascii="Times New Roman" w:hAnsi="Times New Roman"/>
            <w:color w:val="222222"/>
            <w:sz w:val="24"/>
          </w:rPr>
          <w:t xml:space="preserve">, </w:t>
        </w:r>
        <w:proofErr w:type="spellStart"/>
        <w:r w:rsidRPr="00673E96">
          <w:rPr>
            <w:rFonts w:ascii="Times New Roman" w:hAnsi="Times New Roman"/>
            <w:color w:val="222222"/>
            <w:sz w:val="24"/>
          </w:rPr>
          <w:t>siapao</w:t>
        </w:r>
        <w:proofErr w:type="spellEnd"/>
        <w:r w:rsidRPr="00673E96">
          <w:rPr>
            <w:rFonts w:ascii="Times New Roman" w:hAnsi="Times New Roman"/>
            <w:color w:val="222222"/>
            <w:sz w:val="24"/>
          </w:rPr>
          <w:t xml:space="preserve">, </w:t>
        </w:r>
        <w:proofErr w:type="spellStart"/>
        <w:r w:rsidRPr="00673E96">
          <w:rPr>
            <w:rFonts w:ascii="Times New Roman" w:hAnsi="Times New Roman"/>
            <w:color w:val="222222"/>
            <w:sz w:val="24"/>
          </w:rPr>
          <w:t>phimoo</w:t>
        </w:r>
        <w:proofErr w:type="spellEnd"/>
        <w:r w:rsidRPr="00673E96">
          <w:rPr>
            <w:rFonts w:ascii="Times New Roman" w:hAnsi="Times New Roman"/>
            <w:color w:val="222222"/>
            <w:sz w:val="24"/>
          </w:rPr>
          <w:t xml:space="preserve">, </w:t>
        </w:r>
        <w:proofErr w:type="spellStart"/>
        <w:r w:rsidRPr="00673E96">
          <w:rPr>
            <w:rFonts w:ascii="Times New Roman" w:hAnsi="Times New Roman"/>
            <w:color w:val="222222"/>
            <w:sz w:val="24"/>
          </w:rPr>
          <w:t>hsychazo</w:t>
        </w:r>
        <w:proofErr w:type="spellEnd"/>
        <w:r w:rsidRPr="00673E96">
          <w:rPr>
            <w:rFonts w:ascii="Times New Roman" w:hAnsi="Times New Roman"/>
            <w:color w:val="222222"/>
            <w:sz w:val="24"/>
          </w:rPr>
          <w:t xml:space="preserve">, </w:t>
        </w:r>
        <w:proofErr w:type="spellStart"/>
        <w:r w:rsidRPr="00673E96">
          <w:rPr>
            <w:rFonts w:ascii="Times New Roman" w:hAnsi="Times New Roman"/>
            <w:color w:val="222222"/>
            <w:sz w:val="24"/>
          </w:rPr>
          <w:t>siago</w:t>
        </w:r>
        <w:proofErr w:type="spellEnd"/>
        <w:r w:rsidRPr="00673E96">
          <w:rPr>
            <w:rFonts w:ascii="Times New Roman" w:hAnsi="Times New Roman"/>
            <w:color w:val="222222"/>
            <w:sz w:val="24"/>
          </w:rPr>
          <w:t xml:space="preserve">’; The most commonly </w:t>
        </w:r>
        <w:r w:rsidRPr="00673E96">
          <w:rPr>
            <w:rFonts w:ascii="Times New Roman" w:hAnsi="Times New Roman"/>
            <w:color w:val="222222"/>
            <w:sz w:val="24"/>
          </w:rPr>
          <w:lastRenderedPageBreak/>
          <w:t>used being the feminine noun ‘</w:t>
        </w:r>
        <w:proofErr w:type="spellStart"/>
        <w:r w:rsidRPr="00673E96">
          <w:rPr>
            <w:rFonts w:ascii="Times New Roman" w:hAnsi="Times New Roman"/>
            <w:color w:val="222222"/>
            <w:sz w:val="24"/>
          </w:rPr>
          <w:t>eirene</w:t>
        </w:r>
        <w:proofErr w:type="spellEnd"/>
        <w:r w:rsidRPr="00673E96">
          <w:rPr>
            <w:rFonts w:ascii="Times New Roman" w:hAnsi="Times New Roman"/>
            <w:color w:val="222222"/>
            <w:sz w:val="24"/>
          </w:rPr>
          <w:t>’ = </w:t>
        </w:r>
        <w:r w:rsidRPr="00673E96">
          <w:rPr>
            <w:rFonts w:ascii="Times New Roman" w:hAnsi="Times New Roman"/>
            <w:i/>
            <w:iCs/>
            <w:color w:val="222222"/>
            <w:sz w:val="24"/>
          </w:rPr>
          <w:t>peace</w:t>
        </w:r>
        <w:r w:rsidRPr="00673E96">
          <w:rPr>
            <w:rFonts w:ascii="Times New Roman" w:hAnsi="Times New Roman"/>
            <w:color w:val="222222"/>
            <w:sz w:val="24"/>
          </w:rPr>
          <w:t> x89, </w:t>
        </w:r>
        <w:r w:rsidRPr="00673E96">
          <w:rPr>
            <w:rFonts w:ascii="Times New Roman" w:hAnsi="Times New Roman"/>
            <w:i/>
            <w:iCs/>
            <w:color w:val="222222"/>
            <w:sz w:val="24"/>
          </w:rPr>
          <w:t>one</w:t>
        </w:r>
        <w:r w:rsidRPr="00673E96">
          <w:rPr>
            <w:rFonts w:ascii="Times New Roman" w:hAnsi="Times New Roman"/>
            <w:color w:val="222222"/>
            <w:sz w:val="24"/>
          </w:rPr>
          <w:t> x1, </w:t>
        </w:r>
        <w:r w:rsidRPr="00673E96">
          <w:rPr>
            <w:rFonts w:ascii="Times New Roman" w:hAnsi="Times New Roman"/>
            <w:i/>
            <w:iCs/>
            <w:color w:val="222222"/>
            <w:sz w:val="24"/>
          </w:rPr>
          <w:t>rest</w:t>
        </w:r>
        <w:r w:rsidRPr="00673E96">
          <w:rPr>
            <w:rFonts w:ascii="Times New Roman" w:hAnsi="Times New Roman"/>
            <w:color w:val="222222"/>
            <w:sz w:val="24"/>
          </w:rPr>
          <w:t> x1, </w:t>
        </w:r>
        <w:r w:rsidRPr="00673E96">
          <w:rPr>
            <w:rFonts w:ascii="Times New Roman" w:hAnsi="Times New Roman"/>
            <w:i/>
            <w:iCs/>
            <w:color w:val="222222"/>
            <w:sz w:val="24"/>
          </w:rPr>
          <w:t>quietness</w:t>
        </w:r>
        <w:r w:rsidRPr="00673E96">
          <w:rPr>
            <w:rFonts w:ascii="Times New Roman" w:hAnsi="Times New Roman"/>
            <w:color w:val="222222"/>
            <w:sz w:val="24"/>
          </w:rPr>
          <w:t> x1; as in 1Cor 14:33 KJV.</w:t>
        </w:r>
      </w:ins>
    </w:p>
    <w:p w14:paraId="2D6E610C" w14:textId="77777777" w:rsidR="00673E96" w:rsidRPr="00673E96" w:rsidRDefault="00673E96" w:rsidP="00673E96">
      <w:pPr>
        <w:shd w:val="clear" w:color="auto" w:fill="FFFFFF"/>
        <w:spacing w:after="0" w:line="240" w:lineRule="auto"/>
        <w:jc w:val="both"/>
        <w:rPr>
          <w:ins w:id="346" w:author="José Antonio Garcíarivas" w:date="2017-12-19T12:14:00Z"/>
          <w:rFonts w:ascii="Times New Roman" w:hAnsi="Times New Roman"/>
          <w:color w:val="222222"/>
          <w:sz w:val="24"/>
        </w:rPr>
      </w:pPr>
      <w:ins w:id="347" w:author="José Antonio Garcíarivas" w:date="2017-12-19T12:14:00Z">
        <w:r w:rsidRPr="00673E96">
          <w:rPr>
            <w:rFonts w:ascii="Times New Roman" w:hAnsi="Times New Roman"/>
            <w:color w:val="222222"/>
            <w:sz w:val="24"/>
          </w:rPr>
          <w:t> </w:t>
        </w:r>
      </w:ins>
    </w:p>
    <w:p w14:paraId="7E8DC693" w14:textId="77777777" w:rsidR="00673E96" w:rsidRPr="00673E96" w:rsidRDefault="00673E96" w:rsidP="00673E96">
      <w:pPr>
        <w:shd w:val="clear" w:color="auto" w:fill="FFFFFF"/>
        <w:spacing w:after="0" w:line="240" w:lineRule="auto"/>
        <w:jc w:val="both"/>
        <w:rPr>
          <w:ins w:id="348" w:author="José Antonio Garcíarivas" w:date="2017-12-19T12:14:00Z"/>
          <w:rFonts w:ascii="Times New Roman" w:hAnsi="Times New Roman"/>
          <w:color w:val="222222"/>
          <w:sz w:val="24"/>
        </w:rPr>
      </w:pPr>
      <w:ins w:id="349" w:author="José Antonio Garcíarivas" w:date="2017-12-19T12:14:00Z">
        <w:r w:rsidRPr="00673E96">
          <w:rPr>
            <w:rFonts w:ascii="Times New Roman" w:hAnsi="Times New Roman"/>
            <w:color w:val="222222"/>
            <w:sz w:val="24"/>
          </w:rPr>
          <w:t>BUT, like “</w:t>
        </w:r>
        <w:r w:rsidRPr="00673E96">
          <w:rPr>
            <w:rFonts w:ascii="Times New Roman" w:hAnsi="Times New Roman"/>
            <w:i/>
            <w:iCs/>
            <w:color w:val="222222"/>
            <w:sz w:val="24"/>
          </w:rPr>
          <w:t>Walk</w:t>
        </w:r>
        <w:r w:rsidRPr="00673E96">
          <w:rPr>
            <w:rFonts w:ascii="Times New Roman" w:hAnsi="Times New Roman"/>
            <w:color w:val="222222"/>
            <w:sz w:val="24"/>
          </w:rPr>
          <w:t>” &amp; “</w:t>
        </w:r>
        <w:r w:rsidRPr="00673E96">
          <w:rPr>
            <w:rFonts w:ascii="Times New Roman" w:hAnsi="Times New Roman"/>
            <w:i/>
            <w:iCs/>
            <w:color w:val="222222"/>
            <w:sz w:val="24"/>
          </w:rPr>
          <w:t>walk</w:t>
        </w:r>
        <w:r w:rsidRPr="00673E96">
          <w:rPr>
            <w:rFonts w:ascii="Times New Roman" w:hAnsi="Times New Roman"/>
            <w:color w:val="222222"/>
            <w:sz w:val="24"/>
          </w:rPr>
          <w:t>” in Gal 5, there’s “</w:t>
        </w:r>
        <w:r w:rsidRPr="00673E96">
          <w:rPr>
            <w:rFonts w:ascii="Times New Roman" w:hAnsi="Times New Roman"/>
            <w:i/>
            <w:iCs/>
            <w:color w:val="222222"/>
            <w:sz w:val="24"/>
          </w:rPr>
          <w:t>Peace</w:t>
        </w:r>
        <w:r w:rsidRPr="00673E96">
          <w:rPr>
            <w:rFonts w:ascii="Times New Roman" w:hAnsi="Times New Roman"/>
            <w:color w:val="222222"/>
            <w:sz w:val="24"/>
          </w:rPr>
          <w:t>” &amp; “</w:t>
        </w:r>
        <w:r w:rsidRPr="00673E96">
          <w:rPr>
            <w:rFonts w:ascii="Times New Roman" w:hAnsi="Times New Roman"/>
            <w:i/>
            <w:iCs/>
            <w:color w:val="222222"/>
            <w:sz w:val="24"/>
          </w:rPr>
          <w:t>peace</w:t>
        </w:r>
        <w:r w:rsidRPr="00673E96">
          <w:rPr>
            <w:rFonts w:ascii="Times New Roman" w:hAnsi="Times New Roman"/>
            <w:color w:val="222222"/>
            <w:sz w:val="24"/>
          </w:rPr>
          <w:t>”, one being Capitalized; Perhaps like “</w:t>
        </w:r>
        <w:r w:rsidRPr="00673E96">
          <w:rPr>
            <w:rFonts w:ascii="Times New Roman" w:hAnsi="Times New Roman"/>
            <w:i/>
            <w:iCs/>
            <w:color w:val="222222"/>
            <w:sz w:val="24"/>
          </w:rPr>
          <w:t>heaven</w:t>
        </w:r>
        <w:r w:rsidRPr="00673E96">
          <w:rPr>
            <w:rFonts w:ascii="Times New Roman" w:hAnsi="Times New Roman"/>
            <w:color w:val="222222"/>
            <w:sz w:val="24"/>
          </w:rPr>
          <w:t>” &amp; “</w:t>
        </w:r>
        <w:r w:rsidRPr="00673E96">
          <w:rPr>
            <w:rFonts w:ascii="Times New Roman" w:hAnsi="Times New Roman"/>
            <w:i/>
            <w:iCs/>
            <w:color w:val="222222"/>
            <w:sz w:val="24"/>
          </w:rPr>
          <w:t>Heaven</w:t>
        </w:r>
        <w:r w:rsidRPr="00673E96">
          <w:rPr>
            <w:rFonts w:ascii="Times New Roman" w:hAnsi="Times New Roman"/>
            <w:color w:val="222222"/>
            <w:sz w:val="24"/>
          </w:rPr>
          <w:t>”, or “</w:t>
        </w:r>
        <w:r w:rsidRPr="00673E96">
          <w:rPr>
            <w:rFonts w:ascii="Times New Roman" w:hAnsi="Times New Roman"/>
            <w:i/>
            <w:iCs/>
            <w:color w:val="222222"/>
            <w:sz w:val="24"/>
          </w:rPr>
          <w:t>earth</w:t>
        </w:r>
        <w:r w:rsidRPr="00673E96">
          <w:rPr>
            <w:rFonts w:ascii="Times New Roman" w:hAnsi="Times New Roman"/>
            <w:color w:val="222222"/>
            <w:sz w:val="24"/>
          </w:rPr>
          <w:t>” &amp; “</w:t>
        </w:r>
        <w:r w:rsidRPr="00673E96">
          <w:rPr>
            <w:rFonts w:ascii="Times New Roman" w:hAnsi="Times New Roman"/>
            <w:i/>
            <w:iCs/>
            <w:color w:val="222222"/>
            <w:sz w:val="24"/>
          </w:rPr>
          <w:t>Earth</w:t>
        </w:r>
        <w:r w:rsidRPr="00673E96">
          <w:rPr>
            <w:rFonts w:ascii="Times New Roman" w:hAnsi="Times New Roman"/>
            <w:color w:val="222222"/>
            <w:sz w:val="24"/>
          </w:rPr>
          <w:t>” in Genesis 1 of KJV, perhaps to allegorically distinguish </w:t>
        </w:r>
        <w:r w:rsidRPr="00673E96">
          <w:rPr>
            <w:rFonts w:ascii="Times New Roman" w:hAnsi="Times New Roman"/>
            <w:i/>
            <w:iCs/>
            <w:color w:val="222222"/>
            <w:sz w:val="24"/>
          </w:rPr>
          <w:t>created</w:t>
        </w:r>
        <w:r w:rsidRPr="00673E96">
          <w:rPr>
            <w:rFonts w:ascii="Times New Roman" w:hAnsi="Times New Roman"/>
            <w:color w:val="222222"/>
            <w:sz w:val="24"/>
          </w:rPr>
          <w:t> (‘bara’) &amp; </w:t>
        </w:r>
        <w:r w:rsidRPr="00673E96">
          <w:rPr>
            <w:rFonts w:ascii="Times New Roman" w:hAnsi="Times New Roman"/>
            <w:i/>
            <w:iCs/>
            <w:color w:val="222222"/>
            <w:sz w:val="24"/>
          </w:rPr>
          <w:t>made </w:t>
        </w:r>
        <w:r w:rsidRPr="00673E96">
          <w:rPr>
            <w:rFonts w:ascii="Times New Roman" w:hAnsi="Times New Roman"/>
            <w:color w:val="222222"/>
            <w:sz w:val="24"/>
          </w:rPr>
          <w:t>(‘</w:t>
        </w:r>
        <w:proofErr w:type="spellStart"/>
        <w:r w:rsidRPr="00673E96">
          <w:rPr>
            <w:rFonts w:ascii="Times New Roman" w:hAnsi="Times New Roman"/>
            <w:color w:val="222222"/>
            <w:sz w:val="24"/>
          </w:rPr>
          <w:t>asah</w:t>
        </w:r>
        <w:proofErr w:type="spellEnd"/>
        <w:r w:rsidRPr="00673E96">
          <w:rPr>
            <w:rFonts w:ascii="Times New Roman" w:hAnsi="Times New Roman"/>
            <w:color w:val="222222"/>
            <w:sz w:val="24"/>
          </w:rPr>
          <w:t>’), where only what’s “</w:t>
        </w:r>
        <w:r w:rsidRPr="00673E96">
          <w:rPr>
            <w:rFonts w:ascii="Times New Roman" w:hAnsi="Times New Roman"/>
            <w:i/>
            <w:iCs/>
            <w:color w:val="222222"/>
            <w:sz w:val="24"/>
          </w:rPr>
          <w:t>made</w:t>
        </w:r>
        <w:r w:rsidRPr="00673E96">
          <w:rPr>
            <w:rFonts w:ascii="Times New Roman" w:hAnsi="Times New Roman"/>
            <w:color w:val="222222"/>
            <w:sz w:val="24"/>
          </w:rPr>
          <w:t>” or “</w:t>
        </w:r>
        <w:r w:rsidRPr="00673E96">
          <w:rPr>
            <w:rFonts w:ascii="Times New Roman" w:hAnsi="Times New Roman"/>
            <w:i/>
            <w:iCs/>
            <w:color w:val="222222"/>
            <w:sz w:val="24"/>
          </w:rPr>
          <w:t>let</w:t>
        </w:r>
        <w:r w:rsidRPr="00673E96">
          <w:rPr>
            <w:rFonts w:ascii="Times New Roman" w:hAnsi="Times New Roman"/>
            <w:color w:val="222222"/>
            <w:sz w:val="24"/>
          </w:rPr>
          <w:t>”  is what God saw </w:t>
        </w:r>
        <w:r w:rsidRPr="00673E96">
          <w:rPr>
            <w:rFonts w:ascii="Times New Roman" w:hAnsi="Times New Roman"/>
            <w:i/>
            <w:iCs/>
            <w:color w:val="222222"/>
            <w:sz w:val="24"/>
          </w:rPr>
          <w:t>good</w:t>
        </w:r>
        <w:r w:rsidRPr="00673E96">
          <w:rPr>
            <w:rFonts w:ascii="Times New Roman" w:hAnsi="Times New Roman"/>
            <w:color w:val="222222"/>
            <w:sz w:val="24"/>
          </w:rPr>
          <w:t> x6, then </w:t>
        </w:r>
        <w:r w:rsidRPr="00673E96">
          <w:rPr>
            <w:rFonts w:ascii="Times New Roman" w:hAnsi="Times New Roman"/>
            <w:i/>
            <w:iCs/>
            <w:color w:val="222222"/>
            <w:sz w:val="24"/>
          </w:rPr>
          <w:t>very good</w:t>
        </w:r>
        <w:r w:rsidRPr="00673E96">
          <w:rPr>
            <w:rFonts w:ascii="Times New Roman" w:hAnsi="Times New Roman"/>
            <w:color w:val="222222"/>
            <w:sz w:val="24"/>
          </w:rPr>
          <w:t> 7</w:t>
        </w:r>
        <w:r w:rsidRPr="00673E96">
          <w:rPr>
            <w:rFonts w:ascii="Times New Roman" w:hAnsi="Times New Roman"/>
            <w:color w:val="222222"/>
            <w:sz w:val="24"/>
            <w:vertAlign w:val="superscript"/>
          </w:rPr>
          <w:t>th</w:t>
        </w:r>
        <w:r w:rsidRPr="00673E96">
          <w:rPr>
            <w:rFonts w:ascii="Times New Roman" w:hAnsi="Times New Roman"/>
            <w:color w:val="222222"/>
            <w:sz w:val="24"/>
          </w:rPr>
          <w:t> time (before 7</w:t>
        </w:r>
        <w:r w:rsidRPr="00673E96">
          <w:rPr>
            <w:rFonts w:ascii="Times New Roman" w:hAnsi="Times New Roman"/>
            <w:color w:val="222222"/>
            <w:sz w:val="24"/>
            <w:vertAlign w:val="superscript"/>
          </w:rPr>
          <w:t>th</w:t>
        </w:r>
        <w:r w:rsidRPr="00673E96">
          <w:rPr>
            <w:rFonts w:ascii="Times New Roman" w:hAnsi="Times New Roman"/>
            <w:color w:val="222222"/>
            <w:sz w:val="24"/>
          </w:rPr>
          <w:t> day in Genesis 2).</w:t>
        </w:r>
      </w:ins>
    </w:p>
    <w:p w14:paraId="2007DE9B" w14:textId="77777777" w:rsidR="00673E96" w:rsidRPr="00673E96" w:rsidRDefault="00673E96" w:rsidP="00673E96">
      <w:pPr>
        <w:shd w:val="clear" w:color="auto" w:fill="FFFFFF"/>
        <w:spacing w:after="0" w:line="240" w:lineRule="auto"/>
        <w:jc w:val="both"/>
        <w:rPr>
          <w:ins w:id="350" w:author="José Antonio Garcíarivas" w:date="2017-12-19T12:14:00Z"/>
          <w:rFonts w:ascii="Times New Roman" w:hAnsi="Times New Roman"/>
          <w:color w:val="222222"/>
          <w:sz w:val="24"/>
        </w:rPr>
      </w:pPr>
      <w:ins w:id="351" w:author="José Antonio Garcíarivas" w:date="2017-12-19T12:14:00Z">
        <w:r w:rsidRPr="00673E96">
          <w:rPr>
            <w:rFonts w:ascii="Times New Roman" w:hAnsi="Times New Roman"/>
            <w:color w:val="222222"/>
            <w:sz w:val="24"/>
          </w:rPr>
          <w:t> </w:t>
        </w:r>
      </w:ins>
    </w:p>
    <w:p w14:paraId="68F394AE" w14:textId="77777777" w:rsidR="00673E96" w:rsidRPr="00673E96" w:rsidRDefault="00673E96" w:rsidP="00673E96">
      <w:pPr>
        <w:shd w:val="clear" w:color="auto" w:fill="FFFFFF"/>
        <w:spacing w:after="0" w:line="240" w:lineRule="auto"/>
        <w:jc w:val="both"/>
        <w:rPr>
          <w:ins w:id="352" w:author="José Antonio Garcíarivas" w:date="2017-12-19T12:14:00Z"/>
          <w:rFonts w:ascii="Times New Roman" w:hAnsi="Times New Roman"/>
          <w:color w:val="222222"/>
          <w:sz w:val="24"/>
        </w:rPr>
      </w:pPr>
      <w:ins w:id="353" w:author="José Antonio Garcíarivas" w:date="2017-12-19T12:14:00Z">
        <w:r w:rsidRPr="00673E96">
          <w:rPr>
            <w:rFonts w:ascii="Times New Roman" w:hAnsi="Times New Roman"/>
            <w:color w:val="222222"/>
            <w:sz w:val="24"/>
          </w:rPr>
          <w:t>So then, let’s notice this: in doing the Walk (‘</w:t>
        </w:r>
        <w:proofErr w:type="spellStart"/>
        <w:r w:rsidRPr="00673E96">
          <w:rPr>
            <w:rFonts w:ascii="Times New Roman" w:hAnsi="Times New Roman"/>
            <w:color w:val="222222"/>
            <w:sz w:val="24"/>
          </w:rPr>
          <w:t>peripateo</w:t>
        </w:r>
        <w:proofErr w:type="spellEnd"/>
        <w:r w:rsidRPr="00673E96">
          <w:rPr>
            <w:rFonts w:ascii="Times New Roman" w:hAnsi="Times New Roman"/>
            <w:color w:val="222222"/>
            <w:sz w:val="24"/>
          </w:rPr>
          <w:t>’) in the Spirit, Led of the Spirit, it’s firstly as if in “ye” (do err) mode, of ye/you; Whereby “</w:t>
        </w:r>
        <w:r w:rsidRPr="00673E96">
          <w:rPr>
            <w:rFonts w:ascii="Times New Roman" w:hAnsi="Times New Roman"/>
            <w:i/>
            <w:iCs/>
            <w:color w:val="222222"/>
            <w:sz w:val="24"/>
          </w:rPr>
          <w:t>if </w:t>
        </w:r>
        <w:r w:rsidRPr="00673E96">
          <w:rPr>
            <w:rFonts w:ascii="Times New Roman" w:hAnsi="Times New Roman"/>
            <w:b/>
            <w:bCs/>
            <w:i/>
            <w:iCs/>
            <w:color w:val="222222"/>
            <w:sz w:val="24"/>
          </w:rPr>
          <w:t>ye</w:t>
        </w:r>
        <w:r w:rsidRPr="00673E96">
          <w:rPr>
            <w:rFonts w:ascii="Times New Roman" w:hAnsi="Times New Roman"/>
            <w:i/>
            <w:iCs/>
            <w:color w:val="222222"/>
            <w:sz w:val="24"/>
          </w:rPr>
          <w:t> be led of the Spirit </w:t>
        </w:r>
        <w:r w:rsidRPr="00673E96">
          <w:rPr>
            <w:rFonts w:ascii="Times New Roman" w:hAnsi="Times New Roman"/>
            <w:b/>
            <w:bCs/>
            <w:i/>
            <w:iCs/>
            <w:color w:val="222222"/>
            <w:sz w:val="24"/>
          </w:rPr>
          <w:t>ye</w:t>
        </w:r>
        <w:r w:rsidRPr="00673E96">
          <w:rPr>
            <w:rFonts w:ascii="Times New Roman" w:hAnsi="Times New Roman"/>
            <w:i/>
            <w:iCs/>
            <w:color w:val="222222"/>
            <w:sz w:val="24"/>
          </w:rPr>
          <w:t> are not under the law”</w:t>
        </w:r>
        <w:r w:rsidRPr="00673E96">
          <w:rPr>
            <w:rFonts w:ascii="Times New Roman" w:hAnsi="Times New Roman"/>
            <w:color w:val="222222"/>
            <w:sz w:val="24"/>
          </w:rPr>
          <w:t xml:space="preserve">. </w:t>
        </w:r>
        <w:proofErr w:type="spellStart"/>
        <w:r w:rsidRPr="00673E96">
          <w:rPr>
            <w:rFonts w:ascii="Times New Roman" w:hAnsi="Times New Roman"/>
            <w:color w:val="222222"/>
            <w:sz w:val="24"/>
          </w:rPr>
          <w:t>Eg</w:t>
        </w:r>
        <w:proofErr w:type="spellEnd"/>
        <w:r w:rsidRPr="00673E96">
          <w:rPr>
            <w:rFonts w:ascii="Times New Roman" w:hAnsi="Times New Roman"/>
            <w:color w:val="222222"/>
            <w:sz w:val="24"/>
          </w:rPr>
          <w:t>: In Romans 6:14’s ye/you, it’s “</w:t>
        </w:r>
        <w:r w:rsidRPr="00673E96">
          <w:rPr>
            <w:rFonts w:ascii="Times New Roman" w:hAnsi="Times New Roman"/>
            <w:i/>
            <w:iCs/>
            <w:color w:val="222222"/>
            <w:sz w:val="24"/>
          </w:rPr>
          <w:t>For sin shall not have dominion over </w:t>
        </w:r>
        <w:r w:rsidRPr="00673E96">
          <w:rPr>
            <w:rFonts w:ascii="Times New Roman" w:hAnsi="Times New Roman"/>
            <w:b/>
            <w:bCs/>
            <w:i/>
            <w:iCs/>
            <w:color w:val="222222"/>
            <w:sz w:val="24"/>
          </w:rPr>
          <w:t>you</w:t>
        </w:r>
        <w:r w:rsidRPr="00673E96">
          <w:rPr>
            <w:rFonts w:ascii="Times New Roman" w:hAnsi="Times New Roman"/>
            <w:i/>
            <w:iCs/>
            <w:color w:val="222222"/>
            <w:sz w:val="24"/>
          </w:rPr>
          <w:t>: for </w:t>
        </w:r>
        <w:r w:rsidRPr="00673E96">
          <w:rPr>
            <w:rFonts w:ascii="Times New Roman" w:hAnsi="Times New Roman"/>
            <w:b/>
            <w:bCs/>
            <w:i/>
            <w:iCs/>
            <w:color w:val="222222"/>
            <w:sz w:val="24"/>
          </w:rPr>
          <w:t>ye</w:t>
        </w:r>
        <w:r w:rsidRPr="00673E96">
          <w:rPr>
            <w:rFonts w:ascii="Times New Roman" w:hAnsi="Times New Roman"/>
            <w:i/>
            <w:iCs/>
            <w:color w:val="222222"/>
            <w:sz w:val="24"/>
          </w:rPr>
          <w:t> are not under the law, but under grace”.</w:t>
        </w:r>
        <w:r w:rsidRPr="00673E96">
          <w:rPr>
            <w:rFonts w:ascii="Times New Roman" w:hAnsi="Times New Roman"/>
            <w:color w:val="222222"/>
            <w:sz w:val="24"/>
          </w:rPr>
          <w:t> </w:t>
        </w:r>
        <w:proofErr w:type="gramStart"/>
        <w:r w:rsidRPr="00673E96">
          <w:rPr>
            <w:rFonts w:ascii="Times New Roman" w:hAnsi="Times New Roman"/>
            <w:color w:val="222222"/>
            <w:sz w:val="24"/>
          </w:rPr>
          <w:t>So</w:t>
        </w:r>
        <w:proofErr w:type="gramEnd"/>
        <w:r w:rsidRPr="00673E96">
          <w:rPr>
            <w:rFonts w:ascii="Times New Roman" w:hAnsi="Times New Roman"/>
            <w:color w:val="222222"/>
            <w:sz w:val="24"/>
          </w:rPr>
          <w:t xml:space="preserve"> it’s </w:t>
        </w:r>
        <w:proofErr w:type="spellStart"/>
        <w:r w:rsidRPr="00673E96">
          <w:rPr>
            <w:rFonts w:ascii="Times New Roman" w:hAnsi="Times New Roman"/>
            <w:color w:val="222222"/>
            <w:sz w:val="24"/>
          </w:rPr>
          <w:t>kinda</w:t>
        </w:r>
        <w:proofErr w:type="spellEnd"/>
        <w:r w:rsidRPr="00673E96">
          <w:rPr>
            <w:rFonts w:ascii="Times New Roman" w:hAnsi="Times New Roman"/>
            <w:color w:val="222222"/>
            <w:sz w:val="24"/>
          </w:rPr>
          <w:t xml:space="preserve"> like a transition, from being </w:t>
        </w:r>
        <w:r w:rsidRPr="00673E96">
          <w:rPr>
            <w:rFonts w:ascii="Times New Roman" w:hAnsi="Times New Roman"/>
            <w:i/>
            <w:iCs/>
            <w:color w:val="222222"/>
            <w:sz w:val="24"/>
          </w:rPr>
          <w:t>under the law</w:t>
        </w:r>
        <w:r w:rsidRPr="00673E96">
          <w:rPr>
            <w:rFonts w:ascii="Times New Roman" w:hAnsi="Times New Roman"/>
            <w:color w:val="222222"/>
            <w:sz w:val="24"/>
          </w:rPr>
          <w:t> to being </w:t>
        </w:r>
        <w:r w:rsidRPr="00673E96">
          <w:rPr>
            <w:rFonts w:ascii="Times New Roman" w:hAnsi="Times New Roman"/>
            <w:i/>
            <w:iCs/>
            <w:color w:val="222222"/>
            <w:sz w:val="24"/>
          </w:rPr>
          <w:t>under grace</w:t>
        </w:r>
        <w:r w:rsidRPr="00673E96">
          <w:rPr>
            <w:rFonts w:ascii="Times New Roman" w:hAnsi="Times New Roman"/>
            <w:color w:val="222222"/>
            <w:sz w:val="24"/>
          </w:rPr>
          <w:t>, even for ye, of ye/you, in KJV.</w:t>
        </w:r>
      </w:ins>
    </w:p>
    <w:p w14:paraId="639BD623" w14:textId="77777777" w:rsidR="00673E96" w:rsidRPr="00673E96" w:rsidRDefault="00673E96" w:rsidP="00673E96">
      <w:pPr>
        <w:shd w:val="clear" w:color="auto" w:fill="FFFFFF"/>
        <w:spacing w:after="0" w:line="240" w:lineRule="auto"/>
        <w:jc w:val="both"/>
        <w:rPr>
          <w:ins w:id="354" w:author="José Antonio Garcíarivas" w:date="2017-12-19T12:14:00Z"/>
          <w:rFonts w:ascii="Times New Roman" w:hAnsi="Times New Roman"/>
          <w:color w:val="222222"/>
          <w:sz w:val="24"/>
        </w:rPr>
      </w:pPr>
      <w:ins w:id="355" w:author="José Antonio Garcíarivas" w:date="2017-12-19T12:14:00Z">
        <w:r w:rsidRPr="00673E96">
          <w:rPr>
            <w:rFonts w:ascii="Times New Roman" w:hAnsi="Times New Roman"/>
            <w:color w:val="222222"/>
            <w:sz w:val="24"/>
          </w:rPr>
          <w:t> </w:t>
        </w:r>
      </w:ins>
    </w:p>
    <w:p w14:paraId="6C72F160" w14:textId="77777777" w:rsidR="00673E96" w:rsidRPr="00673E96" w:rsidRDefault="00673E96" w:rsidP="00673E96">
      <w:pPr>
        <w:shd w:val="clear" w:color="auto" w:fill="FFFFFF"/>
        <w:spacing w:after="0" w:line="240" w:lineRule="auto"/>
        <w:jc w:val="both"/>
        <w:rPr>
          <w:ins w:id="356" w:author="José Antonio Garcíarivas" w:date="2017-12-19T12:14:00Z"/>
          <w:rFonts w:ascii="Times New Roman" w:hAnsi="Times New Roman"/>
          <w:color w:val="222222"/>
          <w:sz w:val="24"/>
        </w:rPr>
      </w:pPr>
      <w:ins w:id="357" w:author="José Antonio Garcíarivas" w:date="2017-12-19T12:14:00Z">
        <w:r w:rsidRPr="00673E96">
          <w:rPr>
            <w:rFonts w:ascii="Times New Roman" w:hAnsi="Times New Roman"/>
            <w:color w:val="222222"/>
            <w:sz w:val="24"/>
          </w:rPr>
          <w:t>Sorry if this seems to be getting technical when looking at Greek &amp; KJV about such, but there’s lots of twists in every good “</w:t>
        </w:r>
        <w:r w:rsidRPr="00673E96">
          <w:rPr>
            <w:rFonts w:ascii="Times New Roman" w:hAnsi="Times New Roman"/>
            <w:i/>
            <w:iCs/>
            <w:color w:val="222222"/>
            <w:sz w:val="24"/>
          </w:rPr>
          <w:t>mystery</w:t>
        </w:r>
        <w:r w:rsidRPr="00673E96">
          <w:rPr>
            <w:rFonts w:ascii="Times New Roman" w:hAnsi="Times New Roman"/>
            <w:color w:val="222222"/>
            <w:sz w:val="24"/>
          </w:rPr>
          <w:t>”, and lots to “</w:t>
        </w:r>
        <w:r w:rsidRPr="00673E96">
          <w:rPr>
            <w:rFonts w:ascii="Times New Roman" w:hAnsi="Times New Roman"/>
            <w:i/>
            <w:iCs/>
            <w:color w:val="222222"/>
            <w:sz w:val="24"/>
          </w:rPr>
          <w:t>learn</w:t>
        </w:r>
        <w:r w:rsidRPr="00673E96">
          <w:rPr>
            <w:rFonts w:ascii="Times New Roman" w:hAnsi="Times New Roman"/>
            <w:color w:val="222222"/>
            <w:sz w:val="24"/>
          </w:rPr>
          <w:t>” about each “</w:t>
        </w:r>
        <w:r w:rsidRPr="00673E96">
          <w:rPr>
            <w:rFonts w:ascii="Times New Roman" w:hAnsi="Times New Roman"/>
            <w:i/>
            <w:iCs/>
            <w:color w:val="222222"/>
            <w:sz w:val="24"/>
          </w:rPr>
          <w:t>fruit</w:t>
        </w:r>
        <w:r w:rsidRPr="00673E96">
          <w:rPr>
            <w:rFonts w:ascii="Times New Roman" w:hAnsi="Times New Roman"/>
            <w:color w:val="222222"/>
            <w:sz w:val="24"/>
          </w:rPr>
          <w:t xml:space="preserve">”; Especially when </w:t>
        </w:r>
        <w:r w:rsidRPr="00673E96">
          <w:rPr>
            <w:rFonts w:ascii="Times New Roman" w:hAnsi="Times New Roman"/>
            <w:color w:val="222222"/>
            <w:sz w:val="24"/>
          </w:rPr>
          <w:lastRenderedPageBreak/>
          <w:t>considering the “</w:t>
        </w:r>
        <w:r w:rsidRPr="00673E96">
          <w:rPr>
            <w:rFonts w:ascii="Times New Roman" w:hAnsi="Times New Roman"/>
            <w:i/>
            <w:iCs/>
            <w:color w:val="222222"/>
            <w:sz w:val="24"/>
          </w:rPr>
          <w:t>allegory</w:t>
        </w:r>
        <w:r w:rsidRPr="00673E96">
          <w:rPr>
            <w:rFonts w:ascii="Times New Roman" w:hAnsi="Times New Roman"/>
            <w:color w:val="222222"/>
            <w:sz w:val="24"/>
          </w:rPr>
          <w:t xml:space="preserve">” aspect. For when still in the duality mode of </w:t>
        </w:r>
        <w:proofErr w:type="spellStart"/>
        <w:r w:rsidRPr="00673E96">
          <w:rPr>
            <w:rFonts w:ascii="Times New Roman" w:hAnsi="Times New Roman"/>
            <w:color w:val="222222"/>
            <w:sz w:val="24"/>
          </w:rPr>
          <w:t>PluralGod</w:t>
        </w:r>
        <w:proofErr w:type="spellEnd"/>
        <w:r w:rsidRPr="00673E96">
          <w:rPr>
            <w:rFonts w:ascii="Times New Roman" w:hAnsi="Times New Roman"/>
            <w:color w:val="222222"/>
            <w:sz w:val="24"/>
          </w:rPr>
          <w:t>, it seems there’s two of everything to sort out, even two kinds of “</w:t>
        </w:r>
        <w:r w:rsidRPr="00673E96">
          <w:rPr>
            <w:rFonts w:ascii="Times New Roman" w:hAnsi="Times New Roman"/>
            <w:i/>
            <w:iCs/>
            <w:color w:val="222222"/>
            <w:sz w:val="24"/>
          </w:rPr>
          <w:t>above</w:t>
        </w:r>
        <w:r w:rsidRPr="00673E96">
          <w:rPr>
            <w:rFonts w:ascii="Times New Roman" w:hAnsi="Times New Roman"/>
            <w:color w:val="222222"/>
            <w:sz w:val="24"/>
          </w:rPr>
          <w:t>”.</w:t>
        </w:r>
      </w:ins>
    </w:p>
    <w:p w14:paraId="10A2E8F6" w14:textId="77777777" w:rsidR="00673E96" w:rsidRPr="00673E96" w:rsidRDefault="00673E96" w:rsidP="00673E96">
      <w:pPr>
        <w:shd w:val="clear" w:color="auto" w:fill="FFFFFF"/>
        <w:spacing w:after="0" w:line="240" w:lineRule="auto"/>
        <w:jc w:val="both"/>
        <w:rPr>
          <w:ins w:id="358" w:author="José Antonio Garcíarivas" w:date="2017-12-19T12:14:00Z"/>
          <w:rFonts w:ascii="Times New Roman" w:hAnsi="Times New Roman"/>
          <w:color w:val="222222"/>
          <w:sz w:val="24"/>
        </w:rPr>
      </w:pPr>
      <w:ins w:id="359" w:author="José Antonio Garcíarivas" w:date="2017-12-19T12:14:00Z">
        <w:r w:rsidRPr="00673E96">
          <w:rPr>
            <w:rFonts w:ascii="Times New Roman" w:hAnsi="Times New Roman"/>
            <w:color w:val="222222"/>
            <w:sz w:val="24"/>
          </w:rPr>
          <w:t> </w:t>
        </w:r>
      </w:ins>
    </w:p>
    <w:p w14:paraId="54CFED39" w14:textId="77777777" w:rsidR="00673E96" w:rsidRPr="00673E96" w:rsidRDefault="00673E96" w:rsidP="00673E96">
      <w:pPr>
        <w:shd w:val="clear" w:color="auto" w:fill="FFFFFF"/>
        <w:spacing w:after="0" w:line="240" w:lineRule="auto"/>
        <w:jc w:val="both"/>
        <w:rPr>
          <w:ins w:id="360" w:author="José Antonio Garcíarivas" w:date="2017-12-19T12:14:00Z"/>
          <w:rFonts w:ascii="Times New Roman" w:hAnsi="Times New Roman"/>
          <w:color w:val="222222"/>
          <w:sz w:val="24"/>
        </w:rPr>
      </w:pPr>
      <w:ins w:id="361" w:author="José Antonio Garcíarivas" w:date="2017-12-19T12:14:00Z">
        <w:r w:rsidRPr="00673E96">
          <w:rPr>
            <w:rFonts w:ascii="Times New Roman" w:hAnsi="Times New Roman"/>
            <w:color w:val="222222"/>
            <w:sz w:val="24"/>
          </w:rPr>
          <w:t>Perhaps, for now, we could allegory picture “</w:t>
        </w:r>
        <w:r w:rsidRPr="00673E96">
          <w:rPr>
            <w:rFonts w:ascii="Times New Roman" w:hAnsi="Times New Roman"/>
            <w:i/>
            <w:iCs/>
            <w:color w:val="222222"/>
            <w:sz w:val="24"/>
          </w:rPr>
          <w:t>not under the law, but under grace</w:t>
        </w:r>
        <w:r w:rsidRPr="00673E96">
          <w:rPr>
            <w:rFonts w:ascii="Times New Roman" w:hAnsi="Times New Roman"/>
            <w:color w:val="222222"/>
            <w:sz w:val="24"/>
          </w:rPr>
          <w:t>”, as this:</w:t>
        </w:r>
      </w:ins>
    </w:p>
    <w:p w14:paraId="47CC84F7" w14:textId="77777777" w:rsidR="00673E96" w:rsidRPr="00673E96" w:rsidRDefault="00673E96" w:rsidP="00673E96">
      <w:pPr>
        <w:shd w:val="clear" w:color="auto" w:fill="FFFFFF"/>
        <w:spacing w:after="0" w:line="240" w:lineRule="auto"/>
        <w:jc w:val="both"/>
        <w:rPr>
          <w:ins w:id="362" w:author="José Antonio Garcíarivas" w:date="2017-12-19T12:14:00Z"/>
          <w:rFonts w:ascii="Times New Roman" w:hAnsi="Times New Roman"/>
          <w:color w:val="222222"/>
          <w:sz w:val="24"/>
        </w:rPr>
      </w:pPr>
      <w:ins w:id="363" w:author="José Antonio Garcíarivas" w:date="2017-12-19T12:14:00Z">
        <w:r w:rsidRPr="00673E96">
          <w:rPr>
            <w:rFonts w:ascii="Times New Roman" w:hAnsi="Times New Roman"/>
            <w:color w:val="222222"/>
            <w:sz w:val="24"/>
          </w:rPr>
          <w:t xml:space="preserve">OT </w:t>
        </w:r>
        <w:proofErr w:type="gramStart"/>
        <w:r w:rsidRPr="00673E96">
          <w:rPr>
            <w:rFonts w:ascii="Times New Roman" w:hAnsi="Times New Roman"/>
            <w:color w:val="222222"/>
            <w:sz w:val="24"/>
          </w:rPr>
          <w:t>Law(</w:t>
        </w:r>
        <w:proofErr w:type="gramEnd"/>
        <w:r w:rsidRPr="00673E96">
          <w:rPr>
            <w:rFonts w:ascii="Times New Roman" w:hAnsi="Times New Roman"/>
            <w:i/>
            <w:iCs/>
            <w:color w:val="222222"/>
            <w:sz w:val="24"/>
          </w:rPr>
          <w:t>under law</w:t>
        </w:r>
        <w:r w:rsidRPr="00673E96">
          <w:rPr>
            <w:rFonts w:ascii="Times New Roman" w:hAnsi="Times New Roman"/>
            <w:color w:val="222222"/>
            <w:sz w:val="24"/>
          </w:rPr>
          <w:t xml:space="preserve">)←|→NT </w:t>
        </w:r>
        <w:proofErr w:type="spellStart"/>
        <w:r w:rsidRPr="00673E96">
          <w:rPr>
            <w:rFonts w:ascii="Times New Roman" w:hAnsi="Times New Roman"/>
            <w:color w:val="222222"/>
            <w:sz w:val="24"/>
          </w:rPr>
          <w:t>BetterLaw</w:t>
        </w:r>
        <w:proofErr w:type="spellEnd"/>
        <w:r w:rsidRPr="00673E96">
          <w:rPr>
            <w:rFonts w:ascii="Times New Roman" w:hAnsi="Times New Roman"/>
            <w:color w:val="222222"/>
            <w:sz w:val="24"/>
          </w:rPr>
          <w:t>: J→C(</w:t>
        </w:r>
        <w:r w:rsidRPr="00673E96">
          <w:rPr>
            <w:rFonts w:ascii="Times New Roman" w:hAnsi="Times New Roman"/>
            <w:i/>
            <w:iCs/>
            <w:color w:val="222222"/>
            <w:sz w:val="24"/>
            <w:u w:val="single"/>
          </w:rPr>
          <w:t>under</w:t>
        </w:r>
        <w:r w:rsidRPr="00673E96">
          <w:rPr>
            <w:rFonts w:ascii="Times New Roman" w:hAnsi="Times New Roman"/>
            <w:i/>
            <w:iCs/>
            <w:color w:val="222222"/>
            <w:sz w:val="24"/>
          </w:rPr>
          <w:t> grace</w:t>
        </w:r>
        <w:r w:rsidRPr="00673E96">
          <w:rPr>
            <w:rFonts w:ascii="Times New Roman" w:hAnsi="Times New Roman"/>
            <w:color w:val="222222"/>
            <w:sz w:val="24"/>
          </w:rPr>
          <w:t>)→↑</w:t>
        </w:r>
        <w:r w:rsidRPr="00673E96">
          <w:rPr>
            <w:rFonts w:ascii="Times New Roman" w:hAnsi="Times New Roman"/>
            <w:i/>
            <w:iCs/>
            <w:color w:val="222222"/>
            <w:sz w:val="24"/>
          </w:rPr>
          <w:t>established </w:t>
        </w:r>
        <w:r w:rsidRPr="00673E96">
          <w:rPr>
            <w:rFonts w:ascii="Times New Roman" w:hAnsi="Times New Roman"/>
            <w:i/>
            <w:iCs/>
            <w:color w:val="222222"/>
            <w:sz w:val="24"/>
            <w:u w:val="single"/>
          </w:rPr>
          <w:t>with</w:t>
        </w:r>
        <w:r w:rsidRPr="00673E96">
          <w:rPr>
            <w:rFonts w:ascii="Times New Roman" w:hAnsi="Times New Roman"/>
            <w:i/>
            <w:iCs/>
            <w:color w:val="222222"/>
            <w:sz w:val="24"/>
          </w:rPr>
          <w:t> grace</w:t>
        </w:r>
        <w:r w:rsidRPr="00673E96">
          <w:rPr>
            <w:rFonts w:ascii="Times New Roman" w:hAnsi="Times New Roman"/>
            <w:color w:val="222222"/>
            <w:sz w:val="24"/>
          </w:rPr>
          <w:t>↑.</w:t>
        </w:r>
      </w:ins>
    </w:p>
    <w:p w14:paraId="0C15C8BB" w14:textId="77777777" w:rsidR="00673E96" w:rsidRPr="00673E96" w:rsidRDefault="00673E96" w:rsidP="00673E96">
      <w:pPr>
        <w:shd w:val="clear" w:color="auto" w:fill="FFFFFF"/>
        <w:spacing w:after="0" w:line="240" w:lineRule="auto"/>
        <w:jc w:val="both"/>
        <w:rPr>
          <w:ins w:id="364" w:author="José Antonio Garcíarivas" w:date="2017-12-19T12:14:00Z"/>
          <w:rFonts w:ascii="Times New Roman" w:hAnsi="Times New Roman"/>
          <w:color w:val="222222"/>
          <w:sz w:val="24"/>
        </w:rPr>
      </w:pPr>
      <w:ins w:id="365" w:author="José Antonio Garcíarivas" w:date="2017-12-19T12:14:00Z">
        <w:r w:rsidRPr="00673E96">
          <w:rPr>
            <w:rFonts w:ascii="Times New Roman" w:hAnsi="Times New Roman"/>
            <w:color w:val="222222"/>
            <w:sz w:val="24"/>
          </w:rPr>
          <w:t xml:space="preserve">Gal 4→5 goes from a hindered run to a Walk, in first of two liberties: </w:t>
        </w:r>
        <w:proofErr w:type="spellStart"/>
        <w:r w:rsidRPr="00673E96">
          <w:rPr>
            <w:rFonts w:ascii="Times New Roman" w:hAnsi="Times New Roman"/>
            <w:color w:val="222222"/>
            <w:sz w:val="24"/>
          </w:rPr>
          <w:t>eleutheria</w:t>
        </w:r>
        <w:proofErr w:type="spellEnd"/>
        <w:r w:rsidRPr="00673E96">
          <w:rPr>
            <w:rFonts w:ascii="Times New Roman" w:hAnsi="Times New Roman"/>
            <w:color w:val="222222"/>
            <w:sz w:val="24"/>
          </w:rPr>
          <w:t>/</w:t>
        </w:r>
        <w:proofErr w:type="spellStart"/>
        <w:r w:rsidRPr="00673E96">
          <w:rPr>
            <w:rFonts w:ascii="Times New Roman" w:hAnsi="Times New Roman"/>
            <w:color w:val="222222"/>
            <w:sz w:val="24"/>
          </w:rPr>
          <w:t>apoluo</w:t>
        </w:r>
        <w:proofErr w:type="spellEnd"/>
        <w:r w:rsidRPr="00673E96">
          <w:rPr>
            <w:rFonts w:ascii="Times New Roman" w:hAnsi="Times New Roman"/>
            <w:color w:val="222222"/>
            <w:sz w:val="24"/>
          </w:rPr>
          <w:t>. Gal 2:4 noted 1st “</w:t>
        </w:r>
        <w:r w:rsidRPr="00673E96">
          <w:rPr>
            <w:rFonts w:ascii="Times New Roman" w:hAnsi="Times New Roman"/>
            <w:i/>
            <w:iCs/>
            <w:color w:val="222222"/>
            <w:sz w:val="24"/>
          </w:rPr>
          <w:t>liberty</w:t>
        </w:r>
        <w:r w:rsidRPr="00673E96">
          <w:rPr>
            <w:rFonts w:ascii="Times New Roman" w:hAnsi="Times New Roman"/>
            <w:color w:val="222222"/>
            <w:sz w:val="24"/>
          </w:rPr>
          <w:t>” (“</w:t>
        </w:r>
        <w:r w:rsidRPr="00673E96">
          <w:rPr>
            <w:rFonts w:ascii="Times New Roman" w:hAnsi="Times New Roman"/>
            <w:i/>
            <w:iCs/>
            <w:color w:val="222222"/>
            <w:sz w:val="24"/>
          </w:rPr>
          <w:t>free”</w:t>
        </w:r>
        <w:r w:rsidRPr="00673E96">
          <w:rPr>
            <w:rFonts w:ascii="Times New Roman" w:hAnsi="Times New Roman"/>
            <w:color w:val="222222"/>
            <w:sz w:val="24"/>
          </w:rPr>
          <w:t xml:space="preserve"> in Rom 8:2) is still in CJ = </w:t>
        </w:r>
        <w:proofErr w:type="spellStart"/>
        <w:r w:rsidRPr="00673E96">
          <w:rPr>
            <w:rFonts w:ascii="Times New Roman" w:hAnsi="Times New Roman"/>
            <w:color w:val="222222"/>
            <w:sz w:val="24"/>
          </w:rPr>
          <w:t>BetterLaw</w:t>
        </w:r>
        <w:proofErr w:type="spellEnd"/>
        <w:r w:rsidRPr="00673E96">
          <w:rPr>
            <w:rFonts w:ascii="Times New Roman" w:hAnsi="Times New Roman"/>
            <w:color w:val="222222"/>
            <w:sz w:val="24"/>
          </w:rPr>
          <w:t xml:space="preserve"> of Law1/Law2.  So 1</w:t>
        </w:r>
        <w:r w:rsidRPr="00673E96">
          <w:rPr>
            <w:rFonts w:ascii="Times New Roman" w:hAnsi="Times New Roman"/>
            <w:color w:val="222222"/>
            <w:sz w:val="24"/>
            <w:vertAlign w:val="superscript"/>
          </w:rPr>
          <w:t>st</w:t>
        </w:r>
        <w:r w:rsidRPr="00673E96">
          <w:rPr>
            <w:rFonts w:ascii="Times New Roman" w:hAnsi="Times New Roman"/>
            <w:color w:val="222222"/>
            <w:sz w:val="24"/>
          </w:rPr>
          <w:t xml:space="preserve"> a Walk in </w:t>
        </w:r>
        <w:proofErr w:type="spellStart"/>
        <w:r w:rsidRPr="00673E96">
          <w:rPr>
            <w:rFonts w:ascii="Times New Roman" w:hAnsi="Times New Roman"/>
            <w:color w:val="222222"/>
            <w:sz w:val="24"/>
          </w:rPr>
          <w:t>BetterLove</w:t>
        </w:r>
        <w:proofErr w:type="spellEnd"/>
        <w:r w:rsidRPr="00673E96">
          <w:rPr>
            <w:rFonts w:ascii="Times New Roman" w:hAnsi="Times New Roman"/>
            <w:color w:val="222222"/>
            <w:sz w:val="24"/>
          </w:rPr>
          <w:t xml:space="preserve">; Yet also a Walk </w:t>
        </w:r>
        <w:proofErr w:type="gramStart"/>
        <w:r w:rsidRPr="00673E96">
          <w:rPr>
            <w:rFonts w:ascii="Times New Roman" w:hAnsi="Times New Roman"/>
            <w:color w:val="222222"/>
            <w:sz w:val="24"/>
          </w:rPr>
          <w:t>From</w:t>
        </w:r>
        <w:proofErr w:type="gramEnd"/>
        <w:r w:rsidRPr="00673E96">
          <w:rPr>
            <w:rFonts w:ascii="Times New Roman" w:hAnsi="Times New Roman"/>
            <w:color w:val="222222"/>
            <w:sz w:val="24"/>
          </w:rPr>
          <w:t xml:space="preserve"> </w:t>
        </w:r>
        <w:proofErr w:type="spellStart"/>
        <w:r w:rsidRPr="00673E96">
          <w:rPr>
            <w:rFonts w:ascii="Times New Roman" w:hAnsi="Times New Roman"/>
            <w:color w:val="222222"/>
            <w:sz w:val="24"/>
          </w:rPr>
          <w:t>Love→thru</w:t>
        </w:r>
        <w:proofErr w:type="spellEnd"/>
        <w:r w:rsidRPr="00673E96">
          <w:rPr>
            <w:rFonts w:ascii="Times New Roman" w:hAnsi="Times New Roman"/>
            <w:color w:val="222222"/>
            <w:sz w:val="24"/>
          </w:rPr>
          <w:t xml:space="preserve"> 9 </w:t>
        </w:r>
        <w:proofErr w:type="spellStart"/>
        <w:r w:rsidRPr="00673E96">
          <w:rPr>
            <w:rFonts w:ascii="Times New Roman" w:hAnsi="Times New Roman"/>
            <w:color w:val="222222"/>
            <w:sz w:val="24"/>
          </w:rPr>
          <w:t>fruit→To</w:t>
        </w:r>
        <w:proofErr w:type="spellEnd"/>
        <w:r w:rsidRPr="00673E96">
          <w:rPr>
            <w:rFonts w:ascii="Times New Roman" w:hAnsi="Times New Roman"/>
            <w:color w:val="222222"/>
            <w:sz w:val="24"/>
          </w:rPr>
          <w:t xml:space="preserve"> Temperance.</w:t>
        </w:r>
      </w:ins>
    </w:p>
    <w:p w14:paraId="3AC26EF9" w14:textId="77777777" w:rsidR="00673E96" w:rsidRPr="00673E96" w:rsidRDefault="00673E96" w:rsidP="00673E96">
      <w:pPr>
        <w:shd w:val="clear" w:color="auto" w:fill="FFFFFF"/>
        <w:spacing w:after="0" w:line="240" w:lineRule="auto"/>
        <w:jc w:val="both"/>
        <w:rPr>
          <w:ins w:id="366" w:author="José Antonio Garcíarivas" w:date="2017-12-19T12:14:00Z"/>
          <w:rFonts w:ascii="Times New Roman" w:hAnsi="Times New Roman"/>
          <w:color w:val="222222"/>
          <w:sz w:val="24"/>
        </w:rPr>
      </w:pPr>
      <w:ins w:id="367" w:author="José Antonio Garcíarivas" w:date="2017-12-19T12:14:00Z">
        <w:r w:rsidRPr="00673E96">
          <w:rPr>
            <w:rFonts w:ascii="Times New Roman" w:hAnsi="Times New Roman"/>
            <w:color w:val="222222"/>
            <w:sz w:val="24"/>
          </w:rPr>
          <w:t> </w:t>
        </w:r>
      </w:ins>
    </w:p>
    <w:p w14:paraId="50281368" w14:textId="77777777" w:rsidR="00673E96" w:rsidRPr="00673E96" w:rsidRDefault="00673E96" w:rsidP="00673E96">
      <w:pPr>
        <w:shd w:val="clear" w:color="auto" w:fill="FFFFFF"/>
        <w:spacing w:after="0" w:line="240" w:lineRule="auto"/>
        <w:jc w:val="both"/>
        <w:rPr>
          <w:ins w:id="368" w:author="José Antonio Garcíarivas" w:date="2017-12-19T12:14:00Z"/>
          <w:rFonts w:ascii="Times New Roman" w:hAnsi="Times New Roman"/>
          <w:color w:val="222222"/>
          <w:sz w:val="24"/>
        </w:rPr>
      </w:pPr>
      <w:ins w:id="369" w:author="José Antonio Garcíarivas" w:date="2017-12-19T12:14:00Z">
        <w:r w:rsidRPr="00673E96">
          <w:rPr>
            <w:rFonts w:ascii="Times New Roman" w:hAnsi="Times New Roman"/>
            <w:color w:val="222222"/>
            <w:sz w:val="24"/>
          </w:rPr>
          <w:t>NT begins with them1/them2 division → then them/us division, then also to ↑us-ward↑.</w:t>
        </w:r>
      </w:ins>
    </w:p>
    <w:p w14:paraId="2C7D6B87" w14:textId="77777777" w:rsidR="00673E96" w:rsidRPr="00673E96" w:rsidRDefault="00673E96" w:rsidP="00673E96">
      <w:pPr>
        <w:shd w:val="clear" w:color="auto" w:fill="FFFFFF"/>
        <w:spacing w:after="0" w:line="240" w:lineRule="auto"/>
        <w:jc w:val="both"/>
        <w:rPr>
          <w:ins w:id="370" w:author="José Antonio Garcíarivas" w:date="2017-12-19T12:14:00Z"/>
          <w:rFonts w:ascii="Times New Roman" w:hAnsi="Times New Roman"/>
          <w:color w:val="222222"/>
          <w:sz w:val="24"/>
        </w:rPr>
      </w:pPr>
      <w:ins w:id="371" w:author="José Antonio Garcíarivas" w:date="2017-12-19T12:14:00Z">
        <w:r w:rsidRPr="00673E96">
          <w:rPr>
            <w:rFonts w:ascii="Times New Roman" w:hAnsi="Times New Roman"/>
            <w:color w:val="222222"/>
            <w:sz w:val="24"/>
          </w:rPr>
          <w:t>It’s </w:t>
        </w:r>
        <w:proofErr w:type="gramStart"/>
        <w:r w:rsidRPr="00673E96">
          <w:rPr>
            <w:rFonts w:ascii="Times New Roman" w:hAnsi="Times New Roman"/>
            <w:i/>
            <w:iCs/>
            <w:color w:val="222222"/>
            <w:sz w:val="24"/>
          </w:rPr>
          <w:t>divide</w:t>
        </w:r>
        <w:proofErr w:type="gramEnd"/>
        <w:r w:rsidRPr="00673E96">
          <w:rPr>
            <w:rFonts w:ascii="Times New Roman" w:hAnsi="Times New Roman"/>
            <w:i/>
            <w:iCs/>
            <w:color w:val="222222"/>
            <w:sz w:val="24"/>
          </w:rPr>
          <w:t xml:space="preserve"> asunder soul/</w:t>
        </w:r>
        <w:proofErr w:type="spellStart"/>
        <w:r w:rsidRPr="00673E96">
          <w:rPr>
            <w:rFonts w:ascii="Times New Roman" w:hAnsi="Times New Roman"/>
            <w:i/>
            <w:iCs/>
            <w:color w:val="222222"/>
            <w:sz w:val="24"/>
          </w:rPr>
          <w:t>spirit</w:t>
        </w:r>
        <w:r w:rsidRPr="00673E96">
          <w:rPr>
            <w:rFonts w:ascii="Times New Roman" w:hAnsi="Times New Roman"/>
            <w:color w:val="222222"/>
            <w:sz w:val="24"/>
          </w:rPr>
          <w:t>→then</w:t>
        </w:r>
        <w:proofErr w:type="spellEnd"/>
        <w:r w:rsidRPr="00673E96">
          <w:rPr>
            <w:rFonts w:ascii="Times New Roman" w:hAnsi="Times New Roman"/>
            <w:color w:val="222222"/>
            <w:sz w:val="24"/>
          </w:rPr>
          <w:t> </w:t>
        </w:r>
        <w:r w:rsidRPr="00673E96">
          <w:rPr>
            <w:rFonts w:ascii="Times New Roman" w:hAnsi="Times New Roman"/>
            <w:i/>
            <w:iCs/>
            <w:color w:val="222222"/>
            <w:sz w:val="24"/>
          </w:rPr>
          <w:t>joints/</w:t>
        </w:r>
        <w:proofErr w:type="spellStart"/>
        <w:r w:rsidRPr="00673E96">
          <w:rPr>
            <w:rFonts w:ascii="Times New Roman" w:hAnsi="Times New Roman"/>
            <w:i/>
            <w:iCs/>
            <w:color w:val="222222"/>
            <w:sz w:val="24"/>
          </w:rPr>
          <w:t>marrow</w:t>
        </w:r>
        <w:r w:rsidRPr="00673E96">
          <w:rPr>
            <w:rFonts w:ascii="Times New Roman" w:hAnsi="Times New Roman"/>
            <w:color w:val="222222"/>
            <w:sz w:val="24"/>
          </w:rPr>
          <w:t>→then</w:t>
        </w:r>
        <w:proofErr w:type="spellEnd"/>
        <w:r w:rsidRPr="00673E96">
          <w:rPr>
            <w:rFonts w:ascii="Times New Roman" w:hAnsi="Times New Roman"/>
            <w:color w:val="222222"/>
            <w:sz w:val="24"/>
          </w:rPr>
          <w:t> </w:t>
        </w:r>
        <w:r w:rsidRPr="00673E96">
          <w:rPr>
            <w:rFonts w:ascii="Times New Roman" w:hAnsi="Times New Roman"/>
            <w:i/>
            <w:iCs/>
            <w:color w:val="222222"/>
            <w:sz w:val="24"/>
          </w:rPr>
          <w:t>be ye</w:t>
        </w:r>
        <w:r w:rsidRPr="00673E96">
          <w:rPr>
            <w:rFonts w:ascii="Times New Roman" w:hAnsi="Times New Roman"/>
            <w:color w:val="222222"/>
            <w:sz w:val="24"/>
          </w:rPr>
          <w:t> </w:t>
        </w:r>
        <w:r w:rsidRPr="00673E96">
          <w:rPr>
            <w:rFonts w:ascii="Times New Roman" w:hAnsi="Times New Roman"/>
            <w:i/>
            <w:iCs/>
            <w:color w:val="222222"/>
            <w:sz w:val="24"/>
          </w:rPr>
          <w:t>reconciled</w:t>
        </w:r>
        <w:r w:rsidRPr="00673E96">
          <w:rPr>
            <w:rFonts w:ascii="Times New Roman" w:hAnsi="Times New Roman"/>
            <w:color w:val="222222"/>
            <w:sz w:val="24"/>
          </w:rPr>
          <w:t> ↑to God = 1↑.</w:t>
        </w:r>
      </w:ins>
    </w:p>
    <w:p w14:paraId="6292DF5A" w14:textId="77777777" w:rsidR="00673E96" w:rsidRPr="00673E96" w:rsidRDefault="00673E96" w:rsidP="00673E96">
      <w:pPr>
        <w:shd w:val="clear" w:color="auto" w:fill="FFFFFF"/>
        <w:spacing w:after="0" w:line="240" w:lineRule="auto"/>
        <w:jc w:val="both"/>
        <w:rPr>
          <w:ins w:id="372" w:author="José Antonio Garcíarivas" w:date="2017-12-19T12:14:00Z"/>
          <w:rFonts w:ascii="Times New Roman" w:hAnsi="Times New Roman"/>
          <w:color w:val="222222"/>
          <w:sz w:val="24"/>
        </w:rPr>
      </w:pPr>
      <w:ins w:id="373" w:author="José Antonio Garcíarivas" w:date="2017-12-19T12:14:00Z">
        <w:r w:rsidRPr="00673E96">
          <w:rPr>
            <w:rFonts w:ascii="Times New Roman" w:hAnsi="Times New Roman"/>
            <w:color w:val="222222"/>
            <w:sz w:val="24"/>
          </w:rPr>
          <w:t>So, it’s as if beginning in </w:t>
        </w:r>
        <w:r w:rsidRPr="00673E96">
          <w:rPr>
            <w:rFonts w:ascii="Times New Roman" w:hAnsi="Times New Roman"/>
            <w:i/>
            <w:iCs/>
            <w:color w:val="222222"/>
            <w:sz w:val="24"/>
          </w:rPr>
          <w:t>soul</w:t>
        </w:r>
        <w:r w:rsidRPr="00673E96">
          <w:rPr>
            <w:rFonts w:ascii="Times New Roman" w:hAnsi="Times New Roman"/>
            <w:color w:val="222222"/>
            <w:sz w:val="24"/>
          </w:rPr>
          <w:t> mode, progressing to </w:t>
        </w:r>
        <w:r w:rsidRPr="00673E96">
          <w:rPr>
            <w:rFonts w:ascii="Times New Roman" w:hAnsi="Times New Roman"/>
            <w:i/>
            <w:iCs/>
            <w:color w:val="222222"/>
            <w:sz w:val="24"/>
          </w:rPr>
          <w:t>spirit</w:t>
        </w:r>
        <w:r w:rsidRPr="00673E96">
          <w:rPr>
            <w:rFonts w:ascii="Times New Roman" w:hAnsi="Times New Roman"/>
            <w:color w:val="222222"/>
            <w:sz w:val="24"/>
          </w:rPr>
          <w:t> mode, but because there’s still “</w:t>
        </w:r>
        <w:r w:rsidRPr="00673E96">
          <w:rPr>
            <w:rFonts w:ascii="Times New Roman" w:hAnsi="Times New Roman"/>
            <w:i/>
            <w:iCs/>
            <w:color w:val="222222"/>
            <w:sz w:val="24"/>
          </w:rPr>
          <w:t>spirit of error</w:t>
        </w:r>
        <w:r w:rsidRPr="00673E96">
          <w:rPr>
            <w:rFonts w:ascii="Times New Roman" w:hAnsi="Times New Roman"/>
            <w:color w:val="222222"/>
            <w:sz w:val="24"/>
          </w:rPr>
          <w:t>” &amp; “</w:t>
        </w:r>
        <w:r w:rsidRPr="00673E96">
          <w:rPr>
            <w:rFonts w:ascii="Times New Roman" w:hAnsi="Times New Roman"/>
            <w:i/>
            <w:iCs/>
            <w:color w:val="222222"/>
            <w:sz w:val="24"/>
          </w:rPr>
          <w:t>spirit of truth</w:t>
        </w:r>
        <w:r w:rsidRPr="00673E96">
          <w:rPr>
            <w:rFonts w:ascii="Times New Roman" w:hAnsi="Times New Roman"/>
            <w:color w:val="222222"/>
            <w:sz w:val="24"/>
          </w:rPr>
          <w:t>” in little </w:t>
        </w:r>
        <w:r w:rsidRPr="00673E96">
          <w:rPr>
            <w:rFonts w:ascii="Times New Roman" w:hAnsi="Times New Roman"/>
            <w:i/>
            <w:iCs/>
            <w:color w:val="222222"/>
            <w:sz w:val="24"/>
          </w:rPr>
          <w:t>spirit</w:t>
        </w:r>
        <w:r w:rsidRPr="00673E96">
          <w:rPr>
            <w:rFonts w:ascii="Times New Roman" w:hAnsi="Times New Roman"/>
            <w:color w:val="222222"/>
            <w:sz w:val="24"/>
          </w:rPr>
          <w:t> mode, there’s comparing </w:t>
        </w:r>
        <w:r w:rsidRPr="00673E96">
          <w:rPr>
            <w:rFonts w:ascii="Times New Roman" w:hAnsi="Times New Roman"/>
            <w:i/>
            <w:iCs/>
            <w:color w:val="222222"/>
            <w:sz w:val="24"/>
          </w:rPr>
          <w:t>spiritual things</w:t>
        </w:r>
        <w:r w:rsidRPr="00673E96">
          <w:rPr>
            <w:rFonts w:ascii="Times New Roman" w:hAnsi="Times New Roman"/>
            <w:color w:val="222222"/>
            <w:sz w:val="24"/>
          </w:rPr>
          <w:t> (plural) </w:t>
        </w:r>
        <w:r w:rsidRPr="00673E96">
          <w:rPr>
            <w:rFonts w:ascii="Times New Roman" w:hAnsi="Times New Roman"/>
            <w:i/>
            <w:iCs/>
            <w:color w:val="222222"/>
            <w:sz w:val="24"/>
          </w:rPr>
          <w:t>with spiritual</w:t>
        </w:r>
        <w:r w:rsidRPr="00673E96">
          <w:rPr>
            <w:rFonts w:ascii="Times New Roman" w:hAnsi="Times New Roman"/>
            <w:color w:val="222222"/>
            <w:sz w:val="24"/>
          </w:rPr>
          <w:t>(singular): </w:t>
        </w:r>
        <w:r w:rsidRPr="00673E96">
          <w:rPr>
            <w:rFonts w:ascii="Times New Roman" w:hAnsi="Times New Roman"/>
            <w:i/>
            <w:iCs/>
            <w:color w:val="222222"/>
            <w:sz w:val="24"/>
          </w:rPr>
          <w:t>joints/marrow</w:t>
        </w:r>
        <w:r w:rsidRPr="00673E96">
          <w:rPr>
            <w:rFonts w:ascii="Times New Roman" w:hAnsi="Times New Roman"/>
            <w:color w:val="222222"/>
            <w:sz w:val="24"/>
          </w:rPr>
          <w:t xml:space="preserve"> in Heb 4:12; As </w:t>
        </w:r>
        <w:r w:rsidRPr="00673E96">
          <w:rPr>
            <w:rFonts w:ascii="Times New Roman" w:hAnsi="Times New Roman"/>
            <w:color w:val="222222"/>
            <w:sz w:val="24"/>
          </w:rPr>
          <w:lastRenderedPageBreak/>
          <w:t>comparing “</w:t>
        </w:r>
        <w:r w:rsidRPr="00673E96">
          <w:rPr>
            <w:rFonts w:ascii="Times New Roman" w:hAnsi="Times New Roman"/>
            <w:i/>
            <w:iCs/>
            <w:color w:val="222222"/>
            <w:sz w:val="24"/>
          </w:rPr>
          <w:t>scriptures</w:t>
        </w:r>
        <w:r w:rsidRPr="00673E96">
          <w:rPr>
            <w:rFonts w:ascii="Times New Roman" w:hAnsi="Times New Roman"/>
            <w:color w:val="222222"/>
            <w:sz w:val="24"/>
          </w:rPr>
          <w:t>” with “</w:t>
        </w:r>
        <w:r w:rsidRPr="00673E96">
          <w:rPr>
            <w:rFonts w:ascii="Times New Roman" w:hAnsi="Times New Roman"/>
            <w:i/>
            <w:iCs/>
            <w:color w:val="222222"/>
            <w:sz w:val="24"/>
          </w:rPr>
          <w:t>scripture</w:t>
        </w:r>
        <w:r w:rsidRPr="00673E96">
          <w:rPr>
            <w:rFonts w:ascii="Times New Roman" w:hAnsi="Times New Roman"/>
            <w:color w:val="222222"/>
            <w:sz w:val="24"/>
          </w:rPr>
          <w:t>”. God only inspired “</w:t>
        </w:r>
        <w:r w:rsidRPr="00673E96">
          <w:rPr>
            <w:rFonts w:ascii="Times New Roman" w:hAnsi="Times New Roman"/>
            <w:i/>
            <w:iCs/>
            <w:color w:val="222222"/>
            <w:sz w:val="24"/>
          </w:rPr>
          <w:t>all scripture</w:t>
        </w:r>
        <w:r w:rsidRPr="00673E96">
          <w:rPr>
            <w:rFonts w:ascii="Times New Roman" w:hAnsi="Times New Roman"/>
            <w:color w:val="222222"/>
            <w:sz w:val="24"/>
          </w:rPr>
          <w:t>”, not scriptures: 2Tim 3:15,16 KJV.</w:t>
        </w:r>
      </w:ins>
    </w:p>
    <w:p w14:paraId="378F5A36" w14:textId="77777777" w:rsidR="00673E96" w:rsidRPr="00673E96" w:rsidRDefault="00673E96" w:rsidP="00673E96">
      <w:pPr>
        <w:shd w:val="clear" w:color="auto" w:fill="FFFFFF"/>
        <w:spacing w:after="0" w:line="240" w:lineRule="auto"/>
        <w:jc w:val="both"/>
        <w:rPr>
          <w:ins w:id="374" w:author="José Antonio Garcíarivas" w:date="2017-12-19T12:14:00Z"/>
          <w:rFonts w:ascii="Times New Roman" w:hAnsi="Times New Roman"/>
          <w:color w:val="222222"/>
          <w:sz w:val="24"/>
        </w:rPr>
      </w:pPr>
      <w:ins w:id="375" w:author="José Antonio Garcíarivas" w:date="2017-12-19T12:14:00Z">
        <w:r w:rsidRPr="00673E96">
          <w:rPr>
            <w:rFonts w:ascii="Times New Roman" w:hAnsi="Times New Roman"/>
            <w:color w:val="222222"/>
            <w:sz w:val="24"/>
          </w:rPr>
          <w:t>We could also allegorize such progression as if beginning as </w:t>
        </w:r>
        <w:r w:rsidRPr="00673E96">
          <w:rPr>
            <w:rFonts w:ascii="Times New Roman" w:hAnsi="Times New Roman"/>
            <w:i/>
            <w:iCs/>
            <w:color w:val="222222"/>
            <w:sz w:val="24"/>
          </w:rPr>
          <w:t>babe</w:t>
        </w:r>
        <w:r w:rsidRPr="00673E96">
          <w:rPr>
            <w:rFonts w:ascii="Times New Roman" w:hAnsi="Times New Roman"/>
            <w:color w:val="222222"/>
            <w:sz w:val="24"/>
          </w:rPr>
          <w:t>, then </w:t>
        </w:r>
        <w:r w:rsidRPr="00673E96">
          <w:rPr>
            <w:rFonts w:ascii="Times New Roman" w:hAnsi="Times New Roman"/>
            <w:i/>
            <w:iCs/>
            <w:color w:val="222222"/>
            <w:sz w:val="24"/>
          </w:rPr>
          <w:t>child</w:t>
        </w:r>
        <w:r w:rsidRPr="00673E96">
          <w:rPr>
            <w:rFonts w:ascii="Times New Roman" w:hAnsi="Times New Roman"/>
            <w:color w:val="222222"/>
            <w:sz w:val="24"/>
          </w:rPr>
          <w:t xml:space="preserve">, but there’s two kinds </w:t>
        </w:r>
        <w:proofErr w:type="spellStart"/>
        <w:r w:rsidRPr="00673E96">
          <w:rPr>
            <w:rFonts w:ascii="Times New Roman" w:hAnsi="Times New Roman"/>
            <w:color w:val="222222"/>
            <w:sz w:val="24"/>
          </w:rPr>
          <w:t>of</w:t>
        </w:r>
        <w:r w:rsidRPr="00673E96">
          <w:rPr>
            <w:rFonts w:ascii="Times New Roman" w:hAnsi="Times New Roman"/>
            <w:i/>
            <w:iCs/>
            <w:color w:val="222222"/>
            <w:sz w:val="24"/>
          </w:rPr>
          <w:t>children</w:t>
        </w:r>
        <w:proofErr w:type="spellEnd"/>
        <w:r w:rsidRPr="00673E96">
          <w:rPr>
            <w:rFonts w:ascii="Times New Roman" w:hAnsi="Times New Roman"/>
            <w:color w:val="222222"/>
            <w:sz w:val="24"/>
          </w:rPr>
          <w:t xml:space="preserve"> to sort out, and our objective is be no more child-ren; 1Cor 13:11; 14:20; Eph 4:14, but man-kind; Yet there’s also </w:t>
        </w:r>
        <w:proofErr w:type="gramStart"/>
        <w:r w:rsidRPr="00673E96">
          <w:rPr>
            <w:rFonts w:ascii="Times New Roman" w:hAnsi="Times New Roman"/>
            <w:color w:val="222222"/>
            <w:sz w:val="24"/>
          </w:rPr>
          <w:t>two man</w:t>
        </w:r>
        <w:proofErr w:type="gramEnd"/>
        <w:r w:rsidRPr="00673E96">
          <w:rPr>
            <w:rFonts w:ascii="Times New Roman" w:hAnsi="Times New Roman"/>
            <w:color w:val="222222"/>
            <w:sz w:val="24"/>
          </w:rPr>
          <w:t xml:space="preserve"> kinds: ‘</w:t>
        </w:r>
        <w:proofErr w:type="spellStart"/>
        <w:r w:rsidRPr="00673E96">
          <w:rPr>
            <w:rFonts w:ascii="Times New Roman" w:hAnsi="Times New Roman"/>
            <w:color w:val="222222"/>
            <w:sz w:val="24"/>
          </w:rPr>
          <w:t>anthropos</w:t>
        </w:r>
        <w:proofErr w:type="spellEnd"/>
        <w:r w:rsidRPr="00673E96">
          <w:rPr>
            <w:rFonts w:ascii="Times New Roman" w:hAnsi="Times New Roman"/>
            <w:color w:val="222222"/>
            <w:sz w:val="24"/>
          </w:rPr>
          <w:t>’ &amp; ‘</w:t>
        </w:r>
        <w:proofErr w:type="spellStart"/>
        <w:r w:rsidRPr="00673E96">
          <w:rPr>
            <w:rFonts w:ascii="Times New Roman" w:hAnsi="Times New Roman"/>
            <w:color w:val="222222"/>
            <w:sz w:val="24"/>
          </w:rPr>
          <w:t>aner</w:t>
        </w:r>
        <w:proofErr w:type="spellEnd"/>
        <w:r w:rsidRPr="00673E96">
          <w:rPr>
            <w:rFonts w:ascii="Times New Roman" w:hAnsi="Times New Roman"/>
            <w:color w:val="222222"/>
            <w:sz w:val="24"/>
          </w:rPr>
          <w:t xml:space="preserve">’. </w:t>
        </w:r>
        <w:proofErr w:type="gramStart"/>
        <w:r w:rsidRPr="00673E96">
          <w:rPr>
            <w:rFonts w:ascii="Times New Roman" w:hAnsi="Times New Roman"/>
            <w:color w:val="222222"/>
            <w:sz w:val="24"/>
          </w:rPr>
          <w:t>So</w:t>
        </w:r>
        <w:proofErr w:type="gramEnd"/>
        <w:r w:rsidRPr="00673E96">
          <w:rPr>
            <w:rFonts w:ascii="Times New Roman" w:hAnsi="Times New Roman"/>
            <w:color w:val="222222"/>
            <w:sz w:val="24"/>
          </w:rPr>
          <w:t xml:space="preserve"> Romans 3:4 says let God be true, but EVERY ‘</w:t>
        </w:r>
        <w:proofErr w:type="spellStart"/>
        <w:r w:rsidRPr="00673E96">
          <w:rPr>
            <w:rFonts w:ascii="Times New Roman" w:hAnsi="Times New Roman"/>
            <w:color w:val="222222"/>
            <w:sz w:val="24"/>
          </w:rPr>
          <w:t>anthropos</w:t>
        </w:r>
        <w:proofErr w:type="spellEnd"/>
        <w:r w:rsidRPr="00673E96">
          <w:rPr>
            <w:rFonts w:ascii="Times New Roman" w:hAnsi="Times New Roman"/>
            <w:color w:val="222222"/>
            <w:sz w:val="24"/>
          </w:rPr>
          <w:t>’ kind of man a liar; And 1Corinthians 11:3 says EVERY ‘</w:t>
        </w:r>
        <w:proofErr w:type="spellStart"/>
        <w:r w:rsidRPr="00673E96">
          <w:rPr>
            <w:rFonts w:ascii="Times New Roman" w:hAnsi="Times New Roman"/>
            <w:color w:val="222222"/>
            <w:sz w:val="24"/>
          </w:rPr>
          <w:t>aner</w:t>
        </w:r>
        <w:proofErr w:type="spellEnd"/>
        <w:r w:rsidRPr="00673E96">
          <w:rPr>
            <w:rFonts w:ascii="Times New Roman" w:hAnsi="Times New Roman"/>
            <w:color w:val="222222"/>
            <w:sz w:val="24"/>
          </w:rPr>
          <w:t xml:space="preserve">’ man’s head = Christ = the end of the law, not just mend of law to </w:t>
        </w:r>
        <w:proofErr w:type="spellStart"/>
        <w:r w:rsidRPr="00673E96">
          <w:rPr>
            <w:rFonts w:ascii="Times New Roman" w:hAnsi="Times New Roman"/>
            <w:color w:val="222222"/>
            <w:sz w:val="24"/>
          </w:rPr>
          <w:t>BetterLaw</w:t>
        </w:r>
        <w:proofErr w:type="spellEnd"/>
        <w:r w:rsidRPr="00673E96">
          <w:rPr>
            <w:rFonts w:ascii="Times New Roman" w:hAnsi="Times New Roman"/>
            <w:color w:val="222222"/>
            <w:sz w:val="24"/>
          </w:rPr>
          <w:t xml:space="preserve">. </w:t>
        </w:r>
        <w:proofErr w:type="gramStart"/>
        <w:r w:rsidRPr="00673E96">
          <w:rPr>
            <w:rFonts w:ascii="Times New Roman" w:hAnsi="Times New Roman"/>
            <w:color w:val="222222"/>
            <w:sz w:val="24"/>
          </w:rPr>
          <w:t>So</w:t>
        </w:r>
        <w:proofErr w:type="gramEnd"/>
        <w:r w:rsidRPr="00673E96">
          <w:rPr>
            <w:rFonts w:ascii="Times New Roman" w:hAnsi="Times New Roman"/>
            <w:color w:val="222222"/>
            <w:sz w:val="24"/>
          </w:rPr>
          <w:t xml:space="preserve"> it’s OT Law←|→NT </w:t>
        </w:r>
        <w:proofErr w:type="spellStart"/>
        <w:r w:rsidRPr="00673E96">
          <w:rPr>
            <w:rFonts w:ascii="Times New Roman" w:hAnsi="Times New Roman"/>
            <w:color w:val="222222"/>
            <w:sz w:val="24"/>
          </w:rPr>
          <w:t>BetterLaw</w:t>
        </w:r>
        <w:proofErr w:type="spellEnd"/>
        <w:r w:rsidRPr="00673E96">
          <w:rPr>
            <w:rFonts w:ascii="Times New Roman" w:hAnsi="Times New Roman"/>
            <w:color w:val="222222"/>
            <w:sz w:val="24"/>
          </w:rPr>
          <w:t>: J→C ↑Grace↑ is neither.</w:t>
        </w:r>
      </w:ins>
    </w:p>
    <w:p w14:paraId="11848D48" w14:textId="77777777" w:rsidR="00673E96" w:rsidRPr="00673E96" w:rsidRDefault="00673E96" w:rsidP="00673E96">
      <w:pPr>
        <w:shd w:val="clear" w:color="auto" w:fill="FFFFFF"/>
        <w:spacing w:after="0" w:line="240" w:lineRule="auto"/>
        <w:jc w:val="both"/>
        <w:rPr>
          <w:ins w:id="376" w:author="José Antonio Garcíarivas" w:date="2017-12-19T12:14:00Z"/>
          <w:rFonts w:ascii="Times New Roman" w:hAnsi="Times New Roman"/>
          <w:color w:val="222222"/>
          <w:sz w:val="24"/>
        </w:rPr>
      </w:pPr>
      <w:ins w:id="377" w:author="José Antonio Garcíarivas" w:date="2017-12-19T12:14:00Z">
        <w:r w:rsidRPr="00673E96">
          <w:rPr>
            <w:rFonts w:ascii="Times New Roman" w:hAnsi="Times New Roman"/>
            <w:color w:val="222222"/>
            <w:sz w:val="24"/>
          </w:rPr>
          <w:t> </w:t>
        </w:r>
      </w:ins>
    </w:p>
    <w:p w14:paraId="252CB775" w14:textId="77777777" w:rsidR="00673E96" w:rsidRPr="00673E96" w:rsidRDefault="00673E96" w:rsidP="00673E96">
      <w:pPr>
        <w:shd w:val="clear" w:color="auto" w:fill="FFFFFF"/>
        <w:spacing w:after="0" w:line="240" w:lineRule="auto"/>
        <w:jc w:val="both"/>
        <w:rPr>
          <w:ins w:id="378" w:author="José Antonio Garcíarivas" w:date="2017-12-19T12:14:00Z"/>
          <w:rFonts w:ascii="Times New Roman" w:hAnsi="Times New Roman"/>
          <w:color w:val="222222"/>
          <w:sz w:val="24"/>
        </w:rPr>
      </w:pPr>
      <w:ins w:id="379" w:author="José Antonio Garcíarivas" w:date="2017-12-19T12:14:00Z">
        <w:r w:rsidRPr="00673E96">
          <w:rPr>
            <w:rFonts w:ascii="Times New Roman" w:hAnsi="Times New Roman"/>
            <w:color w:val="222222"/>
            <w:sz w:val="24"/>
          </w:rPr>
          <w:t xml:space="preserve">What can we now learn about peace, in our </w:t>
        </w:r>
        <w:proofErr w:type="spellStart"/>
        <w:r w:rsidRPr="00673E96">
          <w:rPr>
            <w:rFonts w:ascii="Times New Roman" w:hAnsi="Times New Roman"/>
            <w:color w:val="222222"/>
            <w:sz w:val="24"/>
          </w:rPr>
          <w:t>love→joy→peace</w:t>
        </w:r>
        <w:proofErr w:type="spellEnd"/>
        <w:r w:rsidRPr="00673E96">
          <w:rPr>
            <w:rFonts w:ascii="Times New Roman" w:hAnsi="Times New Roman"/>
            <w:color w:val="222222"/>
            <w:sz w:val="24"/>
          </w:rPr>
          <w:t xml:space="preserve"> Walk in the Spirit?</w:t>
        </w:r>
      </w:ins>
    </w:p>
    <w:p w14:paraId="3F86D51A" w14:textId="77777777" w:rsidR="00673E96" w:rsidRPr="00673E96" w:rsidRDefault="00673E96" w:rsidP="00673E96">
      <w:pPr>
        <w:shd w:val="clear" w:color="auto" w:fill="FFFFFF"/>
        <w:spacing w:after="0" w:line="240" w:lineRule="auto"/>
        <w:jc w:val="both"/>
        <w:rPr>
          <w:ins w:id="380" w:author="José Antonio Garcíarivas" w:date="2017-12-19T12:14:00Z"/>
          <w:rFonts w:ascii="Times New Roman" w:hAnsi="Times New Roman"/>
          <w:color w:val="222222"/>
          <w:sz w:val="24"/>
        </w:rPr>
      </w:pPr>
      <w:ins w:id="381" w:author="José Antonio Garcíarivas" w:date="2017-12-19T12:14:00Z">
        <w:r w:rsidRPr="00673E96">
          <w:rPr>
            <w:rFonts w:ascii="Times New Roman" w:hAnsi="Times New Roman"/>
            <w:color w:val="222222"/>
            <w:sz w:val="24"/>
          </w:rPr>
          <w:t> </w:t>
        </w:r>
      </w:ins>
    </w:p>
    <w:p w14:paraId="32AA18DE" w14:textId="77777777" w:rsidR="00673E96" w:rsidRPr="00673E96" w:rsidRDefault="00673E96" w:rsidP="00673E96">
      <w:pPr>
        <w:shd w:val="clear" w:color="auto" w:fill="FFFFFF"/>
        <w:spacing w:after="0" w:line="240" w:lineRule="auto"/>
        <w:jc w:val="both"/>
        <w:rPr>
          <w:ins w:id="382" w:author="José Antonio Garcíarivas" w:date="2017-12-19T12:14:00Z"/>
          <w:rFonts w:ascii="Times New Roman" w:hAnsi="Times New Roman"/>
          <w:color w:val="222222"/>
          <w:sz w:val="24"/>
        </w:rPr>
      </w:pPr>
      <w:ins w:id="383" w:author="José Antonio Garcíarivas" w:date="2017-12-19T12:14:00Z">
        <w:r w:rsidRPr="00673E96">
          <w:rPr>
            <w:rFonts w:ascii="Times New Roman" w:hAnsi="Times New Roman"/>
            <w:color w:val="222222"/>
            <w:sz w:val="24"/>
          </w:rPr>
          <w:t>1</w:t>
        </w:r>
        <w:r w:rsidRPr="00673E96">
          <w:rPr>
            <w:rFonts w:ascii="Times New Roman" w:hAnsi="Times New Roman"/>
            <w:color w:val="222222"/>
            <w:sz w:val="24"/>
            <w:vertAlign w:val="superscript"/>
          </w:rPr>
          <w:t>st</w:t>
        </w:r>
        <w:r w:rsidRPr="00673E96">
          <w:rPr>
            <w:rFonts w:ascii="Times New Roman" w:hAnsi="Times New Roman"/>
            <w:color w:val="222222"/>
            <w:sz w:val="24"/>
          </w:rPr>
          <w:t> mention of peace in OT is in Genesis 15:15, where peace = ‘</w:t>
        </w:r>
        <w:proofErr w:type="spellStart"/>
        <w:r w:rsidRPr="00673E96">
          <w:rPr>
            <w:rFonts w:ascii="Times New Roman" w:hAnsi="Times New Roman"/>
            <w:color w:val="222222"/>
            <w:sz w:val="24"/>
          </w:rPr>
          <w:t>shalowm</w:t>
        </w:r>
        <w:proofErr w:type="spellEnd"/>
        <w:r w:rsidRPr="00673E96">
          <w:rPr>
            <w:rFonts w:ascii="Times New Roman" w:hAnsi="Times New Roman"/>
            <w:color w:val="222222"/>
            <w:sz w:val="24"/>
          </w:rPr>
          <w:t xml:space="preserve">’ in Hebrew, which is </w:t>
        </w:r>
        <w:proofErr w:type="spellStart"/>
        <w:r w:rsidRPr="00673E96">
          <w:rPr>
            <w:rFonts w:ascii="Times New Roman" w:hAnsi="Times New Roman"/>
            <w:color w:val="222222"/>
            <w:sz w:val="24"/>
          </w:rPr>
          <w:t>kinda</w:t>
        </w:r>
        <w:proofErr w:type="spellEnd"/>
        <w:r w:rsidRPr="00673E96">
          <w:rPr>
            <w:rFonts w:ascii="Times New Roman" w:hAnsi="Times New Roman"/>
            <w:color w:val="222222"/>
            <w:sz w:val="24"/>
          </w:rPr>
          <w:t xml:space="preserve"> like Jewish greet/salute ‘Shalom’ (‘</w:t>
        </w:r>
        <w:proofErr w:type="spellStart"/>
        <w:r w:rsidRPr="00673E96">
          <w:rPr>
            <w:rFonts w:ascii="Times New Roman" w:hAnsi="Times New Roman"/>
            <w:color w:val="222222"/>
            <w:sz w:val="24"/>
          </w:rPr>
          <w:t>shalowm</w:t>
        </w:r>
        <w:proofErr w:type="spellEnd"/>
        <w:r w:rsidRPr="00673E96">
          <w:rPr>
            <w:rFonts w:ascii="Times New Roman" w:hAnsi="Times New Roman"/>
            <w:color w:val="222222"/>
            <w:sz w:val="24"/>
          </w:rPr>
          <w:t xml:space="preserve">’ shortened to Shalom). Problem with this peace is Gen 15:15 also refers to burial, like RIP does; thereby a grave subject, and something to remember if greeted or saluted with Shalom. It’s allegorically as if greeted/saluted with their Law ↓Peace↓←|→ instead of </w:t>
        </w:r>
        <w:proofErr w:type="spellStart"/>
        <w:r w:rsidRPr="00673E96">
          <w:rPr>
            <w:rFonts w:ascii="Times New Roman" w:hAnsi="Times New Roman"/>
            <w:color w:val="222222"/>
            <w:sz w:val="24"/>
          </w:rPr>
          <w:t>Grace→Mercy</w:t>
        </w:r>
        <w:proofErr w:type="spellEnd"/>
        <w:r w:rsidRPr="00673E96">
          <w:rPr>
            <w:rFonts w:ascii="Times New Roman" w:hAnsi="Times New Roman"/>
            <w:color w:val="222222"/>
            <w:sz w:val="24"/>
          </w:rPr>
          <w:t>→↑Peace↑.</w:t>
        </w:r>
      </w:ins>
    </w:p>
    <w:p w14:paraId="4288CEFF" w14:textId="77777777" w:rsidR="00673E96" w:rsidRPr="00673E96" w:rsidRDefault="00673E96" w:rsidP="00673E96">
      <w:pPr>
        <w:shd w:val="clear" w:color="auto" w:fill="FFFFFF"/>
        <w:spacing w:after="0" w:line="240" w:lineRule="auto"/>
        <w:jc w:val="both"/>
        <w:rPr>
          <w:ins w:id="384" w:author="José Antonio Garcíarivas" w:date="2017-12-19T12:14:00Z"/>
          <w:rFonts w:ascii="Times New Roman" w:hAnsi="Times New Roman"/>
          <w:color w:val="222222"/>
          <w:sz w:val="24"/>
        </w:rPr>
      </w:pPr>
      <w:ins w:id="385" w:author="José Antonio Garcíarivas" w:date="2017-12-19T12:14:00Z">
        <w:r w:rsidRPr="00673E96">
          <w:rPr>
            <w:rFonts w:ascii="Times New Roman" w:hAnsi="Times New Roman"/>
            <w:color w:val="222222"/>
            <w:sz w:val="24"/>
          </w:rPr>
          <w:lastRenderedPageBreak/>
          <w:t> </w:t>
        </w:r>
      </w:ins>
    </w:p>
    <w:p w14:paraId="1579D804" w14:textId="77777777" w:rsidR="00673E96" w:rsidRPr="00673E96" w:rsidRDefault="00673E96" w:rsidP="00673E96">
      <w:pPr>
        <w:shd w:val="clear" w:color="auto" w:fill="FFFFFF"/>
        <w:spacing w:after="0" w:line="240" w:lineRule="auto"/>
        <w:jc w:val="both"/>
        <w:rPr>
          <w:ins w:id="386" w:author="José Antonio Garcíarivas" w:date="2017-12-19T12:14:00Z"/>
          <w:rFonts w:ascii="Times New Roman" w:hAnsi="Times New Roman"/>
          <w:color w:val="222222"/>
          <w:sz w:val="24"/>
        </w:rPr>
      </w:pPr>
      <w:ins w:id="387" w:author="José Antonio Garcíarivas" w:date="2017-12-19T12:14:00Z">
        <w:r w:rsidRPr="00673E96">
          <w:rPr>
            <w:rFonts w:ascii="Times New Roman" w:hAnsi="Times New Roman"/>
            <w:color w:val="222222"/>
            <w:sz w:val="24"/>
          </w:rPr>
          <w:t>Islamic greet/salute of ‘Peace be upon you’ is similar, as it’s like saying Allah’s Law be upon you; So, it’s like false Peace of their law, rather than graceful and merciful peace.</w:t>
        </w:r>
      </w:ins>
    </w:p>
    <w:p w14:paraId="7E60E0F3" w14:textId="77777777" w:rsidR="00673E96" w:rsidRPr="00673E96" w:rsidRDefault="00673E96" w:rsidP="00673E96">
      <w:pPr>
        <w:shd w:val="clear" w:color="auto" w:fill="FFFFFF"/>
        <w:spacing w:after="0" w:line="240" w:lineRule="auto"/>
        <w:jc w:val="both"/>
        <w:rPr>
          <w:ins w:id="388" w:author="José Antonio Garcíarivas" w:date="2017-12-19T12:14:00Z"/>
          <w:rFonts w:ascii="Times New Roman" w:hAnsi="Times New Roman"/>
          <w:color w:val="222222"/>
          <w:sz w:val="24"/>
        </w:rPr>
      </w:pPr>
      <w:ins w:id="389" w:author="José Antonio Garcíarivas" w:date="2017-12-19T12:14:00Z">
        <w:r w:rsidRPr="00673E96">
          <w:rPr>
            <w:rFonts w:ascii="Times New Roman" w:hAnsi="Times New Roman"/>
            <w:color w:val="222222"/>
            <w:sz w:val="24"/>
          </w:rPr>
          <w:t> </w:t>
        </w:r>
      </w:ins>
    </w:p>
    <w:p w14:paraId="65A2BFC3" w14:textId="77777777" w:rsidR="00673E96" w:rsidRPr="00673E96" w:rsidRDefault="00673E96" w:rsidP="00673E96">
      <w:pPr>
        <w:shd w:val="clear" w:color="auto" w:fill="FFFFFF"/>
        <w:spacing w:after="0" w:line="240" w:lineRule="auto"/>
        <w:jc w:val="both"/>
        <w:rPr>
          <w:ins w:id="390" w:author="José Antonio Garcíarivas" w:date="2017-12-19T12:14:00Z"/>
          <w:rFonts w:ascii="Times New Roman" w:hAnsi="Times New Roman"/>
          <w:color w:val="222222"/>
          <w:sz w:val="24"/>
        </w:rPr>
      </w:pPr>
      <w:ins w:id="391" w:author="José Antonio Garcíarivas" w:date="2017-12-19T12:14:00Z">
        <w:r w:rsidRPr="00673E96">
          <w:rPr>
            <w:rFonts w:ascii="Times New Roman" w:hAnsi="Times New Roman"/>
            <w:color w:val="222222"/>
            <w:sz w:val="24"/>
          </w:rPr>
          <w:t>Hindu greet/salute ‘Namaste’ (I bow to the divine in you) seems Nice; Yet along with a Buddhist cult-</w:t>
        </w:r>
        <w:proofErr w:type="spellStart"/>
        <w:r w:rsidRPr="00673E96">
          <w:rPr>
            <w:rFonts w:ascii="Times New Roman" w:hAnsi="Times New Roman"/>
            <w:color w:val="222222"/>
            <w:sz w:val="24"/>
          </w:rPr>
          <w:t>ural</w:t>
        </w:r>
        <w:proofErr w:type="spellEnd"/>
        <w:r w:rsidRPr="00673E96">
          <w:rPr>
            <w:rFonts w:ascii="Times New Roman" w:hAnsi="Times New Roman"/>
            <w:color w:val="222222"/>
            <w:sz w:val="24"/>
          </w:rPr>
          <w:t xml:space="preserve"> greet/salute comes their con-</w:t>
        </w:r>
        <w:proofErr w:type="spellStart"/>
        <w:r w:rsidRPr="00673E96">
          <w:rPr>
            <w:rFonts w:ascii="Times New Roman" w:hAnsi="Times New Roman"/>
            <w:color w:val="222222"/>
            <w:sz w:val="24"/>
          </w:rPr>
          <w:t>cept</w:t>
        </w:r>
        <w:proofErr w:type="spellEnd"/>
        <w:r w:rsidRPr="00673E96">
          <w:rPr>
            <w:rFonts w:ascii="Times New Roman" w:hAnsi="Times New Roman"/>
            <w:color w:val="222222"/>
            <w:sz w:val="24"/>
          </w:rPr>
          <w:t xml:space="preserve"> of karma, which is not merciful.</w:t>
        </w:r>
      </w:ins>
    </w:p>
    <w:p w14:paraId="2FA394DA" w14:textId="77777777" w:rsidR="00673E96" w:rsidRPr="00673E96" w:rsidRDefault="00673E96" w:rsidP="00673E96">
      <w:pPr>
        <w:shd w:val="clear" w:color="auto" w:fill="FFFFFF"/>
        <w:spacing w:after="0" w:line="240" w:lineRule="auto"/>
        <w:jc w:val="both"/>
        <w:rPr>
          <w:ins w:id="392" w:author="José Antonio Garcíarivas" w:date="2017-12-19T12:14:00Z"/>
          <w:rFonts w:ascii="Times New Roman" w:hAnsi="Times New Roman"/>
          <w:color w:val="222222"/>
          <w:sz w:val="24"/>
        </w:rPr>
      </w:pPr>
      <w:ins w:id="393" w:author="José Antonio Garcíarivas" w:date="2017-12-19T12:14:00Z">
        <w:r w:rsidRPr="00673E96">
          <w:rPr>
            <w:rFonts w:ascii="Times New Roman" w:hAnsi="Times New Roman"/>
            <w:color w:val="222222"/>
            <w:sz w:val="24"/>
          </w:rPr>
          <w:t> </w:t>
        </w:r>
      </w:ins>
    </w:p>
    <w:p w14:paraId="31923016" w14:textId="77777777" w:rsidR="00673E96" w:rsidRPr="00673E96" w:rsidRDefault="00673E96" w:rsidP="00673E96">
      <w:pPr>
        <w:shd w:val="clear" w:color="auto" w:fill="FFFFFF"/>
        <w:spacing w:after="0" w:line="240" w:lineRule="auto"/>
        <w:jc w:val="both"/>
        <w:rPr>
          <w:ins w:id="394" w:author="José Antonio Garcíarivas" w:date="2017-12-19T12:14:00Z"/>
          <w:rFonts w:ascii="Times New Roman" w:hAnsi="Times New Roman"/>
          <w:color w:val="222222"/>
          <w:sz w:val="24"/>
        </w:rPr>
      </w:pPr>
      <w:ins w:id="395" w:author="José Antonio Garcíarivas" w:date="2017-12-19T12:14:00Z">
        <w:r w:rsidRPr="00673E96">
          <w:rPr>
            <w:rFonts w:ascii="Times New Roman" w:hAnsi="Times New Roman"/>
            <w:color w:val="222222"/>
            <w:sz w:val="24"/>
          </w:rPr>
          <w:t>Even so-called Christ-</w:t>
        </w:r>
        <w:proofErr w:type="spellStart"/>
        <w:r w:rsidRPr="00673E96">
          <w:rPr>
            <w:rFonts w:ascii="Times New Roman" w:hAnsi="Times New Roman"/>
            <w:color w:val="222222"/>
            <w:sz w:val="24"/>
          </w:rPr>
          <w:t>ians</w:t>
        </w:r>
        <w:proofErr w:type="spellEnd"/>
        <w:r w:rsidRPr="00673E96">
          <w:rPr>
            <w:rFonts w:ascii="Times New Roman" w:hAnsi="Times New Roman"/>
            <w:color w:val="222222"/>
            <w:sz w:val="24"/>
          </w:rPr>
          <w:t xml:space="preserve"> (still more like Jesus-</w:t>
        </w:r>
        <w:proofErr w:type="spellStart"/>
        <w:r w:rsidRPr="00673E96">
          <w:rPr>
            <w:rFonts w:ascii="Times New Roman" w:hAnsi="Times New Roman"/>
            <w:color w:val="222222"/>
            <w:sz w:val="24"/>
          </w:rPr>
          <w:t>ians</w:t>
        </w:r>
        <w:proofErr w:type="spellEnd"/>
        <w:r w:rsidRPr="00673E96">
          <w:rPr>
            <w:rFonts w:ascii="Times New Roman" w:hAnsi="Times New Roman"/>
            <w:color w:val="222222"/>
            <w:sz w:val="24"/>
          </w:rPr>
          <w:t>) will either offer you or sign off discussion with ‘peace’; Not (yet) knowing the kind of temporal peace they offer can also be taken away, like forgiven in Matthew 18:23-35’s forgiven + unforgiven + tormented.   </w:t>
        </w:r>
      </w:ins>
    </w:p>
    <w:p w14:paraId="504B7B02" w14:textId="77777777" w:rsidR="00673E96" w:rsidRPr="00673E96" w:rsidRDefault="00673E96" w:rsidP="00673E96">
      <w:pPr>
        <w:shd w:val="clear" w:color="auto" w:fill="FFFFFF"/>
        <w:spacing w:after="0" w:line="240" w:lineRule="auto"/>
        <w:jc w:val="both"/>
        <w:rPr>
          <w:ins w:id="396" w:author="José Antonio Garcíarivas" w:date="2017-12-19T12:14:00Z"/>
          <w:rFonts w:ascii="Times New Roman" w:hAnsi="Times New Roman"/>
          <w:color w:val="222222"/>
          <w:sz w:val="24"/>
        </w:rPr>
      </w:pPr>
      <w:ins w:id="397" w:author="José Antonio Garcíarivas" w:date="2017-12-19T12:14:00Z">
        <w:r w:rsidRPr="00673E96">
          <w:rPr>
            <w:rFonts w:ascii="Times New Roman" w:hAnsi="Times New Roman"/>
            <w:color w:val="222222"/>
            <w:sz w:val="24"/>
          </w:rPr>
          <w:t> </w:t>
        </w:r>
      </w:ins>
    </w:p>
    <w:p w14:paraId="7ABACC59" w14:textId="77777777" w:rsidR="00673E96" w:rsidRPr="00673E96" w:rsidRDefault="00673E96" w:rsidP="00673E96">
      <w:pPr>
        <w:shd w:val="clear" w:color="auto" w:fill="FFFFFF"/>
        <w:spacing w:after="0" w:line="240" w:lineRule="auto"/>
        <w:jc w:val="both"/>
        <w:rPr>
          <w:ins w:id="398" w:author="José Antonio Garcíarivas" w:date="2017-12-19T12:14:00Z"/>
          <w:rFonts w:ascii="Times New Roman" w:hAnsi="Times New Roman"/>
          <w:color w:val="222222"/>
          <w:sz w:val="24"/>
        </w:rPr>
      </w:pPr>
      <w:ins w:id="399" w:author="José Antonio Garcíarivas" w:date="2017-12-19T12:14:00Z">
        <w:r w:rsidRPr="00673E96">
          <w:rPr>
            <w:rFonts w:ascii="Times New Roman" w:hAnsi="Times New Roman"/>
            <w:color w:val="222222"/>
            <w:sz w:val="24"/>
          </w:rPr>
          <w:t xml:space="preserve">OK, </w:t>
        </w:r>
        <w:proofErr w:type="gramStart"/>
        <w:r w:rsidRPr="00673E96">
          <w:rPr>
            <w:rFonts w:ascii="Times New Roman" w:hAnsi="Times New Roman"/>
            <w:color w:val="222222"/>
            <w:sz w:val="24"/>
          </w:rPr>
          <w:t>Here’s</w:t>
        </w:r>
        <w:proofErr w:type="gramEnd"/>
        <w:r w:rsidRPr="00673E96">
          <w:rPr>
            <w:rFonts w:ascii="Times New Roman" w:hAnsi="Times New Roman"/>
            <w:color w:val="222222"/>
            <w:sz w:val="24"/>
          </w:rPr>
          <w:t xml:space="preserve"> reasons I mention all this technical stuff, when it comes to talk about Peace:</w:t>
        </w:r>
      </w:ins>
    </w:p>
    <w:p w14:paraId="6B3E5D41" w14:textId="77777777" w:rsidR="00673E96" w:rsidRPr="00673E96" w:rsidRDefault="00673E96" w:rsidP="00673E96">
      <w:pPr>
        <w:shd w:val="clear" w:color="auto" w:fill="FFFFFF"/>
        <w:spacing w:after="0" w:line="240" w:lineRule="auto"/>
        <w:jc w:val="both"/>
        <w:rPr>
          <w:ins w:id="400" w:author="José Antonio Garcíarivas" w:date="2017-12-19T12:14:00Z"/>
          <w:rFonts w:ascii="Times New Roman" w:hAnsi="Times New Roman"/>
          <w:color w:val="222222"/>
          <w:sz w:val="24"/>
        </w:rPr>
      </w:pPr>
      <w:ins w:id="401" w:author="José Antonio Garcíarivas" w:date="2017-12-19T12:14:00Z">
        <w:r w:rsidRPr="00673E96">
          <w:rPr>
            <w:rFonts w:ascii="Times New Roman" w:hAnsi="Times New Roman"/>
            <w:color w:val="222222"/>
            <w:sz w:val="24"/>
          </w:rPr>
          <w:t>-        Matthew 10:34 KJV notes Jesus (made under law) did </w:t>
        </w:r>
        <w:r w:rsidRPr="00673E96">
          <w:rPr>
            <w:rFonts w:ascii="Times New Roman" w:hAnsi="Times New Roman"/>
            <w:i/>
            <w:iCs/>
            <w:color w:val="222222"/>
            <w:sz w:val="24"/>
          </w:rPr>
          <w:t>not come to </w:t>
        </w:r>
        <w:r w:rsidRPr="00673E96">
          <w:rPr>
            <w:rFonts w:ascii="Times New Roman" w:hAnsi="Times New Roman"/>
            <w:i/>
            <w:iCs/>
            <w:color w:val="222222"/>
            <w:sz w:val="24"/>
            <w:u w:val="single"/>
          </w:rPr>
          <w:t>send</w:t>
        </w:r>
        <w:r w:rsidRPr="00673E96">
          <w:rPr>
            <w:rFonts w:ascii="Times New Roman" w:hAnsi="Times New Roman"/>
            <w:i/>
            <w:iCs/>
            <w:color w:val="222222"/>
            <w:sz w:val="24"/>
          </w:rPr>
          <w:t> peace on earth, but a sword;</w:t>
        </w:r>
        <w:r w:rsidRPr="00673E96">
          <w:rPr>
            <w:rFonts w:ascii="Times New Roman" w:hAnsi="Times New Roman"/>
            <w:color w:val="222222"/>
            <w:sz w:val="24"/>
          </w:rPr>
          <w:t xml:space="preserve"> So, it’s </w:t>
        </w:r>
        <w:proofErr w:type="spellStart"/>
        <w:r w:rsidRPr="00673E96">
          <w:rPr>
            <w:rFonts w:ascii="Times New Roman" w:hAnsi="Times New Roman"/>
            <w:color w:val="222222"/>
            <w:sz w:val="24"/>
          </w:rPr>
          <w:t>NotPeace</w:t>
        </w:r>
        <w:proofErr w:type="spellEnd"/>
        <w:r w:rsidRPr="00673E96">
          <w:rPr>
            <w:rFonts w:ascii="Times New Roman" w:hAnsi="Times New Roman"/>
            <w:color w:val="222222"/>
            <w:sz w:val="24"/>
          </w:rPr>
          <w:t xml:space="preserve"> unless we’re talking thru </w:t>
        </w:r>
        <w:proofErr w:type="spellStart"/>
        <w:r w:rsidRPr="00673E96">
          <w:rPr>
            <w:rFonts w:ascii="Times New Roman" w:hAnsi="Times New Roman"/>
            <w:color w:val="222222"/>
            <w:sz w:val="24"/>
          </w:rPr>
          <w:t>Jesus</w:t>
        </w:r>
        <w:proofErr w:type="gramStart"/>
        <w:r w:rsidRPr="00673E96">
          <w:rPr>
            <w:rFonts w:ascii="Times New Roman" w:hAnsi="Times New Roman"/>
            <w:color w:val="222222"/>
            <w:sz w:val="24"/>
          </w:rPr>
          <w:t>→“</w:t>
        </w:r>
        <w:proofErr w:type="gramEnd"/>
        <w:r w:rsidRPr="00673E96">
          <w:rPr>
            <w:rFonts w:ascii="Times New Roman" w:hAnsi="Times New Roman"/>
            <w:i/>
            <w:iCs/>
            <w:color w:val="222222"/>
            <w:sz w:val="24"/>
          </w:rPr>
          <w:t>Christ</w:t>
        </w:r>
        <w:proofErr w:type="spellEnd"/>
        <w:r w:rsidRPr="00673E96">
          <w:rPr>
            <w:rFonts w:ascii="Times New Roman" w:hAnsi="Times New Roman"/>
            <w:color w:val="222222"/>
            <w:sz w:val="24"/>
          </w:rPr>
          <w:t>”.</w:t>
        </w:r>
      </w:ins>
    </w:p>
    <w:p w14:paraId="528C683E" w14:textId="77777777" w:rsidR="00673E96" w:rsidRPr="00673E96" w:rsidRDefault="00673E96" w:rsidP="00673E96">
      <w:pPr>
        <w:shd w:val="clear" w:color="auto" w:fill="FFFFFF"/>
        <w:spacing w:after="0" w:line="240" w:lineRule="auto"/>
        <w:jc w:val="both"/>
        <w:rPr>
          <w:ins w:id="402" w:author="José Antonio Garcíarivas" w:date="2017-12-19T12:14:00Z"/>
          <w:rFonts w:ascii="Times New Roman" w:hAnsi="Times New Roman"/>
          <w:color w:val="222222"/>
          <w:sz w:val="24"/>
        </w:rPr>
      </w:pPr>
      <w:ins w:id="403" w:author="José Antonio Garcíarivas" w:date="2017-12-19T12:14:00Z">
        <w:r w:rsidRPr="00673E96">
          <w:rPr>
            <w:rFonts w:ascii="Times New Roman" w:hAnsi="Times New Roman"/>
            <w:color w:val="222222"/>
            <w:sz w:val="24"/>
          </w:rPr>
          <w:t>-        Luke 2:11-14 notes heralding of “</w:t>
        </w:r>
        <w:r w:rsidRPr="00673E96">
          <w:rPr>
            <w:rFonts w:ascii="Times New Roman" w:hAnsi="Times New Roman"/>
            <w:i/>
            <w:iCs/>
            <w:color w:val="222222"/>
            <w:sz w:val="24"/>
          </w:rPr>
          <w:t>on earth peace</w:t>
        </w:r>
        <w:r w:rsidRPr="00673E96">
          <w:rPr>
            <w:rFonts w:ascii="Times New Roman" w:hAnsi="Times New Roman"/>
            <w:color w:val="222222"/>
            <w:sz w:val="24"/>
          </w:rPr>
          <w:t>” is about “</w:t>
        </w:r>
        <w:r w:rsidRPr="00673E96">
          <w:rPr>
            <w:rFonts w:ascii="Times New Roman" w:hAnsi="Times New Roman"/>
            <w:i/>
            <w:iCs/>
            <w:color w:val="222222"/>
            <w:sz w:val="24"/>
          </w:rPr>
          <w:t>Christ</w:t>
        </w:r>
        <w:r w:rsidRPr="00673E96">
          <w:rPr>
            <w:rFonts w:ascii="Times New Roman" w:hAnsi="Times New Roman"/>
            <w:color w:val="222222"/>
            <w:sz w:val="24"/>
          </w:rPr>
          <w:t>”, not Jesus.</w:t>
        </w:r>
      </w:ins>
    </w:p>
    <w:p w14:paraId="6F88066F" w14:textId="77777777" w:rsidR="00673E96" w:rsidRPr="00673E96" w:rsidRDefault="00673E96" w:rsidP="00673E96">
      <w:pPr>
        <w:shd w:val="clear" w:color="auto" w:fill="FFFFFF"/>
        <w:spacing w:after="0" w:line="240" w:lineRule="auto"/>
        <w:jc w:val="both"/>
        <w:rPr>
          <w:ins w:id="404" w:author="José Antonio Garcíarivas" w:date="2017-12-19T12:14:00Z"/>
          <w:rFonts w:ascii="Times New Roman" w:hAnsi="Times New Roman"/>
          <w:color w:val="222222"/>
          <w:sz w:val="24"/>
        </w:rPr>
      </w:pPr>
      <w:ins w:id="405" w:author="José Antonio Garcíarivas" w:date="2017-12-19T12:14:00Z">
        <w:r w:rsidRPr="00673E96">
          <w:rPr>
            <w:rFonts w:ascii="Times New Roman" w:hAnsi="Times New Roman"/>
            <w:color w:val="222222"/>
            <w:sz w:val="24"/>
          </w:rPr>
          <w:lastRenderedPageBreak/>
          <w:t>-        Luke 12:51 notes Jesus did </w:t>
        </w:r>
        <w:r w:rsidRPr="00673E96">
          <w:rPr>
            <w:rFonts w:ascii="Times New Roman" w:hAnsi="Times New Roman"/>
            <w:i/>
            <w:iCs/>
            <w:color w:val="222222"/>
            <w:sz w:val="24"/>
          </w:rPr>
          <w:t>not come to </w:t>
        </w:r>
        <w:r w:rsidRPr="00673E96">
          <w:rPr>
            <w:rFonts w:ascii="Times New Roman" w:hAnsi="Times New Roman"/>
            <w:i/>
            <w:iCs/>
            <w:color w:val="222222"/>
            <w:sz w:val="24"/>
            <w:u w:val="single"/>
          </w:rPr>
          <w:t>give</w:t>
        </w:r>
        <w:r w:rsidRPr="00673E96">
          <w:rPr>
            <w:rFonts w:ascii="Times New Roman" w:hAnsi="Times New Roman"/>
            <w:i/>
            <w:iCs/>
            <w:color w:val="222222"/>
            <w:sz w:val="24"/>
          </w:rPr>
          <w:t> peace on earth, but division</w:t>
        </w:r>
        <w:r w:rsidRPr="00673E96">
          <w:rPr>
            <w:rFonts w:ascii="Times New Roman" w:hAnsi="Times New Roman"/>
            <w:color w:val="222222"/>
            <w:sz w:val="24"/>
          </w:rPr>
          <w:t>.</w:t>
        </w:r>
      </w:ins>
    </w:p>
    <w:p w14:paraId="506BD073" w14:textId="77777777" w:rsidR="00673E96" w:rsidRPr="00673E96" w:rsidRDefault="00673E96" w:rsidP="00673E96">
      <w:pPr>
        <w:shd w:val="clear" w:color="auto" w:fill="FFFFFF"/>
        <w:spacing w:after="0" w:line="240" w:lineRule="auto"/>
        <w:jc w:val="both"/>
        <w:rPr>
          <w:ins w:id="406" w:author="José Antonio Garcíarivas" w:date="2017-12-19T12:14:00Z"/>
          <w:rFonts w:ascii="Times New Roman" w:hAnsi="Times New Roman"/>
          <w:color w:val="222222"/>
          <w:sz w:val="24"/>
        </w:rPr>
      </w:pPr>
      <w:ins w:id="407" w:author="José Antonio Garcíarivas" w:date="2017-12-19T12:14:00Z">
        <w:r w:rsidRPr="00673E96">
          <w:rPr>
            <w:rFonts w:ascii="Times New Roman" w:hAnsi="Times New Roman"/>
            <w:color w:val="222222"/>
            <w:sz w:val="24"/>
          </w:rPr>
          <w:t>-        Yes, peace and Peace occur 36 times in Mt, Mk, Lk, Jn; But it’s tricky stuff.</w:t>
        </w:r>
      </w:ins>
    </w:p>
    <w:p w14:paraId="5328BCFE" w14:textId="77777777" w:rsidR="00673E96" w:rsidRPr="00673E96" w:rsidRDefault="00673E96" w:rsidP="00673E96">
      <w:pPr>
        <w:shd w:val="clear" w:color="auto" w:fill="FFFFFF"/>
        <w:spacing w:after="0" w:line="240" w:lineRule="auto"/>
        <w:jc w:val="both"/>
        <w:rPr>
          <w:ins w:id="408" w:author="José Antonio Garcíarivas" w:date="2017-12-19T12:14:00Z"/>
          <w:rFonts w:ascii="Times New Roman" w:hAnsi="Times New Roman"/>
          <w:color w:val="222222"/>
          <w:sz w:val="24"/>
        </w:rPr>
      </w:pPr>
      <w:ins w:id="409" w:author="José Antonio Garcíarivas" w:date="2017-12-19T12:14:00Z">
        <w:r w:rsidRPr="00673E96">
          <w:rPr>
            <w:rFonts w:ascii="Times New Roman" w:hAnsi="Times New Roman"/>
            <w:color w:val="222222"/>
            <w:sz w:val="24"/>
          </w:rPr>
          <w:t>-        Even peace of Grace &amp; peace offered in Rev 1:4 gets taken away in Rev 6:4.</w:t>
        </w:r>
      </w:ins>
    </w:p>
    <w:p w14:paraId="5CE747B8" w14:textId="77777777" w:rsidR="00673E96" w:rsidRPr="00673E96" w:rsidRDefault="00673E96" w:rsidP="00673E96">
      <w:pPr>
        <w:shd w:val="clear" w:color="auto" w:fill="FFFFFF"/>
        <w:spacing w:after="0" w:line="240" w:lineRule="auto"/>
        <w:jc w:val="both"/>
        <w:rPr>
          <w:ins w:id="410" w:author="José Antonio Garcíarivas" w:date="2017-12-19T12:14:00Z"/>
          <w:rFonts w:ascii="Times New Roman" w:hAnsi="Times New Roman"/>
          <w:color w:val="222222"/>
          <w:sz w:val="24"/>
        </w:rPr>
      </w:pPr>
      <w:ins w:id="411" w:author="José Antonio Garcíarivas" w:date="2017-12-19T12:14:00Z">
        <w:r w:rsidRPr="00673E96">
          <w:rPr>
            <w:rFonts w:ascii="Times New Roman" w:hAnsi="Times New Roman"/>
            <w:color w:val="222222"/>
            <w:sz w:val="24"/>
          </w:rPr>
          <w:t> </w:t>
        </w:r>
      </w:ins>
    </w:p>
    <w:p w14:paraId="2FB749D1" w14:textId="77777777" w:rsidR="00673E96" w:rsidRPr="00673E96" w:rsidRDefault="00673E96" w:rsidP="00673E96">
      <w:pPr>
        <w:shd w:val="clear" w:color="auto" w:fill="FFFFFF"/>
        <w:spacing w:after="0" w:line="240" w:lineRule="auto"/>
        <w:jc w:val="both"/>
        <w:rPr>
          <w:ins w:id="412" w:author="José Antonio Garcíarivas" w:date="2017-12-19T12:14:00Z"/>
          <w:rFonts w:ascii="Times New Roman" w:hAnsi="Times New Roman"/>
          <w:color w:val="222222"/>
          <w:sz w:val="24"/>
        </w:rPr>
      </w:pPr>
      <w:ins w:id="413" w:author="José Antonio Garcíarivas" w:date="2017-12-19T12:14:00Z">
        <w:r w:rsidRPr="00673E96">
          <w:rPr>
            <w:rFonts w:ascii="Times New Roman" w:hAnsi="Times New Roman"/>
            <w:b/>
            <w:bCs/>
            <w:color w:val="222222"/>
            <w:sz w:val="24"/>
          </w:rPr>
          <w:t>Synonyms for Peace:</w:t>
        </w:r>
        <w:r w:rsidRPr="00673E96">
          <w:rPr>
            <w:rFonts w:ascii="Times New Roman" w:hAnsi="Times New Roman"/>
            <w:color w:val="222222"/>
            <w:sz w:val="24"/>
          </w:rPr>
          <w:t> harmony, agreement, accord, friendship, reconciliation, contentment, exemption from war, neutrality, order, unanimity, unity, treaty, etc.</w:t>
        </w:r>
      </w:ins>
    </w:p>
    <w:p w14:paraId="2597A6F3" w14:textId="77777777" w:rsidR="00673E96" w:rsidRPr="00673E96" w:rsidRDefault="00673E96" w:rsidP="00673E96">
      <w:pPr>
        <w:shd w:val="clear" w:color="auto" w:fill="FFFFFF"/>
        <w:spacing w:after="0" w:line="240" w:lineRule="auto"/>
        <w:jc w:val="both"/>
        <w:rPr>
          <w:ins w:id="414" w:author="José Antonio Garcíarivas" w:date="2017-12-19T12:14:00Z"/>
          <w:rFonts w:ascii="Times New Roman" w:hAnsi="Times New Roman"/>
          <w:color w:val="222222"/>
          <w:sz w:val="24"/>
        </w:rPr>
      </w:pPr>
      <w:ins w:id="415" w:author="José Antonio Garcíarivas" w:date="2017-12-19T12:14:00Z">
        <w:r w:rsidRPr="00673E96">
          <w:rPr>
            <w:rFonts w:ascii="Times New Roman" w:hAnsi="Times New Roman"/>
            <w:color w:val="222222"/>
            <w:sz w:val="24"/>
          </w:rPr>
          <w:t> </w:t>
        </w:r>
      </w:ins>
    </w:p>
    <w:p w14:paraId="45EC91D1" w14:textId="77777777" w:rsidR="00673E96" w:rsidRPr="00673E96" w:rsidRDefault="00673E96" w:rsidP="00673E96">
      <w:pPr>
        <w:shd w:val="clear" w:color="auto" w:fill="FFFFFF"/>
        <w:spacing w:after="0" w:line="240" w:lineRule="auto"/>
        <w:jc w:val="both"/>
        <w:rPr>
          <w:ins w:id="416" w:author="José Antonio Garcíarivas" w:date="2017-12-19T12:14:00Z"/>
          <w:rFonts w:ascii="Times New Roman" w:hAnsi="Times New Roman"/>
          <w:color w:val="222222"/>
          <w:sz w:val="24"/>
        </w:rPr>
      </w:pPr>
      <w:ins w:id="417" w:author="José Antonio Garcíarivas" w:date="2017-12-19T12:14:00Z">
        <w:r w:rsidRPr="00673E96">
          <w:rPr>
            <w:rFonts w:ascii="Times New Roman" w:hAnsi="Times New Roman"/>
            <w:b/>
            <w:bCs/>
            <w:color w:val="222222"/>
            <w:sz w:val="24"/>
          </w:rPr>
          <w:t>Antonyms for Peace:</w:t>
        </w:r>
        <w:r w:rsidRPr="00673E96">
          <w:rPr>
            <w:rFonts w:ascii="Times New Roman" w:hAnsi="Times New Roman"/>
            <w:color w:val="222222"/>
            <w:sz w:val="24"/>
          </w:rPr>
          <w:t> disharmony, disagreement, discord, hatred of enemies, agitation, frustration, distress, war, worry, fighting, contentious, adversarial, wrath, fear, etc.</w:t>
        </w:r>
      </w:ins>
    </w:p>
    <w:p w14:paraId="1FA2DB17" w14:textId="77777777" w:rsidR="00673E96" w:rsidRPr="00673E96" w:rsidRDefault="00673E96" w:rsidP="00673E96">
      <w:pPr>
        <w:shd w:val="clear" w:color="auto" w:fill="FFFFFF"/>
        <w:spacing w:after="0" w:line="240" w:lineRule="auto"/>
        <w:jc w:val="both"/>
        <w:rPr>
          <w:ins w:id="418" w:author="José Antonio Garcíarivas" w:date="2017-12-19T12:14:00Z"/>
          <w:rFonts w:ascii="Times New Roman" w:hAnsi="Times New Roman"/>
          <w:color w:val="222222"/>
          <w:sz w:val="24"/>
        </w:rPr>
      </w:pPr>
      <w:ins w:id="419" w:author="José Antonio Garcíarivas" w:date="2017-12-19T12:14:00Z">
        <w:r w:rsidRPr="00673E96">
          <w:rPr>
            <w:rFonts w:ascii="Times New Roman" w:hAnsi="Times New Roman"/>
            <w:color w:val="222222"/>
            <w:sz w:val="24"/>
          </w:rPr>
          <w:t> </w:t>
        </w:r>
      </w:ins>
    </w:p>
    <w:p w14:paraId="45BBC4DE" w14:textId="77777777" w:rsidR="00673E96" w:rsidRPr="00673E96" w:rsidRDefault="00673E96" w:rsidP="00673E96">
      <w:pPr>
        <w:shd w:val="clear" w:color="auto" w:fill="FFFFFF"/>
        <w:spacing w:after="0" w:line="240" w:lineRule="auto"/>
        <w:jc w:val="both"/>
        <w:rPr>
          <w:ins w:id="420" w:author="José Antonio Garcíarivas" w:date="2017-12-19T12:14:00Z"/>
          <w:rFonts w:ascii="Times New Roman" w:hAnsi="Times New Roman"/>
          <w:color w:val="222222"/>
          <w:sz w:val="24"/>
        </w:rPr>
      </w:pPr>
      <w:ins w:id="421" w:author="José Antonio Garcíarivas" w:date="2017-12-19T12:14:00Z">
        <w:r w:rsidRPr="00673E96">
          <w:rPr>
            <w:rFonts w:ascii="Times New Roman" w:hAnsi="Times New Roman"/>
            <w:color w:val="222222"/>
            <w:sz w:val="24"/>
          </w:rPr>
          <w:t>Apostles &amp; followers of Jesus were of “</w:t>
        </w:r>
        <w:r w:rsidRPr="00673E96">
          <w:rPr>
            <w:rFonts w:ascii="Times New Roman" w:hAnsi="Times New Roman"/>
            <w:i/>
            <w:iCs/>
            <w:color w:val="222222"/>
            <w:sz w:val="24"/>
          </w:rPr>
          <w:t>one accord</w:t>
        </w:r>
        <w:r w:rsidRPr="00673E96">
          <w:rPr>
            <w:rFonts w:ascii="Times New Roman" w:hAnsi="Times New Roman"/>
            <w:color w:val="222222"/>
            <w:sz w:val="24"/>
          </w:rPr>
          <w:t xml:space="preserve">” in Acts, but such Law Peace accord didn’t work out well for Ananias &amp; Sapphira: killed for lying to Holy Ghost (Holy Law); Which in Matthew 12:32 &amp; Mark 3:29 is clarified as unpardonable (unforgiveable) sin. Seems Peter, previously told to forgive 70 x 7 = 490 times, didn’t forgive them once; But invoked Ghostly Law to bring great (law) fear to donor$ &amp; convert$. So perhaps the </w:t>
        </w:r>
        <w:r w:rsidRPr="00673E96">
          <w:rPr>
            <w:rFonts w:ascii="Times New Roman" w:hAnsi="Times New Roman"/>
            <w:color w:val="222222"/>
            <w:sz w:val="24"/>
          </w:rPr>
          <w:lastRenderedPageBreak/>
          <w:t xml:space="preserve">‘accord’ synonym for peace needs more clarifying. </w:t>
        </w:r>
        <w:proofErr w:type="gramStart"/>
        <w:r w:rsidRPr="00673E96">
          <w:rPr>
            <w:rFonts w:ascii="Times New Roman" w:hAnsi="Times New Roman"/>
            <w:color w:val="222222"/>
            <w:sz w:val="24"/>
          </w:rPr>
          <w:t>So</w:t>
        </w:r>
        <w:proofErr w:type="gramEnd"/>
        <w:r w:rsidRPr="00673E96">
          <w:rPr>
            <w:rFonts w:ascii="Times New Roman" w:hAnsi="Times New Roman"/>
            <w:color w:val="222222"/>
            <w:sz w:val="24"/>
          </w:rPr>
          <w:t xml:space="preserve"> let’s clarify, clarify, clarify, until there is no more confusion, but peace; And peace that lasts instead of temporal peace.</w:t>
        </w:r>
      </w:ins>
    </w:p>
    <w:p w14:paraId="4F7C4560" w14:textId="77777777" w:rsidR="00673E96" w:rsidRPr="00673E96" w:rsidRDefault="00673E96" w:rsidP="00673E96">
      <w:pPr>
        <w:shd w:val="clear" w:color="auto" w:fill="FFFFFF"/>
        <w:spacing w:after="0" w:line="240" w:lineRule="auto"/>
        <w:jc w:val="both"/>
        <w:rPr>
          <w:ins w:id="422" w:author="José Antonio Garcíarivas" w:date="2017-12-19T12:14:00Z"/>
          <w:rFonts w:ascii="Times New Roman" w:hAnsi="Times New Roman"/>
          <w:color w:val="222222"/>
          <w:sz w:val="24"/>
        </w:rPr>
      </w:pPr>
      <w:ins w:id="423" w:author="José Antonio Garcíarivas" w:date="2017-12-19T12:14:00Z">
        <w:r w:rsidRPr="00673E96">
          <w:rPr>
            <w:rFonts w:ascii="Times New Roman" w:hAnsi="Times New Roman"/>
            <w:color w:val="222222"/>
            <w:sz w:val="24"/>
          </w:rPr>
          <w:t> </w:t>
        </w:r>
      </w:ins>
    </w:p>
    <w:p w14:paraId="6D7E4DB6" w14:textId="77777777" w:rsidR="00673E96" w:rsidRPr="00673E96" w:rsidRDefault="00673E96" w:rsidP="00673E96">
      <w:pPr>
        <w:shd w:val="clear" w:color="auto" w:fill="FFFFFF"/>
        <w:spacing w:after="0" w:line="240" w:lineRule="auto"/>
        <w:jc w:val="both"/>
        <w:rPr>
          <w:ins w:id="424" w:author="José Antonio Garcíarivas" w:date="2017-12-19T12:14:00Z"/>
          <w:rFonts w:ascii="Times New Roman" w:hAnsi="Times New Roman"/>
          <w:color w:val="222222"/>
          <w:sz w:val="24"/>
        </w:rPr>
      </w:pPr>
      <w:ins w:id="425" w:author="José Antonio Garcíarivas" w:date="2017-12-19T12:14:00Z">
        <w:r w:rsidRPr="00673E96">
          <w:rPr>
            <w:rFonts w:ascii="Times New Roman" w:hAnsi="Times New Roman"/>
            <w:color w:val="222222"/>
            <w:sz w:val="24"/>
          </w:rPr>
          <w:t xml:space="preserve">Since I/we began writing about Peace at Christmas season 2015, in which the </w:t>
        </w:r>
        <w:proofErr w:type="spellStart"/>
        <w:r w:rsidRPr="00673E96">
          <w:rPr>
            <w:rFonts w:ascii="Times New Roman" w:hAnsi="Times New Roman"/>
            <w:color w:val="222222"/>
            <w:sz w:val="24"/>
          </w:rPr>
          <w:t>ww</w:t>
        </w:r>
        <w:proofErr w:type="spellEnd"/>
        <w:r w:rsidRPr="00673E96">
          <w:rPr>
            <w:rFonts w:ascii="Times New Roman" w:hAnsi="Times New Roman"/>
            <w:color w:val="222222"/>
            <w:sz w:val="24"/>
          </w:rPr>
          <w:t xml:space="preserve"> news media noted diverse places got these destructive things for Christmas: DEADLY tornadoes, flash floods, wild fires, bombs, storms, </w:t>
        </w:r>
        <w:proofErr w:type="spellStart"/>
        <w:r w:rsidRPr="00673E96">
          <w:rPr>
            <w:rFonts w:ascii="Times New Roman" w:hAnsi="Times New Roman"/>
            <w:color w:val="222222"/>
            <w:sz w:val="24"/>
          </w:rPr>
          <w:t>etc</w:t>
        </w:r>
        <w:proofErr w:type="spellEnd"/>
        <w:r w:rsidRPr="00673E96">
          <w:rPr>
            <w:rFonts w:ascii="Times New Roman" w:hAnsi="Times New Roman"/>
            <w:color w:val="222222"/>
            <w:sz w:val="24"/>
          </w:rPr>
          <w:t xml:space="preserve"> (none of which are peaceful); Perhaps we should note that in a supposed Christmas Story the heralding about “</w:t>
        </w:r>
        <w:r w:rsidRPr="00673E96">
          <w:rPr>
            <w:rFonts w:ascii="Times New Roman" w:hAnsi="Times New Roman"/>
            <w:i/>
            <w:iCs/>
            <w:color w:val="222222"/>
            <w:sz w:val="24"/>
          </w:rPr>
          <w:t>on earth peace</w:t>
        </w:r>
        <w:r w:rsidRPr="00673E96">
          <w:rPr>
            <w:rFonts w:ascii="Times New Roman" w:hAnsi="Times New Roman"/>
            <w:color w:val="222222"/>
            <w:sz w:val="24"/>
          </w:rPr>
          <w:t>” and “</w:t>
        </w:r>
        <w:r w:rsidRPr="00673E96">
          <w:rPr>
            <w:rFonts w:ascii="Times New Roman" w:hAnsi="Times New Roman"/>
            <w:i/>
            <w:iCs/>
            <w:color w:val="222222"/>
            <w:sz w:val="24"/>
          </w:rPr>
          <w:t>good will toward men</w:t>
        </w:r>
        <w:r w:rsidRPr="00673E96">
          <w:rPr>
            <w:rFonts w:ascii="Times New Roman" w:hAnsi="Times New Roman"/>
            <w:color w:val="222222"/>
            <w:sz w:val="24"/>
          </w:rPr>
          <w:t>” in Luke 2:11-14 KJV is about “</w:t>
        </w:r>
        <w:r w:rsidRPr="00673E96">
          <w:rPr>
            <w:rFonts w:ascii="Times New Roman" w:hAnsi="Times New Roman"/>
            <w:i/>
            <w:iCs/>
            <w:color w:val="222222"/>
            <w:sz w:val="24"/>
          </w:rPr>
          <w:t>Christ</w:t>
        </w:r>
        <w:r w:rsidRPr="00673E96">
          <w:rPr>
            <w:rFonts w:ascii="Times New Roman" w:hAnsi="Times New Roman"/>
            <w:color w:val="222222"/>
            <w:sz w:val="24"/>
          </w:rPr>
          <w:t>” (not Jesus)…</w:t>
        </w:r>
      </w:ins>
    </w:p>
    <w:p w14:paraId="21783728" w14:textId="77777777" w:rsidR="00673E96" w:rsidRPr="00673E96" w:rsidRDefault="00673E96" w:rsidP="00673E96">
      <w:pPr>
        <w:shd w:val="clear" w:color="auto" w:fill="FFFFFF"/>
        <w:spacing w:after="0" w:line="240" w:lineRule="auto"/>
        <w:jc w:val="both"/>
        <w:rPr>
          <w:ins w:id="426" w:author="José Antonio Garcíarivas" w:date="2017-12-19T12:14:00Z"/>
          <w:rFonts w:ascii="Times New Roman" w:hAnsi="Times New Roman"/>
          <w:color w:val="222222"/>
          <w:sz w:val="24"/>
        </w:rPr>
      </w:pPr>
      <w:ins w:id="427" w:author="José Antonio Garcíarivas" w:date="2017-12-19T12:14:00Z">
        <w:r w:rsidRPr="00673E96">
          <w:rPr>
            <w:rFonts w:ascii="Times New Roman" w:hAnsi="Times New Roman"/>
            <w:color w:val="222222"/>
            <w:sz w:val="24"/>
          </w:rPr>
          <w:t> </w:t>
        </w:r>
      </w:ins>
    </w:p>
    <w:p w14:paraId="1BE8ACB6" w14:textId="77777777" w:rsidR="00673E96" w:rsidRPr="00673E96" w:rsidRDefault="00673E96" w:rsidP="00673E96">
      <w:pPr>
        <w:shd w:val="clear" w:color="auto" w:fill="FFFFFF"/>
        <w:spacing w:after="0" w:line="240" w:lineRule="auto"/>
        <w:jc w:val="both"/>
        <w:rPr>
          <w:ins w:id="428" w:author="José Antonio Garcíarivas" w:date="2017-12-19T12:14:00Z"/>
          <w:rFonts w:ascii="Times New Roman" w:hAnsi="Times New Roman"/>
          <w:color w:val="222222"/>
          <w:sz w:val="24"/>
        </w:rPr>
      </w:pPr>
      <w:proofErr w:type="gramStart"/>
      <w:ins w:id="429" w:author="José Antonio Garcíarivas" w:date="2017-12-19T12:14:00Z">
        <w:r w:rsidRPr="00673E96">
          <w:rPr>
            <w:rFonts w:ascii="Times New Roman" w:hAnsi="Times New Roman"/>
            <w:color w:val="222222"/>
            <w:sz w:val="24"/>
          </w:rPr>
          <w:t>Also</w:t>
        </w:r>
        <w:proofErr w:type="gramEnd"/>
        <w:r w:rsidRPr="00673E96">
          <w:rPr>
            <w:rFonts w:ascii="Times New Roman" w:hAnsi="Times New Roman"/>
            <w:color w:val="222222"/>
            <w:sz w:val="24"/>
          </w:rPr>
          <w:t xml:space="preserve"> Christmas aftermath in media news for early 2016 mentions ‘crisis’ a lot (rhymes with ‘</w:t>
        </w:r>
        <w:proofErr w:type="spellStart"/>
        <w:r w:rsidRPr="00673E96">
          <w:rPr>
            <w:rFonts w:ascii="Times New Roman" w:hAnsi="Times New Roman"/>
            <w:color w:val="222222"/>
            <w:sz w:val="24"/>
          </w:rPr>
          <w:t>krisis</w:t>
        </w:r>
        <w:proofErr w:type="spellEnd"/>
        <w:r w:rsidRPr="00673E96">
          <w:rPr>
            <w:rFonts w:ascii="Times New Roman" w:hAnsi="Times New Roman"/>
            <w:color w:val="222222"/>
            <w:sz w:val="24"/>
          </w:rPr>
          <w:t xml:space="preserve">’ = damnation); </w:t>
        </w:r>
        <w:proofErr w:type="spellStart"/>
        <w:r w:rsidRPr="00673E96">
          <w:rPr>
            <w:rFonts w:ascii="Times New Roman" w:hAnsi="Times New Roman"/>
            <w:color w:val="222222"/>
            <w:sz w:val="24"/>
          </w:rPr>
          <w:t>AsIf</w:t>
        </w:r>
        <w:proofErr w:type="spellEnd"/>
        <w:r w:rsidRPr="00673E96">
          <w:rPr>
            <w:rFonts w:ascii="Times New Roman" w:hAnsi="Times New Roman"/>
            <w:color w:val="222222"/>
            <w:sz w:val="24"/>
          </w:rPr>
          <w:t xml:space="preserve"> after one day/year of supposed peace, such peace comes with an aftermath. For </w:t>
        </w:r>
        <w:proofErr w:type="spellStart"/>
        <w:r w:rsidRPr="00673E96">
          <w:rPr>
            <w:rFonts w:ascii="Times New Roman" w:hAnsi="Times New Roman"/>
            <w:color w:val="222222"/>
            <w:sz w:val="24"/>
          </w:rPr>
          <w:t>eg</w:t>
        </w:r>
        <w:proofErr w:type="spellEnd"/>
        <w:r w:rsidRPr="00673E96">
          <w:rPr>
            <w:rFonts w:ascii="Times New Roman" w:hAnsi="Times New Roman"/>
            <w:color w:val="222222"/>
            <w:sz w:val="24"/>
          </w:rPr>
          <w:t xml:space="preserve">: in USA President Obama’s 2016 State </w:t>
        </w:r>
        <w:proofErr w:type="gramStart"/>
        <w:r w:rsidRPr="00673E96">
          <w:rPr>
            <w:rFonts w:ascii="Times New Roman" w:hAnsi="Times New Roman"/>
            <w:color w:val="222222"/>
            <w:sz w:val="24"/>
          </w:rPr>
          <w:t>Of</w:t>
        </w:r>
        <w:proofErr w:type="gramEnd"/>
        <w:r w:rsidRPr="00673E96">
          <w:rPr>
            <w:rFonts w:ascii="Times New Roman" w:hAnsi="Times New Roman"/>
            <w:color w:val="222222"/>
            <w:sz w:val="24"/>
          </w:rPr>
          <w:t xml:space="preserve"> The Union speech, he began it with ‘Rule of Law’, and later on admitted the rank-or among part-</w:t>
        </w:r>
        <w:proofErr w:type="spellStart"/>
        <w:r w:rsidRPr="00673E96">
          <w:rPr>
            <w:rFonts w:ascii="Times New Roman" w:hAnsi="Times New Roman"/>
            <w:color w:val="222222"/>
            <w:sz w:val="24"/>
          </w:rPr>
          <w:t>ies</w:t>
        </w:r>
        <w:proofErr w:type="spellEnd"/>
        <w:r w:rsidRPr="00673E96">
          <w:rPr>
            <w:rFonts w:ascii="Times New Roman" w:hAnsi="Times New Roman"/>
            <w:color w:val="222222"/>
            <w:sz w:val="24"/>
          </w:rPr>
          <w:t xml:space="preserve"> got ‘worse’, not better, during his 7 years ‘Rule of Law’ ministration; Perhaps because “Law worketh Wrath” (not peace); So Law is called ministration of condemnation &amp; death. Yet even as POTUS did mention better things he’d like to see in his 8</w:t>
        </w:r>
        <w:r w:rsidRPr="00673E96">
          <w:rPr>
            <w:rFonts w:ascii="Times New Roman" w:hAnsi="Times New Roman"/>
            <w:color w:val="222222"/>
            <w:sz w:val="24"/>
            <w:vertAlign w:val="superscript"/>
          </w:rPr>
          <w:t>th</w:t>
        </w:r>
        <w:r w:rsidRPr="00673E96">
          <w:rPr>
            <w:rFonts w:ascii="Times New Roman" w:hAnsi="Times New Roman"/>
            <w:color w:val="222222"/>
            <w:sz w:val="24"/>
          </w:rPr>
          <w:t xml:space="preserve"> year &amp; beyond, he continued to </w:t>
        </w:r>
        <w:r w:rsidRPr="00673E96">
          <w:rPr>
            <w:rFonts w:ascii="Times New Roman" w:hAnsi="Times New Roman"/>
            <w:color w:val="222222"/>
            <w:sz w:val="24"/>
          </w:rPr>
          <w:lastRenderedPageBreak/>
          <w:t xml:space="preserve">talk about ‘justice’, a word that NEVER occurs in the New Testament; </w:t>
        </w:r>
        <w:proofErr w:type="gramStart"/>
        <w:r w:rsidRPr="00673E96">
          <w:rPr>
            <w:rFonts w:ascii="Times New Roman" w:hAnsi="Times New Roman"/>
            <w:color w:val="222222"/>
            <w:sz w:val="24"/>
          </w:rPr>
          <w:t>Also</w:t>
        </w:r>
        <w:proofErr w:type="gramEnd"/>
        <w:r w:rsidRPr="00673E96">
          <w:rPr>
            <w:rFonts w:ascii="Times New Roman" w:hAnsi="Times New Roman"/>
            <w:color w:val="222222"/>
            <w:sz w:val="24"/>
          </w:rPr>
          <w:t xml:space="preserve"> of military-might. </w:t>
        </w:r>
        <w:proofErr w:type="gramStart"/>
        <w:r w:rsidRPr="00673E96">
          <w:rPr>
            <w:rFonts w:ascii="Times New Roman" w:hAnsi="Times New Roman"/>
            <w:color w:val="222222"/>
            <w:sz w:val="24"/>
          </w:rPr>
          <w:t>So</w:t>
        </w:r>
        <w:proofErr w:type="gramEnd"/>
        <w:r w:rsidRPr="00673E96">
          <w:rPr>
            <w:rFonts w:ascii="Times New Roman" w:hAnsi="Times New Roman"/>
            <w:color w:val="222222"/>
            <w:sz w:val="24"/>
          </w:rPr>
          <w:t xml:space="preserve"> in my summary about his 2016 SOTU speech, I said it seemed more like 2016BC←than→ AD2016. For OT justice = punishment, not mercy or peace.</w:t>
        </w:r>
      </w:ins>
    </w:p>
    <w:p w14:paraId="483677EA" w14:textId="77777777" w:rsidR="00673E96" w:rsidRPr="00673E96" w:rsidRDefault="00673E96" w:rsidP="00673E96">
      <w:pPr>
        <w:shd w:val="clear" w:color="auto" w:fill="FFFFFF"/>
        <w:spacing w:after="0" w:line="240" w:lineRule="auto"/>
        <w:jc w:val="both"/>
        <w:rPr>
          <w:ins w:id="430" w:author="José Antonio Garcíarivas" w:date="2017-12-19T12:14:00Z"/>
          <w:rFonts w:ascii="Times New Roman" w:hAnsi="Times New Roman"/>
          <w:color w:val="222222"/>
          <w:sz w:val="24"/>
        </w:rPr>
      </w:pPr>
      <w:ins w:id="431" w:author="José Antonio Garcíarivas" w:date="2017-12-19T12:14:00Z">
        <w:r w:rsidRPr="00673E96">
          <w:rPr>
            <w:rFonts w:ascii="Times New Roman" w:hAnsi="Times New Roman"/>
            <w:color w:val="222222"/>
            <w:sz w:val="24"/>
          </w:rPr>
          <w:t> </w:t>
        </w:r>
      </w:ins>
    </w:p>
    <w:p w14:paraId="6CA335E1" w14:textId="77777777" w:rsidR="00673E96" w:rsidRPr="00673E96" w:rsidRDefault="00673E96" w:rsidP="00673E96">
      <w:pPr>
        <w:shd w:val="clear" w:color="auto" w:fill="FFFFFF"/>
        <w:spacing w:after="0" w:line="240" w:lineRule="auto"/>
        <w:jc w:val="both"/>
        <w:rPr>
          <w:ins w:id="432" w:author="José Antonio Garcíarivas" w:date="2017-12-19T12:14:00Z"/>
          <w:rFonts w:ascii="Times New Roman" w:hAnsi="Times New Roman"/>
          <w:color w:val="222222"/>
          <w:sz w:val="24"/>
        </w:rPr>
      </w:pPr>
      <w:ins w:id="433" w:author="José Antonio Garcíarivas" w:date="2017-12-19T12:14:00Z">
        <w:r w:rsidRPr="00673E96">
          <w:rPr>
            <w:rFonts w:ascii="Times New Roman" w:hAnsi="Times New Roman"/>
            <w:color w:val="222222"/>
            <w:sz w:val="24"/>
          </w:rPr>
          <w:t>What about the God of peace? Seems even a “</w:t>
        </w:r>
        <w:r w:rsidRPr="00673E96">
          <w:rPr>
            <w:rFonts w:ascii="Times New Roman" w:hAnsi="Times New Roman"/>
            <w:i/>
            <w:iCs/>
            <w:color w:val="222222"/>
            <w:sz w:val="24"/>
          </w:rPr>
          <w:t>God of peace</w:t>
        </w:r>
        <w:r w:rsidRPr="00673E96">
          <w:rPr>
            <w:rFonts w:ascii="Times New Roman" w:hAnsi="Times New Roman"/>
            <w:color w:val="222222"/>
            <w:sz w:val="24"/>
          </w:rPr>
          <w:t xml:space="preserve">” NT mentioned 5 times </w:t>
        </w:r>
        <w:proofErr w:type="gramStart"/>
        <w:r w:rsidRPr="00673E96">
          <w:rPr>
            <w:rFonts w:ascii="Times New Roman" w:hAnsi="Times New Roman"/>
            <w:color w:val="222222"/>
            <w:sz w:val="24"/>
          </w:rPr>
          <w:t>has to</w:t>
        </w:r>
        <w:proofErr w:type="gramEnd"/>
        <w:r w:rsidRPr="00673E96">
          <w:rPr>
            <w:rFonts w:ascii="Times New Roman" w:hAnsi="Times New Roman"/>
            <w:color w:val="222222"/>
            <w:sz w:val="24"/>
          </w:rPr>
          <w:t xml:space="preserve"> be clarified, until it’s your “</w:t>
        </w:r>
        <w:r w:rsidRPr="00673E96">
          <w:rPr>
            <w:rFonts w:ascii="Times New Roman" w:hAnsi="Times New Roman"/>
            <w:i/>
            <w:iCs/>
            <w:color w:val="222222"/>
            <w:sz w:val="24"/>
          </w:rPr>
          <w:t>whole spirit and soul and body</w:t>
        </w:r>
        <w:r w:rsidRPr="00673E96">
          <w:rPr>
            <w:rFonts w:ascii="Times New Roman" w:hAnsi="Times New Roman"/>
            <w:color w:val="222222"/>
            <w:sz w:val="24"/>
          </w:rPr>
          <w:t>” made “</w:t>
        </w:r>
        <w:r w:rsidRPr="00673E96">
          <w:rPr>
            <w:rFonts w:ascii="Times New Roman" w:hAnsi="Times New Roman"/>
            <w:i/>
            <w:iCs/>
            <w:color w:val="222222"/>
            <w:sz w:val="24"/>
          </w:rPr>
          <w:t>blameless</w:t>
        </w:r>
        <w:r w:rsidRPr="00673E96">
          <w:rPr>
            <w:rFonts w:ascii="Times New Roman" w:hAnsi="Times New Roman"/>
            <w:color w:val="222222"/>
            <w:sz w:val="24"/>
          </w:rPr>
          <w:t>” unto the coming of “our” Lord “</w:t>
        </w:r>
        <w:proofErr w:type="spellStart"/>
        <w:r w:rsidRPr="00673E96">
          <w:rPr>
            <w:rFonts w:ascii="Times New Roman" w:hAnsi="Times New Roman"/>
            <w:color w:val="222222"/>
            <w:sz w:val="24"/>
          </w:rPr>
          <w:t>Jesus→Christ</w:t>
        </w:r>
        <w:proofErr w:type="spellEnd"/>
        <w:r w:rsidRPr="00673E96">
          <w:rPr>
            <w:rFonts w:ascii="Times New Roman" w:hAnsi="Times New Roman"/>
            <w:color w:val="222222"/>
            <w:sz w:val="24"/>
          </w:rPr>
          <w:t>”. For save the world is not in 2SonsJesus mode, but “</w:t>
        </w:r>
        <w:r w:rsidRPr="00673E96">
          <w:rPr>
            <w:rFonts w:ascii="Times New Roman" w:hAnsi="Times New Roman"/>
            <w:i/>
            <w:iCs/>
            <w:color w:val="222222"/>
            <w:sz w:val="24"/>
          </w:rPr>
          <w:t>through him</w:t>
        </w:r>
        <w:r w:rsidRPr="00673E96">
          <w:rPr>
            <w:rFonts w:ascii="Times New Roman" w:hAnsi="Times New Roman"/>
            <w:color w:val="222222"/>
            <w:sz w:val="24"/>
          </w:rPr>
          <w:t>”: John 3:17…”</w:t>
        </w:r>
        <w:r w:rsidRPr="00673E96">
          <w:rPr>
            <w:rFonts w:ascii="Times New Roman" w:hAnsi="Times New Roman"/>
            <w:i/>
            <w:iCs/>
            <w:color w:val="222222"/>
            <w:sz w:val="24"/>
          </w:rPr>
          <w:t>through his name</w:t>
        </w:r>
        <w:r w:rsidRPr="00673E96">
          <w:rPr>
            <w:rFonts w:ascii="Times New Roman" w:hAnsi="Times New Roman"/>
            <w:color w:val="222222"/>
            <w:sz w:val="24"/>
          </w:rPr>
          <w:t>”: John 20:31… “</w:t>
        </w:r>
        <w:r w:rsidRPr="00673E96">
          <w:rPr>
            <w:rFonts w:ascii="Times New Roman" w:hAnsi="Times New Roman"/>
            <w:i/>
            <w:iCs/>
            <w:color w:val="222222"/>
            <w:sz w:val="24"/>
          </w:rPr>
          <w:t xml:space="preserve">through </w:t>
        </w:r>
        <w:proofErr w:type="spellStart"/>
        <w:r w:rsidRPr="00673E96">
          <w:rPr>
            <w:rFonts w:ascii="Times New Roman" w:hAnsi="Times New Roman"/>
            <w:i/>
            <w:iCs/>
            <w:color w:val="222222"/>
            <w:sz w:val="24"/>
          </w:rPr>
          <w:t>Jesus→Christ</w:t>
        </w:r>
        <w:proofErr w:type="spellEnd"/>
        <w:r w:rsidRPr="00673E96">
          <w:rPr>
            <w:rFonts w:ascii="Times New Roman" w:hAnsi="Times New Roman"/>
            <w:color w:val="222222"/>
            <w:sz w:val="24"/>
          </w:rPr>
          <w:t>”: Romans x6; Yet also twice in Romans it clarifies peace with God and joy in God is “</w:t>
        </w:r>
        <w:r w:rsidRPr="00673E96">
          <w:rPr>
            <w:rFonts w:ascii="Times New Roman" w:hAnsi="Times New Roman"/>
            <w:i/>
            <w:iCs/>
            <w:color w:val="222222"/>
            <w:sz w:val="24"/>
          </w:rPr>
          <w:t>through </w:t>
        </w:r>
        <w:r w:rsidRPr="00673E96">
          <w:rPr>
            <w:rFonts w:ascii="Times New Roman" w:hAnsi="Times New Roman"/>
            <w:i/>
            <w:iCs/>
            <w:color w:val="222222"/>
            <w:sz w:val="24"/>
            <w:u w:val="single"/>
          </w:rPr>
          <w:t>our</w:t>
        </w:r>
        <w:r w:rsidRPr="00673E96">
          <w:rPr>
            <w:rFonts w:ascii="Times New Roman" w:hAnsi="Times New Roman"/>
            <w:i/>
            <w:iCs/>
            <w:color w:val="222222"/>
            <w:sz w:val="24"/>
          </w:rPr>
          <w:t> Lord Jesus Christ</w:t>
        </w:r>
        <w:r w:rsidRPr="00673E96">
          <w:rPr>
            <w:rFonts w:ascii="Times New Roman" w:hAnsi="Times New Roman"/>
            <w:color w:val="222222"/>
            <w:sz w:val="24"/>
          </w:rPr>
          <w:t>”, so then uses “our” Lord JC, not just “the” Lord JC. Same for “victory” in 1Corinthians 15:57; it’s notably “</w:t>
        </w:r>
        <w:r w:rsidRPr="00673E96">
          <w:rPr>
            <w:rFonts w:ascii="Times New Roman" w:hAnsi="Times New Roman"/>
            <w:i/>
            <w:iCs/>
            <w:color w:val="222222"/>
            <w:sz w:val="24"/>
          </w:rPr>
          <w:t>through </w:t>
        </w:r>
        <w:r w:rsidRPr="00673E96">
          <w:rPr>
            <w:rFonts w:ascii="Times New Roman" w:hAnsi="Times New Roman"/>
            <w:i/>
            <w:iCs/>
            <w:color w:val="222222"/>
            <w:sz w:val="24"/>
            <w:u w:val="single"/>
          </w:rPr>
          <w:t>our</w:t>
        </w:r>
        <w:r w:rsidRPr="00673E96">
          <w:rPr>
            <w:rFonts w:ascii="Times New Roman" w:hAnsi="Times New Roman"/>
            <w:i/>
            <w:iCs/>
            <w:color w:val="222222"/>
            <w:sz w:val="24"/>
          </w:rPr>
          <w:t> Lord Jesus Christ</w:t>
        </w:r>
        <w:r w:rsidRPr="00673E96">
          <w:rPr>
            <w:rFonts w:ascii="Times New Roman" w:hAnsi="Times New Roman"/>
            <w:color w:val="222222"/>
            <w:sz w:val="24"/>
          </w:rPr>
          <w:t>”.</w:t>
        </w:r>
      </w:ins>
    </w:p>
    <w:p w14:paraId="4C56EBD4" w14:textId="77777777" w:rsidR="00673E96" w:rsidRPr="00673E96" w:rsidRDefault="00673E96" w:rsidP="00673E96">
      <w:pPr>
        <w:shd w:val="clear" w:color="auto" w:fill="FFFFFF"/>
        <w:spacing w:after="0" w:line="240" w:lineRule="auto"/>
        <w:jc w:val="both"/>
        <w:rPr>
          <w:ins w:id="434" w:author="José Antonio Garcíarivas" w:date="2017-12-19T12:14:00Z"/>
          <w:rFonts w:ascii="Times New Roman" w:hAnsi="Times New Roman"/>
          <w:color w:val="222222"/>
          <w:sz w:val="24"/>
        </w:rPr>
      </w:pPr>
      <w:ins w:id="435" w:author="José Antonio Garcíarivas" w:date="2017-12-19T12:14:00Z">
        <w:r w:rsidRPr="00673E96">
          <w:rPr>
            <w:rFonts w:ascii="Times New Roman" w:hAnsi="Times New Roman"/>
            <w:color w:val="222222"/>
            <w:sz w:val="24"/>
          </w:rPr>
          <w:t> </w:t>
        </w:r>
      </w:ins>
    </w:p>
    <w:p w14:paraId="3DA1FDDB" w14:textId="77777777" w:rsidR="00673E96" w:rsidRPr="00673E96" w:rsidRDefault="00673E96" w:rsidP="00673E96">
      <w:pPr>
        <w:shd w:val="clear" w:color="auto" w:fill="FFFFFF"/>
        <w:spacing w:after="0" w:line="240" w:lineRule="auto"/>
        <w:jc w:val="both"/>
        <w:rPr>
          <w:ins w:id="436" w:author="José Antonio Garcíarivas" w:date="2017-12-19T12:14:00Z"/>
          <w:rFonts w:ascii="Times New Roman" w:hAnsi="Times New Roman"/>
          <w:color w:val="222222"/>
          <w:sz w:val="24"/>
        </w:rPr>
      </w:pPr>
      <w:proofErr w:type="gramStart"/>
      <w:ins w:id="437" w:author="José Antonio Garcíarivas" w:date="2017-12-19T12:14:00Z">
        <w:r w:rsidRPr="00673E96">
          <w:rPr>
            <w:rFonts w:ascii="Times New Roman" w:hAnsi="Times New Roman"/>
            <w:color w:val="222222"/>
            <w:sz w:val="24"/>
          </w:rPr>
          <w:t>So</w:t>
        </w:r>
        <w:proofErr w:type="gramEnd"/>
        <w:r w:rsidRPr="00673E96">
          <w:rPr>
            <w:rFonts w:ascii="Times New Roman" w:hAnsi="Times New Roman"/>
            <w:color w:val="222222"/>
            <w:sz w:val="24"/>
          </w:rPr>
          <w:t xml:space="preserve"> it’s noticeable, that although Apostle Paul generally begins his epistles with a holy kiss greeting of “</w:t>
        </w:r>
        <w:r w:rsidRPr="00673E96">
          <w:rPr>
            <w:rFonts w:ascii="Times New Roman" w:hAnsi="Times New Roman"/>
            <w:i/>
            <w:iCs/>
            <w:color w:val="222222"/>
            <w:sz w:val="24"/>
          </w:rPr>
          <w:t>Grace to you, and peace, from God our Father, and </w:t>
        </w:r>
        <w:r w:rsidRPr="00673E96">
          <w:rPr>
            <w:rFonts w:ascii="Times New Roman" w:hAnsi="Times New Roman"/>
            <w:i/>
            <w:iCs/>
            <w:color w:val="222222"/>
            <w:sz w:val="24"/>
            <w:u w:val="single"/>
          </w:rPr>
          <w:t>the</w:t>
        </w:r>
        <w:r w:rsidRPr="00673E96">
          <w:rPr>
            <w:rFonts w:ascii="Times New Roman" w:hAnsi="Times New Roman"/>
            <w:i/>
            <w:iCs/>
            <w:color w:val="222222"/>
            <w:sz w:val="24"/>
          </w:rPr>
          <w:t> Lord Jesus Christ</w:t>
        </w:r>
        <w:r w:rsidRPr="00673E96">
          <w:rPr>
            <w:rFonts w:ascii="Times New Roman" w:hAnsi="Times New Roman"/>
            <w:color w:val="222222"/>
            <w:sz w:val="24"/>
          </w:rPr>
          <w:t>”; He also generally ends his epistles with “</w:t>
        </w:r>
        <w:r w:rsidRPr="00673E96">
          <w:rPr>
            <w:rFonts w:ascii="Times New Roman" w:hAnsi="Times New Roman"/>
            <w:i/>
            <w:iCs/>
            <w:color w:val="222222"/>
            <w:sz w:val="24"/>
          </w:rPr>
          <w:t>the grace of </w:t>
        </w:r>
        <w:r w:rsidRPr="00673E96">
          <w:rPr>
            <w:rFonts w:ascii="Times New Roman" w:hAnsi="Times New Roman"/>
            <w:i/>
            <w:iCs/>
            <w:color w:val="222222"/>
            <w:sz w:val="24"/>
            <w:u w:val="single"/>
          </w:rPr>
          <w:t>our</w:t>
        </w:r>
        <w:r w:rsidRPr="00673E96">
          <w:rPr>
            <w:rFonts w:ascii="Times New Roman" w:hAnsi="Times New Roman"/>
            <w:i/>
            <w:iCs/>
            <w:color w:val="222222"/>
            <w:sz w:val="24"/>
          </w:rPr>
          <w:t> Lord Jesus Christ</w:t>
        </w:r>
        <w:r w:rsidRPr="00673E96">
          <w:rPr>
            <w:rFonts w:ascii="Times New Roman" w:hAnsi="Times New Roman"/>
            <w:color w:val="222222"/>
            <w:sz w:val="24"/>
          </w:rPr>
          <w:t>”. Seems he even ↑upgrades↑ his holy kiss greeting to include </w:t>
        </w:r>
        <w:r w:rsidRPr="00673E96">
          <w:rPr>
            <w:rFonts w:ascii="Times New Roman" w:hAnsi="Times New Roman"/>
            <w:i/>
            <w:iCs/>
            <w:color w:val="222222"/>
            <w:sz w:val="24"/>
            <w:u w:val="single"/>
          </w:rPr>
          <w:t>mercy</w:t>
        </w:r>
        <w:r w:rsidRPr="00673E96">
          <w:rPr>
            <w:rFonts w:ascii="Times New Roman" w:hAnsi="Times New Roman"/>
            <w:color w:val="222222"/>
            <w:sz w:val="24"/>
          </w:rPr>
          <w:t> and </w:t>
        </w:r>
        <w:r w:rsidRPr="00673E96">
          <w:rPr>
            <w:rFonts w:ascii="Times New Roman" w:hAnsi="Times New Roman"/>
            <w:i/>
            <w:iCs/>
            <w:color w:val="222222"/>
            <w:sz w:val="24"/>
            <w:u w:val="single"/>
          </w:rPr>
          <w:t>our</w:t>
        </w:r>
        <w:r w:rsidRPr="00673E96">
          <w:rPr>
            <w:rFonts w:ascii="Times New Roman" w:hAnsi="Times New Roman"/>
            <w:color w:val="222222"/>
            <w:sz w:val="24"/>
          </w:rPr>
          <w:t xml:space="preserve"> Lord JC in 1Timothy 1:2 KJV: </w:t>
        </w:r>
        <w:r w:rsidRPr="00673E96">
          <w:rPr>
            <w:rFonts w:ascii="Times New Roman" w:hAnsi="Times New Roman"/>
            <w:color w:val="222222"/>
            <w:sz w:val="24"/>
          </w:rPr>
          <w:lastRenderedPageBreak/>
          <w:t>“</w:t>
        </w:r>
        <w:r w:rsidRPr="00673E96">
          <w:rPr>
            <w:rFonts w:ascii="Times New Roman" w:hAnsi="Times New Roman"/>
            <w:i/>
            <w:iCs/>
            <w:color w:val="222222"/>
            <w:sz w:val="24"/>
          </w:rPr>
          <w:t>Grace, </w:t>
        </w:r>
        <w:r w:rsidRPr="00673E96">
          <w:rPr>
            <w:rFonts w:ascii="Times New Roman" w:hAnsi="Times New Roman"/>
            <w:i/>
            <w:iCs/>
            <w:color w:val="222222"/>
            <w:sz w:val="24"/>
            <w:u w:val="single"/>
          </w:rPr>
          <w:t>mercy</w:t>
        </w:r>
        <w:r w:rsidRPr="00673E96">
          <w:rPr>
            <w:rFonts w:ascii="Times New Roman" w:hAnsi="Times New Roman"/>
            <w:i/>
            <w:iCs/>
            <w:color w:val="222222"/>
            <w:sz w:val="24"/>
          </w:rPr>
          <w:t>, and peace, from God our Father and Jesus Christ </w:t>
        </w:r>
        <w:r w:rsidRPr="00673E96">
          <w:rPr>
            <w:rFonts w:ascii="Times New Roman" w:hAnsi="Times New Roman"/>
            <w:i/>
            <w:iCs/>
            <w:color w:val="222222"/>
            <w:sz w:val="24"/>
            <w:u w:val="single"/>
          </w:rPr>
          <w:t>our</w:t>
        </w:r>
        <w:r w:rsidRPr="00673E96">
          <w:rPr>
            <w:rFonts w:ascii="Times New Roman" w:hAnsi="Times New Roman"/>
            <w:i/>
            <w:iCs/>
            <w:color w:val="222222"/>
            <w:sz w:val="24"/>
          </w:rPr>
          <w:t> Lord</w:t>
        </w:r>
        <w:r w:rsidRPr="00673E96">
          <w:rPr>
            <w:rFonts w:ascii="Times New Roman" w:hAnsi="Times New Roman"/>
            <w:color w:val="222222"/>
            <w:sz w:val="24"/>
          </w:rPr>
          <w:t>”. Seems then the “peace” aspect is not just 2/3, but 3/3, thereby not just a temporal peace that can be taken away, like in Rev 1:4→Rev 6:4, but a lasting peace.</w:t>
        </w:r>
      </w:ins>
    </w:p>
    <w:p w14:paraId="0A948C3C" w14:textId="77777777" w:rsidR="00673E96" w:rsidRPr="00673E96" w:rsidRDefault="00673E96" w:rsidP="00673E96">
      <w:pPr>
        <w:shd w:val="clear" w:color="auto" w:fill="FFFFFF"/>
        <w:spacing w:after="0" w:line="240" w:lineRule="auto"/>
        <w:jc w:val="both"/>
        <w:rPr>
          <w:ins w:id="438" w:author="José Antonio Garcíarivas" w:date="2017-12-19T12:14:00Z"/>
          <w:rFonts w:ascii="Times New Roman" w:hAnsi="Times New Roman"/>
          <w:color w:val="222222"/>
          <w:sz w:val="24"/>
        </w:rPr>
      </w:pPr>
      <w:ins w:id="439" w:author="José Antonio Garcíarivas" w:date="2017-12-19T12:14:00Z">
        <w:r w:rsidRPr="00673E96">
          <w:rPr>
            <w:rFonts w:ascii="Times New Roman" w:hAnsi="Times New Roman"/>
            <w:color w:val="222222"/>
            <w:sz w:val="24"/>
          </w:rPr>
          <w:t> </w:t>
        </w:r>
      </w:ins>
    </w:p>
    <w:p w14:paraId="7FD48CD2" w14:textId="77777777" w:rsidR="00673E96" w:rsidRPr="00673E96" w:rsidRDefault="00673E96" w:rsidP="00673E96">
      <w:pPr>
        <w:shd w:val="clear" w:color="auto" w:fill="FFFFFF"/>
        <w:spacing w:after="0" w:line="240" w:lineRule="auto"/>
        <w:jc w:val="both"/>
        <w:rPr>
          <w:ins w:id="440" w:author="José Antonio Garcíarivas" w:date="2017-12-19T12:14:00Z"/>
          <w:rFonts w:ascii="Times New Roman" w:hAnsi="Times New Roman"/>
          <w:color w:val="222222"/>
          <w:sz w:val="24"/>
        </w:rPr>
      </w:pPr>
      <w:ins w:id="441" w:author="José Antonio Garcíarivas" w:date="2017-12-19T12:14:00Z">
        <w:r w:rsidRPr="00673E96">
          <w:rPr>
            <w:rFonts w:ascii="Times New Roman" w:hAnsi="Times New Roman"/>
            <w:color w:val="222222"/>
            <w:sz w:val="24"/>
          </w:rPr>
          <w:t>So we should not only look at the difference between Law Peace and Grace Peace, but also the difference between Grace &amp; peace=2/3 ←&amp;→ Grace, mercy, peace=3/3; For in Revelation 1:4 there’s Grace &amp; peace offered (from whom?), but this peace is later taken in Rev 6:4. Yet let’s not take off running to Revelation, but complete the Walk first.</w:t>
        </w:r>
      </w:ins>
    </w:p>
    <w:p w14:paraId="182B48E1" w14:textId="77777777" w:rsidR="00673E96" w:rsidRPr="00673E96" w:rsidRDefault="00673E96" w:rsidP="00673E96">
      <w:pPr>
        <w:shd w:val="clear" w:color="auto" w:fill="FFFFFF"/>
        <w:spacing w:after="0" w:line="240" w:lineRule="auto"/>
        <w:jc w:val="both"/>
        <w:rPr>
          <w:ins w:id="442" w:author="José Antonio Garcíarivas" w:date="2017-12-19T12:14:00Z"/>
          <w:rFonts w:ascii="Times New Roman" w:hAnsi="Times New Roman"/>
          <w:color w:val="222222"/>
          <w:sz w:val="24"/>
        </w:rPr>
      </w:pPr>
      <w:ins w:id="443" w:author="José Antonio Garcíarivas" w:date="2017-12-19T12:14:00Z">
        <w:r w:rsidRPr="00673E96">
          <w:rPr>
            <w:rFonts w:ascii="Times New Roman" w:hAnsi="Times New Roman"/>
            <w:color w:val="222222"/>
            <w:sz w:val="24"/>
          </w:rPr>
          <w:t> </w:t>
        </w:r>
      </w:ins>
    </w:p>
    <w:p w14:paraId="4F97AB7D" w14:textId="77777777" w:rsidR="00673E96" w:rsidRPr="00673E96" w:rsidRDefault="00673E96" w:rsidP="00673E96">
      <w:pPr>
        <w:shd w:val="clear" w:color="auto" w:fill="FFFFFF"/>
        <w:spacing w:after="0" w:line="240" w:lineRule="auto"/>
        <w:jc w:val="both"/>
        <w:rPr>
          <w:ins w:id="444" w:author="José Antonio Garcíarivas" w:date="2017-12-19T12:14:00Z"/>
          <w:rFonts w:ascii="Times New Roman" w:hAnsi="Times New Roman"/>
          <w:color w:val="222222"/>
          <w:sz w:val="24"/>
        </w:rPr>
      </w:pPr>
      <w:ins w:id="445" w:author="José Antonio Garcíarivas" w:date="2017-12-19T12:14:00Z">
        <w:r w:rsidRPr="00673E96">
          <w:rPr>
            <w:rFonts w:ascii="Times New Roman" w:hAnsi="Times New Roman"/>
            <w:color w:val="222222"/>
            <w:sz w:val="24"/>
          </w:rPr>
          <w:t xml:space="preserve">Police can be both Peace Officers &amp; Law Enforcers, as if to be both Helpful &amp; Harmful, </w:t>
        </w:r>
        <w:proofErr w:type="gramStart"/>
        <w:r w:rsidRPr="00673E96">
          <w:rPr>
            <w:rFonts w:ascii="Times New Roman" w:hAnsi="Times New Roman"/>
            <w:color w:val="222222"/>
            <w:sz w:val="24"/>
          </w:rPr>
          <w:t>Until</w:t>
        </w:r>
        <w:proofErr w:type="gramEnd"/>
        <w:r w:rsidRPr="00673E96">
          <w:rPr>
            <w:rFonts w:ascii="Times New Roman" w:hAnsi="Times New Roman"/>
            <w:color w:val="222222"/>
            <w:sz w:val="24"/>
          </w:rPr>
          <w:t xml:space="preserve"> we learn to be less adversarial &amp; more observational ourselves, and as if then being less contentious &amp; more content by having the kind of peace that cannot be disturbed. Then, it’s as if the amazing aspect of amazing grace happens, so that even the Police will somehow magically become Peace Officers &amp; Friends, no longer potential Enemies. It’s truly amazing how this happens, not only in our mind set, but it somehow actually manifests as we grow in grace &amp; in J→C knowledge until graceful, merciful, peaceful.  </w:t>
        </w:r>
      </w:ins>
    </w:p>
    <w:p w14:paraId="089ACCC1" w14:textId="77777777" w:rsidR="00673E96" w:rsidRPr="00673E96" w:rsidRDefault="00673E96" w:rsidP="00673E96">
      <w:pPr>
        <w:shd w:val="clear" w:color="auto" w:fill="FFFFFF"/>
        <w:spacing w:after="0" w:line="240" w:lineRule="auto"/>
        <w:jc w:val="both"/>
        <w:rPr>
          <w:ins w:id="446" w:author="José Antonio Garcíarivas" w:date="2017-12-19T12:14:00Z"/>
          <w:rFonts w:ascii="Times New Roman" w:hAnsi="Times New Roman"/>
          <w:color w:val="222222"/>
          <w:sz w:val="24"/>
        </w:rPr>
      </w:pPr>
      <w:ins w:id="447" w:author="José Antonio Garcíarivas" w:date="2017-12-19T12:14:00Z">
        <w:r w:rsidRPr="00673E96">
          <w:rPr>
            <w:rFonts w:ascii="Times New Roman" w:hAnsi="Times New Roman"/>
            <w:b/>
            <w:bCs/>
            <w:color w:val="222222"/>
            <w:sz w:val="24"/>
            <w:u w:val="single"/>
          </w:rPr>
          <w:lastRenderedPageBreak/>
          <w:t>Law Peace, of Law Blessed</w:t>
        </w:r>
        <w:r w:rsidRPr="00673E96">
          <w:rPr>
            <w:rFonts w:ascii="Times New Roman" w:hAnsi="Times New Roman"/>
            <w:color w:val="222222"/>
            <w:sz w:val="24"/>
          </w:rPr>
          <w:t>:</w:t>
        </w:r>
      </w:ins>
    </w:p>
    <w:p w14:paraId="35ADC2A2" w14:textId="77777777" w:rsidR="00673E96" w:rsidRPr="00673E96" w:rsidRDefault="00673E96" w:rsidP="00673E96">
      <w:pPr>
        <w:shd w:val="clear" w:color="auto" w:fill="FFFFFF"/>
        <w:spacing w:after="0" w:line="240" w:lineRule="auto"/>
        <w:jc w:val="both"/>
        <w:rPr>
          <w:ins w:id="448" w:author="José Antonio Garcíarivas" w:date="2017-12-19T12:14:00Z"/>
          <w:rFonts w:ascii="Times New Roman" w:hAnsi="Times New Roman"/>
          <w:color w:val="222222"/>
          <w:sz w:val="24"/>
        </w:rPr>
      </w:pPr>
      <w:ins w:id="449" w:author="José Antonio Garcíarivas" w:date="2017-12-19T12:14:00Z">
        <w:r w:rsidRPr="00673E96">
          <w:rPr>
            <w:rFonts w:ascii="Times New Roman" w:hAnsi="Times New Roman"/>
            <w:color w:val="222222"/>
            <w:sz w:val="24"/>
          </w:rPr>
          <w:t>First NT mention of peace is Matthew 5:9 KJV = 6</w:t>
        </w:r>
        <w:r w:rsidRPr="00673E96">
          <w:rPr>
            <w:rFonts w:ascii="Times New Roman" w:hAnsi="Times New Roman"/>
            <w:color w:val="222222"/>
            <w:sz w:val="24"/>
            <w:vertAlign w:val="superscript"/>
          </w:rPr>
          <w:t>th</w:t>
        </w:r>
        <w:r w:rsidRPr="00673E96">
          <w:rPr>
            <w:rFonts w:ascii="Times New Roman" w:hAnsi="Times New Roman"/>
            <w:color w:val="222222"/>
            <w:sz w:val="24"/>
          </w:rPr>
          <w:t> of </w:t>
        </w:r>
        <w:r w:rsidRPr="00673E96">
          <w:rPr>
            <w:rFonts w:ascii="Times New Roman" w:hAnsi="Times New Roman"/>
            <w:b/>
            <w:bCs/>
            <w:color w:val="222222"/>
            <w:sz w:val="24"/>
            <w:u w:val="single"/>
          </w:rPr>
          <w:t>9</w:t>
        </w:r>
        <w:r w:rsidRPr="00673E96">
          <w:rPr>
            <w:rFonts w:ascii="Times New Roman" w:hAnsi="Times New Roman"/>
            <w:color w:val="222222"/>
            <w:sz w:val="24"/>
          </w:rPr>
          <w:t> Law Blessed(s):</w:t>
        </w:r>
      </w:ins>
    </w:p>
    <w:p w14:paraId="6610955E" w14:textId="77777777" w:rsidR="00673E96" w:rsidRPr="00673E96" w:rsidRDefault="00673E96" w:rsidP="00673E96">
      <w:pPr>
        <w:shd w:val="clear" w:color="auto" w:fill="FFFFFF"/>
        <w:spacing w:after="0" w:line="240" w:lineRule="auto"/>
        <w:jc w:val="both"/>
        <w:rPr>
          <w:ins w:id="450" w:author="José Antonio Garcíarivas" w:date="2017-12-19T12:14:00Z"/>
          <w:rFonts w:ascii="Times New Roman" w:hAnsi="Times New Roman"/>
          <w:color w:val="222222"/>
          <w:sz w:val="24"/>
        </w:rPr>
      </w:pPr>
      <w:ins w:id="451" w:author="José Antonio Garcíarivas" w:date="2017-12-19T12:14:00Z">
        <w:r w:rsidRPr="00673E96">
          <w:rPr>
            <w:rFonts w:ascii="Times New Roman" w:hAnsi="Times New Roman"/>
            <w:color w:val="222222"/>
            <w:sz w:val="24"/>
          </w:rPr>
          <w:t>“</w:t>
        </w:r>
        <w:r w:rsidRPr="00673E96">
          <w:rPr>
            <w:rFonts w:ascii="Times New Roman" w:hAnsi="Times New Roman"/>
            <w:i/>
            <w:iCs/>
            <w:color w:val="222222"/>
            <w:sz w:val="24"/>
          </w:rPr>
          <w:t>Blessed </w:t>
        </w:r>
        <w:r w:rsidRPr="00673E96">
          <w:rPr>
            <w:rFonts w:ascii="Times New Roman" w:hAnsi="Times New Roman"/>
            <w:color w:val="222222"/>
            <w:sz w:val="24"/>
          </w:rPr>
          <w:t>[are] </w:t>
        </w:r>
        <w:r w:rsidRPr="00673E96">
          <w:rPr>
            <w:rFonts w:ascii="Times New Roman" w:hAnsi="Times New Roman"/>
            <w:i/>
            <w:iCs/>
            <w:color w:val="222222"/>
            <w:sz w:val="24"/>
          </w:rPr>
          <w:t>the peacemakers: for </w:t>
        </w:r>
        <w:r w:rsidRPr="00673E96">
          <w:rPr>
            <w:rFonts w:ascii="Times New Roman" w:hAnsi="Times New Roman"/>
            <w:b/>
            <w:bCs/>
            <w:i/>
            <w:iCs/>
            <w:color w:val="222222"/>
            <w:sz w:val="24"/>
            <w:u w:val="single"/>
          </w:rPr>
          <w:t>they</w:t>
        </w:r>
        <w:r w:rsidRPr="00673E96">
          <w:rPr>
            <w:rFonts w:ascii="Times New Roman" w:hAnsi="Times New Roman"/>
            <w:i/>
            <w:iCs/>
            <w:color w:val="222222"/>
            <w:sz w:val="24"/>
          </w:rPr>
          <w:t> shall be called the </w:t>
        </w:r>
        <w:r w:rsidRPr="00673E96">
          <w:rPr>
            <w:rFonts w:ascii="Times New Roman" w:hAnsi="Times New Roman"/>
            <w:b/>
            <w:bCs/>
            <w:i/>
            <w:iCs/>
            <w:color w:val="222222"/>
            <w:sz w:val="24"/>
            <w:u w:val="single"/>
          </w:rPr>
          <w:t>children</w:t>
        </w:r>
        <w:r w:rsidRPr="00673E96">
          <w:rPr>
            <w:rFonts w:ascii="Times New Roman" w:hAnsi="Times New Roman"/>
            <w:i/>
            <w:iCs/>
            <w:color w:val="222222"/>
            <w:sz w:val="24"/>
          </w:rPr>
          <w:t> of God</w:t>
        </w:r>
        <w:r w:rsidRPr="00673E96">
          <w:rPr>
            <w:rFonts w:ascii="Times New Roman" w:hAnsi="Times New Roman"/>
            <w:color w:val="222222"/>
            <w:sz w:val="24"/>
          </w:rPr>
          <w:t>”.</w:t>
        </w:r>
      </w:ins>
    </w:p>
    <w:p w14:paraId="253F3328" w14:textId="77777777" w:rsidR="00673E96" w:rsidRPr="00673E96" w:rsidRDefault="00673E96" w:rsidP="00673E96">
      <w:pPr>
        <w:shd w:val="clear" w:color="auto" w:fill="FFFFFF"/>
        <w:spacing w:after="0" w:line="240" w:lineRule="auto"/>
        <w:jc w:val="both"/>
        <w:rPr>
          <w:ins w:id="452" w:author="José Antonio Garcíarivas" w:date="2017-12-19T12:14:00Z"/>
          <w:rFonts w:ascii="Times New Roman" w:hAnsi="Times New Roman"/>
          <w:color w:val="222222"/>
          <w:sz w:val="24"/>
        </w:rPr>
      </w:pPr>
      <w:ins w:id="453" w:author="José Antonio Garcíarivas" w:date="2017-12-19T12:14:00Z">
        <w:r w:rsidRPr="00673E96">
          <w:rPr>
            <w:rFonts w:ascii="Times New Roman" w:hAnsi="Times New Roman"/>
            <w:color w:val="222222"/>
            <w:sz w:val="24"/>
          </w:rPr>
          <w:t> </w:t>
        </w:r>
      </w:ins>
    </w:p>
    <w:p w14:paraId="049A509D" w14:textId="77777777" w:rsidR="00673E96" w:rsidRPr="00673E96" w:rsidRDefault="00673E96" w:rsidP="00673E96">
      <w:pPr>
        <w:shd w:val="clear" w:color="auto" w:fill="FFFFFF"/>
        <w:spacing w:after="0" w:line="240" w:lineRule="auto"/>
        <w:jc w:val="both"/>
        <w:rPr>
          <w:ins w:id="454" w:author="José Antonio Garcíarivas" w:date="2017-12-19T12:14:00Z"/>
          <w:rFonts w:ascii="Times New Roman" w:hAnsi="Times New Roman"/>
          <w:color w:val="222222"/>
          <w:sz w:val="24"/>
        </w:rPr>
      </w:pPr>
      <w:ins w:id="455" w:author="José Antonio Garcíarivas" w:date="2017-12-19T12:14:00Z">
        <w:r w:rsidRPr="00673E96">
          <w:rPr>
            <w:rFonts w:ascii="Times New Roman" w:hAnsi="Times New Roman"/>
            <w:color w:val="222222"/>
            <w:sz w:val="24"/>
          </w:rPr>
          <w:t>Sounds nice, even complimentary, but it goes on to mention “</w:t>
        </w:r>
        <w:r w:rsidRPr="00673E96">
          <w:rPr>
            <w:rFonts w:ascii="Times New Roman" w:hAnsi="Times New Roman"/>
            <w:i/>
            <w:iCs/>
            <w:color w:val="222222"/>
            <w:sz w:val="24"/>
          </w:rPr>
          <w:t>persecuted, evil, false</w:t>
        </w:r>
        <w:r w:rsidRPr="00673E96">
          <w:rPr>
            <w:rFonts w:ascii="Times New Roman" w:hAnsi="Times New Roman"/>
            <w:color w:val="222222"/>
            <w:sz w:val="24"/>
          </w:rPr>
          <w:t>”.</w:t>
        </w:r>
      </w:ins>
    </w:p>
    <w:p w14:paraId="2F134AAA" w14:textId="77777777" w:rsidR="00673E96" w:rsidRPr="00673E96" w:rsidRDefault="00673E96" w:rsidP="00673E96">
      <w:pPr>
        <w:shd w:val="clear" w:color="auto" w:fill="FFFFFF"/>
        <w:spacing w:after="0" w:line="240" w:lineRule="auto"/>
        <w:jc w:val="both"/>
        <w:rPr>
          <w:ins w:id="456" w:author="José Antonio Garcíarivas" w:date="2017-12-19T12:14:00Z"/>
          <w:rFonts w:ascii="Times New Roman" w:hAnsi="Times New Roman"/>
          <w:color w:val="222222"/>
          <w:sz w:val="24"/>
        </w:rPr>
      </w:pPr>
      <w:ins w:id="457" w:author="José Antonio Garcíarivas" w:date="2017-12-19T12:14:00Z">
        <w:r w:rsidRPr="00673E96">
          <w:rPr>
            <w:rFonts w:ascii="Times New Roman" w:hAnsi="Times New Roman"/>
            <w:color w:val="222222"/>
            <w:sz w:val="24"/>
          </w:rPr>
          <w:t>(later we’ll learn allegory for </w:t>
        </w:r>
        <w:r w:rsidRPr="00673E96">
          <w:rPr>
            <w:rFonts w:ascii="Times New Roman" w:hAnsi="Times New Roman"/>
            <w:i/>
            <w:iCs/>
            <w:color w:val="222222"/>
            <w:sz w:val="24"/>
            <w:u w:val="single"/>
          </w:rPr>
          <w:t>children</w:t>
        </w:r>
        <w:r w:rsidRPr="00673E96">
          <w:rPr>
            <w:rFonts w:ascii="Times New Roman" w:hAnsi="Times New Roman"/>
            <w:i/>
            <w:iCs/>
            <w:color w:val="222222"/>
            <w:sz w:val="24"/>
          </w:rPr>
          <w:t> of God</w:t>
        </w:r>
        <w:r w:rsidRPr="00673E96">
          <w:rPr>
            <w:rFonts w:ascii="Times New Roman" w:hAnsi="Times New Roman"/>
            <w:color w:val="222222"/>
            <w:sz w:val="24"/>
          </w:rPr>
          <w:t> is not a compliment, but an admonition)</w:t>
        </w:r>
      </w:ins>
    </w:p>
    <w:p w14:paraId="12241502" w14:textId="77777777" w:rsidR="00673E96" w:rsidRPr="00673E96" w:rsidRDefault="00673E96" w:rsidP="00673E96">
      <w:pPr>
        <w:shd w:val="clear" w:color="auto" w:fill="FFFFFF"/>
        <w:spacing w:after="0" w:line="240" w:lineRule="auto"/>
        <w:jc w:val="both"/>
        <w:rPr>
          <w:ins w:id="458" w:author="José Antonio Garcíarivas" w:date="2017-12-19T12:14:00Z"/>
          <w:rFonts w:ascii="Times New Roman" w:hAnsi="Times New Roman"/>
          <w:color w:val="222222"/>
          <w:sz w:val="24"/>
        </w:rPr>
      </w:pPr>
      <w:ins w:id="459" w:author="José Antonio Garcíarivas" w:date="2017-12-19T12:14:00Z">
        <w:r w:rsidRPr="00673E96">
          <w:rPr>
            <w:rFonts w:ascii="Times New Roman" w:hAnsi="Times New Roman"/>
            <w:color w:val="222222"/>
            <w:sz w:val="24"/>
          </w:rPr>
          <w:t>It’s for “</w:t>
        </w:r>
        <w:r w:rsidRPr="00673E96">
          <w:rPr>
            <w:rFonts w:ascii="Times New Roman" w:hAnsi="Times New Roman"/>
            <w:b/>
            <w:bCs/>
            <w:i/>
            <w:iCs/>
            <w:color w:val="222222"/>
            <w:sz w:val="24"/>
          </w:rPr>
          <w:t>they</w:t>
        </w:r>
        <w:r w:rsidRPr="00673E96">
          <w:rPr>
            <w:rFonts w:ascii="Times New Roman" w:hAnsi="Times New Roman"/>
            <w:color w:val="222222"/>
            <w:sz w:val="24"/>
          </w:rPr>
          <w:t>”, with “</w:t>
        </w:r>
        <w:r w:rsidRPr="00673E96">
          <w:rPr>
            <w:rFonts w:ascii="Times New Roman" w:hAnsi="Times New Roman"/>
            <w:i/>
            <w:iCs/>
            <w:color w:val="222222"/>
            <w:sz w:val="24"/>
          </w:rPr>
          <w:t>great</w:t>
        </w:r>
        <w:r w:rsidRPr="00673E96">
          <w:rPr>
            <w:rFonts w:ascii="Times New Roman" w:hAnsi="Times New Roman"/>
            <w:color w:val="222222"/>
            <w:sz w:val="24"/>
          </w:rPr>
          <w:t>” (law) “</w:t>
        </w:r>
        <w:r w:rsidRPr="00673E96">
          <w:rPr>
            <w:rFonts w:ascii="Times New Roman" w:hAnsi="Times New Roman"/>
            <w:i/>
            <w:iCs/>
            <w:color w:val="222222"/>
            <w:sz w:val="24"/>
          </w:rPr>
          <w:t>reward</w:t>
        </w:r>
        <w:r w:rsidRPr="00673E96">
          <w:rPr>
            <w:rFonts w:ascii="Times New Roman" w:hAnsi="Times New Roman"/>
            <w:color w:val="222222"/>
            <w:sz w:val="24"/>
          </w:rPr>
          <w:t>” promised </w:t>
        </w:r>
        <w:r w:rsidRPr="00673E96">
          <w:rPr>
            <w:rFonts w:ascii="Times New Roman" w:hAnsi="Times New Roman"/>
            <w:b/>
            <w:bCs/>
            <w:color w:val="222222"/>
            <w:sz w:val="24"/>
          </w:rPr>
          <w:t>them</w:t>
        </w:r>
        <w:r w:rsidRPr="00673E96">
          <w:rPr>
            <w:rFonts w:ascii="Times New Roman" w:hAnsi="Times New Roman"/>
            <w:color w:val="222222"/>
            <w:sz w:val="24"/>
          </w:rPr>
          <w:t> in a “</w:t>
        </w:r>
        <w:r w:rsidRPr="00673E96">
          <w:rPr>
            <w:rFonts w:ascii="Times New Roman" w:hAnsi="Times New Roman"/>
            <w:i/>
            <w:iCs/>
            <w:color w:val="222222"/>
            <w:sz w:val="24"/>
          </w:rPr>
          <w:t>kingdom of heaven</w:t>
        </w:r>
        <w:r w:rsidRPr="00673E96">
          <w:rPr>
            <w:rFonts w:ascii="Times New Roman" w:hAnsi="Times New Roman"/>
            <w:color w:val="222222"/>
            <w:sz w:val="24"/>
          </w:rPr>
          <w:t>”.</w:t>
        </w:r>
      </w:ins>
    </w:p>
    <w:p w14:paraId="0D469884" w14:textId="77777777" w:rsidR="00673E96" w:rsidRPr="00673E96" w:rsidRDefault="00673E96" w:rsidP="00673E96">
      <w:pPr>
        <w:shd w:val="clear" w:color="auto" w:fill="FFFFFF"/>
        <w:spacing w:after="0" w:line="240" w:lineRule="auto"/>
        <w:jc w:val="both"/>
        <w:rPr>
          <w:ins w:id="460" w:author="José Antonio Garcíarivas" w:date="2017-12-19T12:14:00Z"/>
          <w:rFonts w:ascii="Times New Roman" w:hAnsi="Times New Roman"/>
          <w:color w:val="222222"/>
          <w:sz w:val="24"/>
        </w:rPr>
      </w:pPr>
      <w:ins w:id="461" w:author="José Antonio Garcíarivas" w:date="2017-12-19T12:14:00Z">
        <w:r w:rsidRPr="00673E96">
          <w:rPr>
            <w:rFonts w:ascii="Times New Roman" w:hAnsi="Times New Roman"/>
            <w:color w:val="222222"/>
            <w:sz w:val="24"/>
          </w:rPr>
          <w:t>(</w:t>
        </w:r>
        <w:r w:rsidRPr="00673E96">
          <w:rPr>
            <w:rFonts w:ascii="Times New Roman" w:hAnsi="Times New Roman"/>
            <w:i/>
            <w:iCs/>
            <w:color w:val="222222"/>
            <w:sz w:val="24"/>
          </w:rPr>
          <w:t>kingdom of heaven</w:t>
        </w:r>
        <w:r w:rsidRPr="00673E96">
          <w:rPr>
            <w:rFonts w:ascii="Times New Roman" w:hAnsi="Times New Roman"/>
            <w:color w:val="222222"/>
            <w:sz w:val="24"/>
          </w:rPr>
          <w:t> only occurs in Mt which also says </w:t>
        </w:r>
        <w:r w:rsidRPr="00673E96">
          <w:rPr>
            <w:rFonts w:ascii="Times New Roman" w:hAnsi="Times New Roman"/>
            <w:i/>
            <w:iCs/>
            <w:color w:val="222222"/>
            <w:sz w:val="24"/>
          </w:rPr>
          <w:t>seek ye first the kingdom of God</w:t>
        </w:r>
        <w:r w:rsidRPr="00673E96">
          <w:rPr>
            <w:rFonts w:ascii="Times New Roman" w:hAnsi="Times New Roman"/>
            <w:color w:val="222222"/>
            <w:sz w:val="24"/>
          </w:rPr>
          <w:t>).</w:t>
        </w:r>
      </w:ins>
    </w:p>
    <w:p w14:paraId="6855A890" w14:textId="77777777" w:rsidR="00673E96" w:rsidRPr="00673E96" w:rsidRDefault="00673E96" w:rsidP="00673E96">
      <w:pPr>
        <w:shd w:val="clear" w:color="auto" w:fill="FFFFFF"/>
        <w:spacing w:after="0" w:line="240" w:lineRule="auto"/>
        <w:jc w:val="both"/>
        <w:rPr>
          <w:ins w:id="462" w:author="José Antonio Garcíarivas" w:date="2017-12-19T12:14:00Z"/>
          <w:rFonts w:ascii="Times New Roman" w:hAnsi="Times New Roman"/>
          <w:color w:val="222222"/>
          <w:sz w:val="24"/>
        </w:rPr>
      </w:pPr>
      <w:ins w:id="463" w:author="José Antonio Garcíarivas" w:date="2017-12-19T12:14:00Z">
        <w:r w:rsidRPr="00673E96">
          <w:rPr>
            <w:rFonts w:ascii="Times New Roman" w:hAnsi="Times New Roman"/>
            <w:color w:val="222222"/>
            <w:sz w:val="24"/>
          </w:rPr>
          <w:t>Later, in Mt 5:43→44, there’s a Heb 7:12 “</w:t>
        </w:r>
        <w:r w:rsidRPr="00673E96">
          <w:rPr>
            <w:rFonts w:ascii="Times New Roman" w:hAnsi="Times New Roman"/>
            <w:i/>
            <w:iCs/>
            <w:color w:val="222222"/>
            <w:sz w:val="24"/>
          </w:rPr>
          <w:t>change of the law</w:t>
        </w:r>
        <w:r w:rsidRPr="00673E96">
          <w:rPr>
            <w:rFonts w:ascii="Times New Roman" w:hAnsi="Times New Roman"/>
            <w:color w:val="222222"/>
            <w:sz w:val="24"/>
          </w:rPr>
          <w:t xml:space="preserve">” to </w:t>
        </w:r>
        <w:proofErr w:type="spellStart"/>
        <w:r w:rsidRPr="00673E96">
          <w:rPr>
            <w:rFonts w:ascii="Times New Roman" w:hAnsi="Times New Roman"/>
            <w:color w:val="222222"/>
            <w:sz w:val="24"/>
          </w:rPr>
          <w:t>BetterLaw</w:t>
        </w:r>
        <w:proofErr w:type="spellEnd"/>
        <w:r w:rsidRPr="00673E96">
          <w:rPr>
            <w:rFonts w:ascii="Times New Roman" w:hAnsi="Times New Roman"/>
            <w:color w:val="222222"/>
            <w:sz w:val="24"/>
          </w:rPr>
          <w:t xml:space="preserve"> = still Law.</w:t>
        </w:r>
      </w:ins>
    </w:p>
    <w:p w14:paraId="39308763" w14:textId="77777777" w:rsidR="00673E96" w:rsidRPr="00673E96" w:rsidRDefault="00673E96" w:rsidP="00673E96">
      <w:pPr>
        <w:shd w:val="clear" w:color="auto" w:fill="FFFFFF"/>
        <w:spacing w:after="0" w:line="240" w:lineRule="auto"/>
        <w:jc w:val="both"/>
        <w:rPr>
          <w:ins w:id="464" w:author="José Antonio Garcíarivas" w:date="2017-12-19T12:14:00Z"/>
          <w:rFonts w:ascii="Times New Roman" w:hAnsi="Times New Roman"/>
          <w:color w:val="222222"/>
          <w:sz w:val="24"/>
        </w:rPr>
      </w:pPr>
      <w:ins w:id="465" w:author="José Antonio Garcíarivas" w:date="2017-12-19T12:14:00Z">
        <w:r w:rsidRPr="00673E96">
          <w:rPr>
            <w:rFonts w:ascii="Times New Roman" w:hAnsi="Times New Roman"/>
            <w:color w:val="222222"/>
            <w:sz w:val="24"/>
          </w:rPr>
          <w:t xml:space="preserve">As new high priest, Jesus changes </w:t>
        </w:r>
        <w:proofErr w:type="spellStart"/>
        <w:r w:rsidRPr="00673E96">
          <w:rPr>
            <w:rFonts w:ascii="Times New Roman" w:hAnsi="Times New Roman"/>
            <w:color w:val="222222"/>
            <w:sz w:val="24"/>
          </w:rPr>
          <w:t>LoveNeighbour</w:t>
        </w:r>
        <w:proofErr w:type="spellEnd"/>
        <w:r w:rsidRPr="00673E96">
          <w:rPr>
            <w:rFonts w:ascii="Times New Roman" w:hAnsi="Times New Roman"/>
            <w:color w:val="222222"/>
            <w:sz w:val="24"/>
          </w:rPr>
          <w:t xml:space="preserve"> + </w:t>
        </w:r>
        <w:proofErr w:type="spellStart"/>
        <w:r w:rsidRPr="00673E96">
          <w:rPr>
            <w:rFonts w:ascii="Times New Roman" w:hAnsi="Times New Roman"/>
            <w:color w:val="222222"/>
            <w:sz w:val="24"/>
          </w:rPr>
          <w:t>HateEnemy</w:t>
        </w:r>
        <w:proofErr w:type="spellEnd"/>
        <w:r w:rsidRPr="00673E96">
          <w:rPr>
            <w:rFonts w:ascii="Times New Roman" w:hAnsi="Times New Roman"/>
            <w:color w:val="222222"/>
            <w:sz w:val="24"/>
          </w:rPr>
          <w:t xml:space="preserve"> to </w:t>
        </w:r>
        <w:proofErr w:type="spellStart"/>
        <w:r w:rsidRPr="00673E96">
          <w:rPr>
            <w:rFonts w:ascii="Times New Roman" w:hAnsi="Times New Roman"/>
            <w:color w:val="222222"/>
            <w:sz w:val="24"/>
          </w:rPr>
          <w:t>LoveYourEnemies</w:t>
        </w:r>
        <w:proofErr w:type="spellEnd"/>
        <w:r w:rsidRPr="00673E96">
          <w:rPr>
            <w:rFonts w:ascii="Times New Roman" w:hAnsi="Times New Roman"/>
            <w:color w:val="222222"/>
            <w:sz w:val="24"/>
          </w:rPr>
          <w:t>;</w:t>
        </w:r>
      </w:ins>
    </w:p>
    <w:p w14:paraId="15C6AA19" w14:textId="77777777" w:rsidR="00673E96" w:rsidRPr="00673E96" w:rsidRDefault="00673E96" w:rsidP="00673E96">
      <w:pPr>
        <w:shd w:val="clear" w:color="auto" w:fill="FFFFFF"/>
        <w:spacing w:after="0" w:line="240" w:lineRule="auto"/>
        <w:jc w:val="both"/>
        <w:rPr>
          <w:ins w:id="466" w:author="José Antonio Garcíarivas" w:date="2017-12-19T12:14:00Z"/>
          <w:rFonts w:ascii="Times New Roman" w:hAnsi="Times New Roman"/>
          <w:color w:val="222222"/>
          <w:sz w:val="24"/>
        </w:rPr>
      </w:pPr>
      <w:ins w:id="467" w:author="José Antonio Garcíarivas" w:date="2017-12-19T12:14:00Z">
        <w:r w:rsidRPr="00673E96">
          <w:rPr>
            <w:rFonts w:ascii="Times New Roman" w:hAnsi="Times New Roman"/>
            <w:color w:val="222222"/>
            <w:sz w:val="24"/>
          </w:rPr>
          <w:t xml:space="preserve">But NT </w:t>
        </w:r>
        <w:proofErr w:type="spellStart"/>
        <w:r w:rsidRPr="00673E96">
          <w:rPr>
            <w:rFonts w:ascii="Times New Roman" w:hAnsi="Times New Roman"/>
            <w:color w:val="222222"/>
            <w:sz w:val="24"/>
          </w:rPr>
          <w:t>BetterLaw</w:t>
        </w:r>
        <w:proofErr w:type="spellEnd"/>
        <w:r w:rsidRPr="00673E96">
          <w:rPr>
            <w:rFonts w:ascii="Times New Roman" w:hAnsi="Times New Roman"/>
            <w:color w:val="222222"/>
            <w:sz w:val="24"/>
          </w:rPr>
          <w:t xml:space="preserve"> still has “</w:t>
        </w:r>
        <w:r w:rsidRPr="00673E96">
          <w:rPr>
            <w:rFonts w:ascii="Times New Roman" w:hAnsi="Times New Roman"/>
            <w:i/>
            <w:iCs/>
            <w:color w:val="222222"/>
            <w:sz w:val="24"/>
            <w:u w:val="single"/>
          </w:rPr>
          <w:t>enemies</w:t>
        </w:r>
        <w:r w:rsidRPr="00673E96">
          <w:rPr>
            <w:rFonts w:ascii="Times New Roman" w:hAnsi="Times New Roman"/>
            <w:color w:val="222222"/>
            <w:sz w:val="24"/>
          </w:rPr>
          <w:t xml:space="preserve">”; </w:t>
        </w:r>
        <w:proofErr w:type="gramStart"/>
        <w:r w:rsidRPr="00673E96">
          <w:rPr>
            <w:rFonts w:ascii="Times New Roman" w:hAnsi="Times New Roman"/>
            <w:color w:val="222222"/>
            <w:sz w:val="24"/>
          </w:rPr>
          <w:t>So</w:t>
        </w:r>
        <w:proofErr w:type="gramEnd"/>
        <w:r w:rsidRPr="00673E96">
          <w:rPr>
            <w:rFonts w:ascii="Times New Roman" w:hAnsi="Times New Roman"/>
            <w:color w:val="222222"/>
            <w:sz w:val="24"/>
          </w:rPr>
          <w:t xml:space="preserve"> Paul says it still has “</w:t>
        </w:r>
        <w:r w:rsidRPr="00673E96">
          <w:rPr>
            <w:rFonts w:ascii="Times New Roman" w:hAnsi="Times New Roman"/>
            <w:i/>
            <w:iCs/>
            <w:color w:val="222222"/>
            <w:sz w:val="24"/>
            <w:u w:val="single"/>
          </w:rPr>
          <w:t>jeopardy</w:t>
        </w:r>
        <w:r w:rsidRPr="00673E96">
          <w:rPr>
            <w:rFonts w:ascii="Times New Roman" w:hAnsi="Times New Roman"/>
            <w:i/>
            <w:iCs/>
            <w:color w:val="222222"/>
            <w:sz w:val="24"/>
          </w:rPr>
          <w:t> every hour</w:t>
        </w:r>
        <w:r w:rsidRPr="00673E96">
          <w:rPr>
            <w:rFonts w:ascii="Times New Roman" w:hAnsi="Times New Roman"/>
            <w:color w:val="222222"/>
            <w:sz w:val="24"/>
          </w:rPr>
          <w:t>”.</w:t>
        </w:r>
      </w:ins>
    </w:p>
    <w:p w14:paraId="01783F5A" w14:textId="77777777" w:rsidR="00673E96" w:rsidRPr="00673E96" w:rsidRDefault="00673E96" w:rsidP="00673E96">
      <w:pPr>
        <w:shd w:val="clear" w:color="auto" w:fill="FFFFFF"/>
        <w:spacing w:after="0" w:line="240" w:lineRule="auto"/>
        <w:jc w:val="both"/>
        <w:rPr>
          <w:ins w:id="468" w:author="José Antonio Garcíarivas" w:date="2017-12-19T12:14:00Z"/>
          <w:rFonts w:ascii="Times New Roman" w:hAnsi="Times New Roman"/>
          <w:color w:val="222222"/>
          <w:sz w:val="24"/>
        </w:rPr>
      </w:pPr>
      <w:ins w:id="469" w:author="José Antonio Garcíarivas" w:date="2017-12-19T12:14:00Z">
        <w:r w:rsidRPr="00673E96">
          <w:rPr>
            <w:rFonts w:ascii="Times New Roman" w:hAnsi="Times New Roman"/>
            <w:color w:val="222222"/>
            <w:sz w:val="24"/>
          </w:rPr>
          <w:t> </w:t>
        </w:r>
      </w:ins>
    </w:p>
    <w:p w14:paraId="7D2310FF" w14:textId="77777777" w:rsidR="00673E96" w:rsidRPr="00673E96" w:rsidRDefault="00673E96" w:rsidP="00673E96">
      <w:pPr>
        <w:shd w:val="clear" w:color="auto" w:fill="FFFFFF"/>
        <w:spacing w:after="0" w:line="240" w:lineRule="auto"/>
        <w:jc w:val="both"/>
        <w:rPr>
          <w:ins w:id="470" w:author="José Antonio Garcíarivas" w:date="2017-12-19T12:14:00Z"/>
          <w:rFonts w:ascii="Times New Roman" w:hAnsi="Times New Roman"/>
          <w:color w:val="222222"/>
          <w:sz w:val="24"/>
        </w:rPr>
      </w:pPr>
      <w:ins w:id="471" w:author="José Antonio Garcíarivas" w:date="2017-12-19T12:14:00Z">
        <w:r w:rsidRPr="00673E96">
          <w:rPr>
            <w:rFonts w:ascii="Times New Roman" w:hAnsi="Times New Roman"/>
            <w:color w:val="222222"/>
            <w:sz w:val="24"/>
          </w:rPr>
          <w:lastRenderedPageBreak/>
          <w:t xml:space="preserve">Michael, another contributor to this writing says: Jesus only made law harder to obey; </w:t>
        </w:r>
        <w:proofErr w:type="gramStart"/>
        <w:r w:rsidRPr="00673E96">
          <w:rPr>
            <w:rFonts w:ascii="Times New Roman" w:hAnsi="Times New Roman"/>
            <w:color w:val="222222"/>
            <w:sz w:val="24"/>
          </w:rPr>
          <w:t>So</w:t>
        </w:r>
        <w:proofErr w:type="gramEnd"/>
        <w:r w:rsidRPr="00673E96">
          <w:rPr>
            <w:rFonts w:ascii="Times New Roman" w:hAnsi="Times New Roman"/>
            <w:color w:val="222222"/>
            <w:sz w:val="24"/>
          </w:rPr>
          <w:t xml:space="preserve"> we’d put away both OT </w:t>
        </w:r>
        <w:proofErr w:type="spellStart"/>
        <w:r w:rsidRPr="00673E96">
          <w:rPr>
            <w:rFonts w:ascii="Times New Roman" w:hAnsi="Times New Roman"/>
            <w:color w:val="222222"/>
            <w:sz w:val="24"/>
          </w:rPr>
          <w:t>LawPeace</w:t>
        </w:r>
        <w:proofErr w:type="spellEnd"/>
        <w:r w:rsidRPr="00673E96">
          <w:rPr>
            <w:rFonts w:ascii="Times New Roman" w:hAnsi="Times New Roman"/>
            <w:color w:val="222222"/>
            <w:sz w:val="24"/>
          </w:rPr>
          <w:t xml:space="preserve">←&amp;→NT </w:t>
        </w:r>
        <w:proofErr w:type="spellStart"/>
        <w:r w:rsidRPr="00673E96">
          <w:rPr>
            <w:rFonts w:ascii="Times New Roman" w:hAnsi="Times New Roman"/>
            <w:color w:val="222222"/>
            <w:sz w:val="24"/>
          </w:rPr>
          <w:t>BetterLawPeace</w:t>
        </w:r>
        <w:proofErr w:type="spellEnd"/>
        <w:r w:rsidRPr="00673E96">
          <w:rPr>
            <w:rFonts w:ascii="Times New Roman" w:hAnsi="Times New Roman"/>
            <w:color w:val="222222"/>
            <w:sz w:val="24"/>
          </w:rPr>
          <w:t xml:space="preserve"> to have the ↑Grace Peace↑.</w:t>
        </w:r>
      </w:ins>
    </w:p>
    <w:p w14:paraId="454FF468" w14:textId="77777777" w:rsidR="00673E96" w:rsidRPr="00673E96" w:rsidRDefault="00673E96" w:rsidP="00673E96">
      <w:pPr>
        <w:shd w:val="clear" w:color="auto" w:fill="FFFFFF"/>
        <w:spacing w:after="0" w:line="240" w:lineRule="auto"/>
        <w:jc w:val="both"/>
        <w:rPr>
          <w:ins w:id="472" w:author="José Antonio Garcíarivas" w:date="2017-12-19T12:14:00Z"/>
          <w:rFonts w:ascii="Times New Roman" w:hAnsi="Times New Roman"/>
          <w:color w:val="222222"/>
          <w:sz w:val="24"/>
        </w:rPr>
      </w:pPr>
      <w:ins w:id="473" w:author="José Antonio Garcíarivas" w:date="2017-12-19T12:14:00Z">
        <w:r w:rsidRPr="00673E96">
          <w:rPr>
            <w:rFonts w:ascii="Times New Roman" w:hAnsi="Times New Roman"/>
            <w:color w:val="222222"/>
            <w:sz w:val="24"/>
          </w:rPr>
          <w:t> </w:t>
        </w:r>
      </w:ins>
    </w:p>
    <w:p w14:paraId="27602335" w14:textId="77777777" w:rsidR="00673E96" w:rsidRPr="00673E96" w:rsidRDefault="00673E96" w:rsidP="00673E96">
      <w:pPr>
        <w:shd w:val="clear" w:color="auto" w:fill="FFFFFF"/>
        <w:spacing w:after="0" w:line="240" w:lineRule="auto"/>
        <w:jc w:val="both"/>
        <w:rPr>
          <w:ins w:id="474" w:author="José Antonio Garcíarivas" w:date="2017-12-19T12:14:00Z"/>
          <w:rFonts w:ascii="Times New Roman" w:hAnsi="Times New Roman"/>
          <w:color w:val="222222"/>
          <w:sz w:val="24"/>
        </w:rPr>
      </w:pPr>
      <w:ins w:id="475" w:author="José Antonio Garcíarivas" w:date="2017-12-19T12:14:00Z">
        <w:r w:rsidRPr="00673E96">
          <w:rPr>
            <w:rFonts w:ascii="Times New Roman" w:hAnsi="Times New Roman"/>
            <w:color w:val="222222"/>
            <w:sz w:val="24"/>
          </w:rPr>
          <w:t>OT Law Blessed comes with a “</w:t>
        </w:r>
        <w:r w:rsidRPr="005D03DD">
          <w:rPr>
            <w:rFonts w:ascii="Times New Roman" w:hAnsi="Times New Roman"/>
            <w:i/>
            <w:iCs/>
            <w:color w:val="222222"/>
            <w:sz w:val="24"/>
            <w:highlight w:val="yellow"/>
            <w:rPrChange w:id="476" w:author="one" w:date="2019-01-16T23:58:00Z">
              <w:rPr>
                <w:rFonts w:ascii="Times New Roman" w:hAnsi="Times New Roman"/>
                <w:i/>
                <w:iCs/>
                <w:color w:val="222222"/>
                <w:sz w:val="24"/>
              </w:rPr>
            </w:rPrChange>
          </w:rPr>
          <w:t>curse of the law</w:t>
        </w:r>
        <w:r w:rsidRPr="00673E96">
          <w:rPr>
            <w:rFonts w:ascii="Times New Roman" w:hAnsi="Times New Roman"/>
            <w:color w:val="222222"/>
            <w:sz w:val="24"/>
          </w:rPr>
          <w:t>” from Do-</w:t>
        </w:r>
        <w:proofErr w:type="spellStart"/>
        <w:r w:rsidRPr="00673E96">
          <w:rPr>
            <w:rFonts w:ascii="Times New Roman" w:hAnsi="Times New Roman"/>
            <w:color w:val="222222"/>
            <w:sz w:val="24"/>
          </w:rPr>
          <w:t>teronomy</w:t>
        </w:r>
        <w:proofErr w:type="spellEnd"/>
        <w:r w:rsidRPr="00673E96">
          <w:rPr>
            <w:rFonts w:ascii="Times New Roman" w:hAnsi="Times New Roman"/>
            <w:color w:val="222222"/>
            <w:sz w:val="24"/>
          </w:rPr>
          <w:t xml:space="preserve"> &amp; Don’t-</w:t>
        </w:r>
        <w:proofErr w:type="spellStart"/>
        <w:r w:rsidRPr="00673E96">
          <w:rPr>
            <w:rFonts w:ascii="Times New Roman" w:hAnsi="Times New Roman"/>
            <w:color w:val="222222"/>
            <w:sz w:val="24"/>
          </w:rPr>
          <w:t>eronomy</w:t>
        </w:r>
        <w:proofErr w:type="spellEnd"/>
        <w:r w:rsidRPr="00673E96">
          <w:rPr>
            <w:rFonts w:ascii="Times New Roman" w:hAnsi="Times New Roman"/>
            <w:color w:val="222222"/>
            <w:sz w:val="24"/>
          </w:rPr>
          <w:t xml:space="preserve">. Even NT </w:t>
        </w:r>
        <w:proofErr w:type="spellStart"/>
        <w:r w:rsidRPr="00673E96">
          <w:rPr>
            <w:rFonts w:ascii="Times New Roman" w:hAnsi="Times New Roman"/>
            <w:color w:val="222222"/>
            <w:sz w:val="24"/>
          </w:rPr>
          <w:t>BetterLaw</w:t>
        </w:r>
        <w:proofErr w:type="spellEnd"/>
        <w:r w:rsidRPr="00673E96">
          <w:rPr>
            <w:rFonts w:ascii="Times New Roman" w:hAnsi="Times New Roman"/>
            <w:color w:val="222222"/>
            <w:sz w:val="24"/>
          </w:rPr>
          <w:t xml:space="preserve"> Blessed, as in Romans 4:7, is allegorically only a Diaper Blessed, a </w:t>
        </w:r>
        <w:proofErr w:type="spellStart"/>
        <w:r w:rsidRPr="00673E96">
          <w:rPr>
            <w:rFonts w:ascii="Times New Roman" w:hAnsi="Times New Roman"/>
            <w:color w:val="222222"/>
            <w:sz w:val="24"/>
          </w:rPr>
          <w:t>CoverUp</w:t>
        </w:r>
        <w:proofErr w:type="spellEnd"/>
        <w:r w:rsidRPr="00673E96">
          <w:rPr>
            <w:rFonts w:ascii="Times New Roman" w:hAnsi="Times New Roman"/>
            <w:color w:val="222222"/>
            <w:sz w:val="24"/>
          </w:rPr>
          <w:t xml:space="preserve">, which also comes with a </w:t>
        </w:r>
        <w:proofErr w:type="spellStart"/>
        <w:r w:rsidRPr="00673E96">
          <w:rPr>
            <w:rFonts w:ascii="Times New Roman" w:hAnsi="Times New Roman"/>
            <w:color w:val="222222"/>
            <w:sz w:val="24"/>
          </w:rPr>
          <w:t>codicile</w:t>
        </w:r>
        <w:proofErr w:type="spellEnd"/>
        <w:r w:rsidRPr="00673E96">
          <w:rPr>
            <w:rFonts w:ascii="Times New Roman" w:hAnsi="Times New Roman"/>
            <w:color w:val="222222"/>
            <w:sz w:val="24"/>
          </w:rPr>
          <w:t xml:space="preserve">: all </w:t>
        </w:r>
        <w:proofErr w:type="spellStart"/>
        <w:r w:rsidRPr="00673E96">
          <w:rPr>
            <w:rFonts w:ascii="Times New Roman" w:hAnsi="Times New Roman"/>
            <w:color w:val="222222"/>
            <w:sz w:val="24"/>
          </w:rPr>
          <w:t>CoverUps</w:t>
        </w:r>
        <w:proofErr w:type="spellEnd"/>
        <w:r w:rsidRPr="00673E96">
          <w:rPr>
            <w:rFonts w:ascii="Times New Roman" w:hAnsi="Times New Roman"/>
            <w:color w:val="222222"/>
            <w:sz w:val="24"/>
          </w:rPr>
          <w:t xml:space="preserve"> will later get </w:t>
        </w:r>
        <w:proofErr w:type="spellStart"/>
        <w:r w:rsidRPr="00673E96">
          <w:rPr>
            <w:rFonts w:ascii="Times New Roman" w:hAnsi="Times New Roman"/>
            <w:color w:val="222222"/>
            <w:sz w:val="24"/>
          </w:rPr>
          <w:t>UnCovered</w:t>
        </w:r>
        <w:proofErr w:type="spellEnd"/>
        <w:r w:rsidRPr="00673E96">
          <w:rPr>
            <w:rFonts w:ascii="Times New Roman" w:hAnsi="Times New Roman"/>
            <w:color w:val="222222"/>
            <w:sz w:val="24"/>
          </w:rPr>
          <w:t>. So…</w:t>
        </w:r>
      </w:ins>
    </w:p>
    <w:p w14:paraId="2E337189" w14:textId="77777777" w:rsidR="00673E96" w:rsidRPr="00673E96" w:rsidRDefault="00673E96" w:rsidP="00673E96">
      <w:pPr>
        <w:shd w:val="clear" w:color="auto" w:fill="FFFFFF"/>
        <w:spacing w:after="0" w:line="240" w:lineRule="auto"/>
        <w:jc w:val="both"/>
        <w:rPr>
          <w:ins w:id="477" w:author="José Antonio Garcíarivas" w:date="2017-12-19T12:14:00Z"/>
          <w:rFonts w:ascii="Times New Roman" w:hAnsi="Times New Roman"/>
          <w:color w:val="222222"/>
          <w:sz w:val="24"/>
        </w:rPr>
      </w:pPr>
      <w:ins w:id="478" w:author="José Antonio Garcíarivas" w:date="2017-12-19T12:14:00Z">
        <w:r w:rsidRPr="00673E96">
          <w:rPr>
            <w:rFonts w:ascii="Times New Roman" w:hAnsi="Times New Roman"/>
            <w:color w:val="222222"/>
            <w:sz w:val="24"/>
          </w:rPr>
          <w:t> </w:t>
        </w:r>
      </w:ins>
    </w:p>
    <w:p w14:paraId="069760FA" w14:textId="77777777" w:rsidR="00673E96" w:rsidRPr="00673E96" w:rsidRDefault="00673E96" w:rsidP="00673E96">
      <w:pPr>
        <w:shd w:val="clear" w:color="auto" w:fill="FFFFFF"/>
        <w:spacing w:after="0" w:line="240" w:lineRule="auto"/>
        <w:jc w:val="both"/>
        <w:rPr>
          <w:ins w:id="479" w:author="José Antonio Garcíarivas" w:date="2017-12-19T12:14:00Z"/>
          <w:rFonts w:ascii="Times New Roman" w:hAnsi="Times New Roman"/>
          <w:color w:val="222222"/>
          <w:sz w:val="24"/>
        </w:rPr>
      </w:pPr>
      <w:ins w:id="480" w:author="José Antonio Garcíarivas" w:date="2017-12-19T12:14:00Z">
        <w:r w:rsidRPr="00673E96">
          <w:rPr>
            <w:rFonts w:ascii="Times New Roman" w:hAnsi="Times New Roman"/>
            <w:color w:val="222222"/>
            <w:sz w:val="24"/>
          </w:rPr>
          <w:t>Let’s look at Romans 4:7,8 (from Psalms 32:1,2) that contrasts 2 Law/Grace Blessed(s):</w:t>
        </w:r>
      </w:ins>
    </w:p>
    <w:p w14:paraId="786FFFE1" w14:textId="77777777" w:rsidR="00673E96" w:rsidRPr="00673E96" w:rsidRDefault="00673E96" w:rsidP="00673E96">
      <w:pPr>
        <w:shd w:val="clear" w:color="auto" w:fill="FFFFFF"/>
        <w:spacing w:after="0" w:line="240" w:lineRule="auto"/>
        <w:jc w:val="both"/>
        <w:rPr>
          <w:ins w:id="481" w:author="José Antonio Garcíarivas" w:date="2017-12-19T12:14:00Z"/>
          <w:rFonts w:ascii="Times New Roman" w:hAnsi="Times New Roman"/>
          <w:color w:val="222222"/>
          <w:sz w:val="24"/>
        </w:rPr>
      </w:pPr>
      <w:ins w:id="482" w:author="José Antonio Garcíarivas" w:date="2017-12-19T12:14:00Z">
        <w:r w:rsidRPr="00673E96">
          <w:rPr>
            <w:rFonts w:ascii="Times New Roman" w:hAnsi="Times New Roman"/>
            <w:color w:val="222222"/>
            <w:sz w:val="24"/>
          </w:rPr>
          <w:t>4:7 </w:t>
        </w:r>
        <w:r w:rsidRPr="00673E96">
          <w:rPr>
            <w:rFonts w:ascii="Times New Roman" w:hAnsi="Times New Roman"/>
            <w:i/>
            <w:iCs/>
            <w:color w:val="222222"/>
            <w:sz w:val="24"/>
          </w:rPr>
          <w:t>Blessed</w:t>
        </w:r>
        <w:r w:rsidRPr="00673E96">
          <w:rPr>
            <w:rFonts w:ascii="Times New Roman" w:hAnsi="Times New Roman"/>
            <w:color w:val="222222"/>
            <w:sz w:val="24"/>
          </w:rPr>
          <w:t> [are] </w:t>
        </w:r>
        <w:r w:rsidRPr="00673E96">
          <w:rPr>
            <w:rFonts w:ascii="Times New Roman" w:hAnsi="Times New Roman"/>
            <w:b/>
            <w:bCs/>
            <w:i/>
            <w:iCs/>
            <w:color w:val="222222"/>
            <w:sz w:val="24"/>
          </w:rPr>
          <w:t>they</w:t>
        </w:r>
        <w:r w:rsidRPr="00673E96">
          <w:rPr>
            <w:rFonts w:ascii="Times New Roman" w:hAnsi="Times New Roman"/>
            <w:i/>
            <w:iCs/>
            <w:color w:val="222222"/>
            <w:sz w:val="24"/>
          </w:rPr>
          <w:t> whose iniquities are forgiven, and whose sins are </w:t>
        </w:r>
        <w:proofErr w:type="gramStart"/>
        <w:r w:rsidRPr="00673E96">
          <w:rPr>
            <w:rFonts w:ascii="Times New Roman" w:hAnsi="Times New Roman"/>
            <w:b/>
            <w:bCs/>
            <w:i/>
            <w:iCs/>
            <w:color w:val="222222"/>
            <w:sz w:val="24"/>
          </w:rPr>
          <w:t>covered</w:t>
        </w:r>
        <w:r w:rsidRPr="00673E96">
          <w:rPr>
            <w:rFonts w:ascii="Times New Roman" w:hAnsi="Times New Roman"/>
            <w:color w:val="222222"/>
            <w:sz w:val="24"/>
          </w:rPr>
          <w:t>.*</w:t>
        </w:r>
        <w:proofErr w:type="gramEnd"/>
        <w:r w:rsidRPr="00673E96">
          <w:rPr>
            <w:rFonts w:ascii="Times New Roman" w:hAnsi="Times New Roman"/>
            <w:color w:val="222222"/>
            <w:sz w:val="24"/>
          </w:rPr>
          <w:t xml:space="preserve"> = Law.</w:t>
        </w:r>
      </w:ins>
    </w:p>
    <w:p w14:paraId="7BB84941" w14:textId="77777777" w:rsidR="00673E96" w:rsidRPr="00673E96" w:rsidRDefault="00673E96" w:rsidP="00673E96">
      <w:pPr>
        <w:shd w:val="clear" w:color="auto" w:fill="FFFFFF"/>
        <w:spacing w:after="0" w:line="240" w:lineRule="auto"/>
        <w:jc w:val="both"/>
        <w:rPr>
          <w:ins w:id="483" w:author="José Antonio Garcíarivas" w:date="2017-12-19T12:14:00Z"/>
          <w:rFonts w:ascii="Times New Roman" w:hAnsi="Times New Roman"/>
          <w:color w:val="222222"/>
          <w:sz w:val="24"/>
        </w:rPr>
      </w:pPr>
      <w:ins w:id="484" w:author="José Antonio Garcíarivas" w:date="2017-12-19T12:14:00Z">
        <w:r w:rsidRPr="00673E96">
          <w:rPr>
            <w:rFonts w:ascii="Times New Roman" w:hAnsi="Times New Roman"/>
            <w:color w:val="222222"/>
            <w:sz w:val="24"/>
          </w:rPr>
          <w:t>4:8 </w:t>
        </w:r>
        <w:r w:rsidRPr="00673E96">
          <w:rPr>
            <w:rFonts w:ascii="Times New Roman" w:hAnsi="Times New Roman"/>
            <w:i/>
            <w:iCs/>
            <w:color w:val="222222"/>
            <w:sz w:val="24"/>
          </w:rPr>
          <w:t>Blessed</w:t>
        </w:r>
        <w:r w:rsidRPr="00673E96">
          <w:rPr>
            <w:rFonts w:ascii="Times New Roman" w:hAnsi="Times New Roman"/>
            <w:color w:val="222222"/>
            <w:sz w:val="24"/>
          </w:rPr>
          <w:t> [is] </w:t>
        </w:r>
        <w:r w:rsidRPr="00673E96">
          <w:rPr>
            <w:rFonts w:ascii="Times New Roman" w:hAnsi="Times New Roman"/>
            <w:i/>
            <w:iCs/>
            <w:color w:val="222222"/>
            <w:sz w:val="24"/>
          </w:rPr>
          <w:t>the </w:t>
        </w:r>
        <w:r w:rsidRPr="00673E96">
          <w:rPr>
            <w:rFonts w:ascii="Times New Roman" w:hAnsi="Times New Roman"/>
            <w:b/>
            <w:bCs/>
            <w:i/>
            <w:iCs/>
            <w:color w:val="222222"/>
            <w:sz w:val="24"/>
          </w:rPr>
          <w:t>man**</w:t>
        </w:r>
        <w:r w:rsidRPr="00673E96">
          <w:rPr>
            <w:rFonts w:ascii="Times New Roman" w:hAnsi="Times New Roman"/>
            <w:i/>
            <w:iCs/>
            <w:color w:val="222222"/>
            <w:sz w:val="24"/>
          </w:rPr>
          <w:t> to whom the Lord will not impute sin</w:t>
        </w:r>
        <w:r w:rsidRPr="00673E96">
          <w:rPr>
            <w:rFonts w:ascii="Times New Roman" w:hAnsi="Times New Roman"/>
            <w:color w:val="222222"/>
            <w:sz w:val="24"/>
          </w:rPr>
          <w:t>. = Grace Blessed.</w:t>
        </w:r>
      </w:ins>
    </w:p>
    <w:p w14:paraId="67DF3FD1" w14:textId="77777777" w:rsidR="00673E96" w:rsidRPr="00673E96" w:rsidRDefault="00673E96" w:rsidP="00673E96">
      <w:pPr>
        <w:shd w:val="clear" w:color="auto" w:fill="FFFFFF"/>
        <w:spacing w:after="0" w:line="240" w:lineRule="auto"/>
        <w:jc w:val="both"/>
        <w:rPr>
          <w:ins w:id="485" w:author="José Antonio Garcíarivas" w:date="2017-12-19T12:14:00Z"/>
          <w:rFonts w:ascii="Times New Roman" w:hAnsi="Times New Roman"/>
          <w:color w:val="222222"/>
          <w:sz w:val="24"/>
        </w:rPr>
      </w:pPr>
      <w:ins w:id="486" w:author="José Antonio Garcíarivas" w:date="2017-12-19T12:14:00Z">
        <w:r w:rsidRPr="00673E96">
          <w:rPr>
            <w:rFonts w:ascii="Times New Roman" w:hAnsi="Times New Roman"/>
            <w:color w:val="222222"/>
            <w:sz w:val="24"/>
          </w:rPr>
          <w:t>*</w:t>
        </w:r>
        <w:r w:rsidRPr="00673E96">
          <w:rPr>
            <w:rFonts w:ascii="Times New Roman" w:hAnsi="Times New Roman"/>
            <w:i/>
            <w:iCs/>
            <w:color w:val="222222"/>
            <w:sz w:val="24"/>
          </w:rPr>
          <w:t>covered</w:t>
        </w:r>
        <w:r w:rsidRPr="00673E96">
          <w:rPr>
            <w:rFonts w:ascii="Times New Roman" w:hAnsi="Times New Roman"/>
            <w:color w:val="222222"/>
            <w:sz w:val="24"/>
          </w:rPr>
          <w:t xml:space="preserve"> Problem: Mt 10:26; Lk 8:17; Lk 12:2 say all </w:t>
        </w:r>
        <w:proofErr w:type="spellStart"/>
        <w:r w:rsidRPr="00673E96">
          <w:rPr>
            <w:rFonts w:ascii="Times New Roman" w:hAnsi="Times New Roman"/>
            <w:color w:val="222222"/>
            <w:sz w:val="24"/>
          </w:rPr>
          <w:t>CoverUps</w:t>
        </w:r>
        <w:proofErr w:type="spellEnd"/>
        <w:r w:rsidRPr="00673E96">
          <w:rPr>
            <w:rFonts w:ascii="Times New Roman" w:hAnsi="Times New Roman"/>
            <w:color w:val="222222"/>
            <w:sz w:val="24"/>
          </w:rPr>
          <w:t xml:space="preserve"> will be </w:t>
        </w:r>
        <w:proofErr w:type="spellStart"/>
        <w:r w:rsidRPr="00673E96">
          <w:rPr>
            <w:rFonts w:ascii="Times New Roman" w:hAnsi="Times New Roman"/>
            <w:color w:val="222222"/>
            <w:sz w:val="24"/>
          </w:rPr>
          <w:t>UnCovered</w:t>
        </w:r>
        <w:proofErr w:type="spellEnd"/>
        <w:r w:rsidRPr="00673E96">
          <w:rPr>
            <w:rFonts w:ascii="Times New Roman" w:hAnsi="Times New Roman"/>
            <w:color w:val="222222"/>
            <w:sz w:val="24"/>
          </w:rPr>
          <w:t>.</w:t>
        </w:r>
      </w:ins>
    </w:p>
    <w:p w14:paraId="7AA022D8" w14:textId="77777777" w:rsidR="00673E96" w:rsidRPr="00673E96" w:rsidRDefault="00673E96" w:rsidP="00673E96">
      <w:pPr>
        <w:shd w:val="clear" w:color="auto" w:fill="FFFFFF"/>
        <w:spacing w:after="0" w:line="240" w:lineRule="auto"/>
        <w:jc w:val="both"/>
        <w:rPr>
          <w:ins w:id="487" w:author="José Antonio Garcíarivas" w:date="2017-12-19T12:14:00Z"/>
          <w:rFonts w:ascii="Times New Roman" w:hAnsi="Times New Roman"/>
          <w:color w:val="222222"/>
          <w:sz w:val="24"/>
        </w:rPr>
      </w:pPr>
      <w:ins w:id="488" w:author="José Antonio Garcíarivas" w:date="2017-12-19T12:14:00Z">
        <w:r w:rsidRPr="00673E96">
          <w:rPr>
            <w:rFonts w:ascii="Times New Roman" w:hAnsi="Times New Roman"/>
            <w:color w:val="222222"/>
            <w:sz w:val="24"/>
          </w:rPr>
          <w:t>**</w:t>
        </w:r>
        <w:r w:rsidRPr="00673E96">
          <w:rPr>
            <w:rFonts w:ascii="Times New Roman" w:hAnsi="Times New Roman"/>
            <w:i/>
            <w:iCs/>
            <w:color w:val="222222"/>
            <w:sz w:val="24"/>
          </w:rPr>
          <w:t>man</w:t>
        </w:r>
        <w:r w:rsidRPr="00673E96">
          <w:rPr>
            <w:rFonts w:ascii="Times New Roman" w:hAnsi="Times New Roman"/>
            <w:color w:val="222222"/>
            <w:sz w:val="24"/>
          </w:rPr>
          <w:t>=’</w:t>
        </w:r>
        <w:proofErr w:type="spellStart"/>
        <w:r w:rsidRPr="00673E96">
          <w:rPr>
            <w:rFonts w:ascii="Times New Roman" w:hAnsi="Times New Roman"/>
            <w:color w:val="222222"/>
            <w:sz w:val="24"/>
          </w:rPr>
          <w:t>aner</w:t>
        </w:r>
        <w:proofErr w:type="spellEnd"/>
        <w:r w:rsidRPr="00673E96">
          <w:rPr>
            <w:rFonts w:ascii="Times New Roman" w:hAnsi="Times New Roman"/>
            <w:color w:val="222222"/>
            <w:sz w:val="24"/>
          </w:rPr>
          <w:t>’, whose head is Christ=</w:t>
        </w:r>
        <w:proofErr w:type="spellStart"/>
        <w:r w:rsidRPr="00673E96">
          <w:rPr>
            <w:rFonts w:ascii="Times New Roman" w:hAnsi="Times New Roman"/>
            <w:color w:val="222222"/>
            <w:sz w:val="24"/>
          </w:rPr>
          <w:t>NoLaw</w:t>
        </w:r>
        <w:proofErr w:type="spellEnd"/>
        <w:r w:rsidRPr="00673E96">
          <w:rPr>
            <w:rFonts w:ascii="Times New Roman" w:hAnsi="Times New Roman"/>
            <w:color w:val="222222"/>
            <w:sz w:val="24"/>
          </w:rPr>
          <w:t>, puts away childish cover ups: 1Cor 13:11.</w:t>
        </w:r>
      </w:ins>
    </w:p>
    <w:p w14:paraId="6C65A437" w14:textId="77777777" w:rsidR="00673E96" w:rsidRPr="00673E96" w:rsidRDefault="00673E96" w:rsidP="00673E96">
      <w:pPr>
        <w:shd w:val="clear" w:color="auto" w:fill="FFFFFF"/>
        <w:spacing w:after="0" w:line="240" w:lineRule="auto"/>
        <w:jc w:val="both"/>
        <w:rPr>
          <w:ins w:id="489" w:author="José Antonio Garcíarivas" w:date="2017-12-19T12:14:00Z"/>
          <w:rFonts w:ascii="Times New Roman" w:hAnsi="Times New Roman"/>
          <w:color w:val="222222"/>
          <w:sz w:val="24"/>
        </w:rPr>
      </w:pPr>
      <w:ins w:id="490" w:author="José Antonio Garcíarivas" w:date="2017-12-19T12:14:00Z">
        <w:r w:rsidRPr="00673E96">
          <w:rPr>
            <w:rFonts w:ascii="Times New Roman" w:hAnsi="Times New Roman"/>
            <w:color w:val="222222"/>
            <w:sz w:val="24"/>
          </w:rPr>
          <w:lastRenderedPageBreak/>
          <w:t>Seems why Heb 10:9 says </w:t>
        </w:r>
        <w:r w:rsidRPr="00673E96">
          <w:rPr>
            <w:rFonts w:ascii="Times New Roman" w:hAnsi="Times New Roman"/>
            <w:i/>
            <w:iCs/>
            <w:color w:val="222222"/>
            <w:sz w:val="24"/>
          </w:rPr>
          <w:t>he taketh away the first, that he may establish the second</w:t>
        </w:r>
        <w:r w:rsidRPr="00673E96">
          <w:rPr>
            <w:rFonts w:ascii="Times New Roman" w:hAnsi="Times New Roman"/>
            <w:color w:val="222222"/>
            <w:sz w:val="24"/>
          </w:rPr>
          <w:t xml:space="preserve">; Yet this can be tricky if only take away old covenant to establish new covenant = </w:t>
        </w:r>
        <w:proofErr w:type="spellStart"/>
        <w:r w:rsidRPr="00673E96">
          <w:rPr>
            <w:rFonts w:ascii="Times New Roman" w:hAnsi="Times New Roman"/>
            <w:color w:val="222222"/>
            <w:sz w:val="24"/>
          </w:rPr>
          <w:t>BetterLaw</w:t>
        </w:r>
        <w:proofErr w:type="spellEnd"/>
        <w:r w:rsidRPr="00673E96">
          <w:rPr>
            <w:rFonts w:ascii="Times New Roman" w:hAnsi="Times New Roman"/>
            <w:color w:val="222222"/>
            <w:sz w:val="24"/>
          </w:rPr>
          <w:t>.</w:t>
        </w:r>
      </w:ins>
    </w:p>
    <w:p w14:paraId="1259B39D" w14:textId="77777777" w:rsidR="00673E96" w:rsidRPr="00673E96" w:rsidRDefault="00673E96" w:rsidP="00673E96">
      <w:pPr>
        <w:shd w:val="clear" w:color="auto" w:fill="FFFFFF"/>
        <w:spacing w:after="0" w:line="240" w:lineRule="auto"/>
        <w:jc w:val="both"/>
        <w:rPr>
          <w:ins w:id="491" w:author="José Antonio Garcíarivas" w:date="2017-12-19T12:14:00Z"/>
          <w:rFonts w:ascii="Times New Roman" w:hAnsi="Times New Roman"/>
          <w:color w:val="222222"/>
          <w:sz w:val="24"/>
        </w:rPr>
      </w:pPr>
      <w:ins w:id="492" w:author="José Antonio Garcíarivas" w:date="2017-12-19T12:14:00Z">
        <w:r w:rsidRPr="00673E96">
          <w:rPr>
            <w:rFonts w:ascii="Times New Roman" w:hAnsi="Times New Roman"/>
            <w:color w:val="222222"/>
            <w:sz w:val="24"/>
          </w:rPr>
          <w:t> </w:t>
        </w:r>
      </w:ins>
    </w:p>
    <w:p w14:paraId="164C5B97" w14:textId="77777777" w:rsidR="00673E96" w:rsidRPr="00673E96" w:rsidRDefault="00673E96" w:rsidP="00673E96">
      <w:pPr>
        <w:shd w:val="clear" w:color="auto" w:fill="FFFFFF"/>
        <w:spacing w:after="0" w:line="240" w:lineRule="auto"/>
        <w:jc w:val="both"/>
        <w:rPr>
          <w:ins w:id="493" w:author="José Antonio Garcíarivas" w:date="2017-12-19T12:14:00Z"/>
          <w:rFonts w:ascii="Times New Roman" w:hAnsi="Times New Roman"/>
          <w:color w:val="222222"/>
          <w:sz w:val="24"/>
        </w:rPr>
      </w:pPr>
      <w:proofErr w:type="gramStart"/>
      <w:ins w:id="494" w:author="José Antonio Garcíarivas" w:date="2017-12-19T12:14:00Z">
        <w:r w:rsidRPr="00673E96">
          <w:rPr>
            <w:rFonts w:ascii="Times New Roman" w:hAnsi="Times New Roman"/>
            <w:color w:val="222222"/>
            <w:sz w:val="24"/>
          </w:rPr>
          <w:t>So</w:t>
        </w:r>
        <w:proofErr w:type="gramEnd"/>
        <w:r w:rsidRPr="00673E96">
          <w:rPr>
            <w:rFonts w:ascii="Times New Roman" w:hAnsi="Times New Roman"/>
            <w:color w:val="222222"/>
            <w:sz w:val="24"/>
          </w:rPr>
          <w:t xml:space="preserve"> C→↓J↓’s </w:t>
        </w:r>
        <w:proofErr w:type="spellStart"/>
        <w:r w:rsidRPr="00673E96">
          <w:rPr>
            <w:rFonts w:ascii="Times New Roman" w:hAnsi="Times New Roman"/>
            <w:color w:val="222222"/>
            <w:sz w:val="24"/>
          </w:rPr>
          <w:t>BetterLaw</w:t>
        </w:r>
        <w:proofErr w:type="spellEnd"/>
        <w:r w:rsidRPr="00673E96">
          <w:rPr>
            <w:rFonts w:ascii="Times New Roman" w:hAnsi="Times New Roman"/>
            <w:color w:val="222222"/>
            <w:sz w:val="24"/>
          </w:rPr>
          <w:t xml:space="preserve"> Blessed, which forgives iniquities &amp; covers up sins, is only a Temporal Peace for </w:t>
        </w:r>
        <w:r w:rsidRPr="00673E96">
          <w:rPr>
            <w:rFonts w:ascii="Times New Roman" w:hAnsi="Times New Roman"/>
            <w:b/>
            <w:bCs/>
            <w:i/>
            <w:iCs/>
            <w:color w:val="222222"/>
            <w:sz w:val="24"/>
          </w:rPr>
          <w:t>them</w:t>
        </w:r>
        <w:r w:rsidRPr="00673E96">
          <w:rPr>
            <w:rFonts w:ascii="Times New Roman" w:hAnsi="Times New Roman"/>
            <w:color w:val="222222"/>
            <w:sz w:val="24"/>
          </w:rPr>
          <w:t xml:space="preserve">, which can get taken away when </w:t>
        </w:r>
        <w:proofErr w:type="spellStart"/>
        <w:r w:rsidRPr="00673E96">
          <w:rPr>
            <w:rFonts w:ascii="Times New Roman" w:hAnsi="Times New Roman"/>
            <w:color w:val="222222"/>
            <w:sz w:val="24"/>
          </w:rPr>
          <w:t>CoverUps</w:t>
        </w:r>
        <w:proofErr w:type="spellEnd"/>
        <w:r w:rsidRPr="00673E96">
          <w:rPr>
            <w:rFonts w:ascii="Times New Roman" w:hAnsi="Times New Roman"/>
            <w:color w:val="222222"/>
            <w:sz w:val="24"/>
          </w:rPr>
          <w:t xml:space="preserve"> </w:t>
        </w:r>
        <w:proofErr w:type="spellStart"/>
        <w:r w:rsidRPr="00673E96">
          <w:rPr>
            <w:rFonts w:ascii="Times New Roman" w:hAnsi="Times New Roman"/>
            <w:color w:val="222222"/>
            <w:sz w:val="24"/>
          </w:rPr>
          <w:t>UnCovered</w:t>
        </w:r>
        <w:proofErr w:type="spellEnd"/>
        <w:r w:rsidRPr="00673E96">
          <w:rPr>
            <w:rFonts w:ascii="Times New Roman" w:hAnsi="Times New Roman"/>
            <w:color w:val="222222"/>
            <w:sz w:val="24"/>
          </w:rPr>
          <w:t xml:space="preserve"> to reveal pew of Diaper Blessed not yet flushed stinks to high heaven even when </w:t>
        </w:r>
        <w:r w:rsidRPr="00673E96">
          <w:rPr>
            <w:rFonts w:ascii="Times New Roman" w:hAnsi="Times New Roman"/>
            <w:i/>
            <w:iCs/>
            <w:color w:val="222222"/>
            <w:sz w:val="24"/>
          </w:rPr>
          <w:t>covered</w:t>
        </w:r>
        <w:r w:rsidRPr="00673E96">
          <w:rPr>
            <w:rFonts w:ascii="Times New Roman" w:hAnsi="Times New Roman"/>
            <w:color w:val="222222"/>
            <w:sz w:val="24"/>
          </w:rPr>
          <w:t xml:space="preserve">. Seems we’re hearing a lot about </w:t>
        </w:r>
        <w:proofErr w:type="spellStart"/>
        <w:r w:rsidRPr="00673E96">
          <w:rPr>
            <w:rFonts w:ascii="Times New Roman" w:hAnsi="Times New Roman"/>
            <w:color w:val="222222"/>
            <w:sz w:val="24"/>
          </w:rPr>
          <w:t>UnCoverings</w:t>
        </w:r>
        <w:proofErr w:type="spellEnd"/>
        <w:r w:rsidRPr="00673E96">
          <w:rPr>
            <w:rFonts w:ascii="Times New Roman" w:hAnsi="Times New Roman"/>
            <w:color w:val="222222"/>
            <w:sz w:val="24"/>
          </w:rPr>
          <w:t xml:space="preserve"> lately, as if in revelation=uncover mode. </w:t>
        </w:r>
        <w:proofErr w:type="spellStart"/>
        <w:r w:rsidRPr="00673E96">
          <w:rPr>
            <w:rFonts w:ascii="Times New Roman" w:hAnsi="Times New Roman"/>
            <w:color w:val="222222"/>
            <w:sz w:val="24"/>
          </w:rPr>
          <w:t>Eg</w:t>
        </w:r>
        <w:proofErr w:type="spellEnd"/>
        <w:r w:rsidRPr="00673E96">
          <w:rPr>
            <w:rFonts w:ascii="Times New Roman" w:hAnsi="Times New Roman"/>
            <w:color w:val="222222"/>
            <w:sz w:val="24"/>
          </w:rPr>
          <w:t>: 1Thessalonians 5:3 KJV: (re the day of their Lord [aka their Law] coming as a thief):</w:t>
        </w:r>
      </w:ins>
    </w:p>
    <w:p w14:paraId="0A626343" w14:textId="77777777" w:rsidR="00673E96" w:rsidRPr="00673E96" w:rsidRDefault="00673E96" w:rsidP="00673E96">
      <w:pPr>
        <w:shd w:val="clear" w:color="auto" w:fill="FFFFFF"/>
        <w:spacing w:after="0" w:line="240" w:lineRule="auto"/>
        <w:jc w:val="both"/>
        <w:rPr>
          <w:ins w:id="495" w:author="José Antonio Garcíarivas" w:date="2017-12-19T12:14:00Z"/>
          <w:rFonts w:ascii="Times New Roman" w:hAnsi="Times New Roman"/>
          <w:color w:val="222222"/>
          <w:sz w:val="24"/>
        </w:rPr>
      </w:pPr>
      <w:ins w:id="496" w:author="José Antonio Garcíarivas" w:date="2017-12-19T12:14:00Z">
        <w:r w:rsidRPr="00673E96">
          <w:rPr>
            <w:rFonts w:ascii="Times New Roman" w:hAnsi="Times New Roman"/>
            <w:color w:val="222222"/>
            <w:sz w:val="24"/>
          </w:rPr>
          <w:t>“</w:t>
        </w:r>
        <w:r w:rsidRPr="00673E96">
          <w:rPr>
            <w:rFonts w:ascii="Times New Roman" w:hAnsi="Times New Roman"/>
            <w:i/>
            <w:iCs/>
            <w:color w:val="222222"/>
            <w:sz w:val="24"/>
          </w:rPr>
          <w:t>For when </w:t>
        </w:r>
        <w:r w:rsidRPr="00673E96">
          <w:rPr>
            <w:rFonts w:ascii="Times New Roman" w:hAnsi="Times New Roman"/>
            <w:b/>
            <w:bCs/>
            <w:i/>
            <w:iCs/>
            <w:color w:val="222222"/>
            <w:sz w:val="24"/>
          </w:rPr>
          <w:t>they</w:t>
        </w:r>
        <w:r w:rsidRPr="00673E96">
          <w:rPr>
            <w:rFonts w:ascii="Times New Roman" w:hAnsi="Times New Roman"/>
            <w:i/>
            <w:iCs/>
            <w:color w:val="222222"/>
            <w:sz w:val="24"/>
          </w:rPr>
          <w:t> shall say, Peace* and safety; then sudden destruction cometh upon </w:t>
        </w:r>
        <w:r w:rsidRPr="00673E96">
          <w:rPr>
            <w:rFonts w:ascii="Times New Roman" w:hAnsi="Times New Roman"/>
            <w:b/>
            <w:bCs/>
            <w:i/>
            <w:iCs/>
            <w:color w:val="222222"/>
            <w:sz w:val="24"/>
          </w:rPr>
          <w:t>them</w:t>
        </w:r>
        <w:r w:rsidRPr="00673E96">
          <w:rPr>
            <w:rFonts w:ascii="Times New Roman" w:hAnsi="Times New Roman"/>
            <w:i/>
            <w:iCs/>
            <w:color w:val="222222"/>
            <w:sz w:val="24"/>
          </w:rPr>
          <w:t>, as travail upon a woman with child; and </w:t>
        </w:r>
        <w:r w:rsidRPr="00673E96">
          <w:rPr>
            <w:rFonts w:ascii="Times New Roman" w:hAnsi="Times New Roman"/>
            <w:b/>
            <w:bCs/>
            <w:i/>
            <w:iCs/>
            <w:color w:val="222222"/>
            <w:sz w:val="24"/>
          </w:rPr>
          <w:t>they</w:t>
        </w:r>
        <w:r w:rsidRPr="00673E96">
          <w:rPr>
            <w:rFonts w:ascii="Times New Roman" w:hAnsi="Times New Roman"/>
            <w:i/>
            <w:iCs/>
            <w:color w:val="222222"/>
            <w:sz w:val="24"/>
          </w:rPr>
          <w:t> shall not escape</w:t>
        </w:r>
        <w:r w:rsidRPr="00673E96">
          <w:rPr>
            <w:rFonts w:ascii="Times New Roman" w:hAnsi="Times New Roman"/>
            <w:color w:val="222222"/>
            <w:sz w:val="24"/>
          </w:rPr>
          <w:t>”. *temporal diaper peace.</w:t>
        </w:r>
      </w:ins>
    </w:p>
    <w:p w14:paraId="7B86A5AD" w14:textId="77777777" w:rsidR="00673E96" w:rsidRPr="00673E96" w:rsidRDefault="00673E96" w:rsidP="00673E96">
      <w:pPr>
        <w:shd w:val="clear" w:color="auto" w:fill="FFFFFF"/>
        <w:spacing w:after="0" w:line="240" w:lineRule="auto"/>
        <w:jc w:val="both"/>
        <w:rPr>
          <w:ins w:id="497" w:author="José Antonio Garcíarivas" w:date="2017-12-19T12:14:00Z"/>
          <w:rFonts w:ascii="Times New Roman" w:hAnsi="Times New Roman"/>
          <w:color w:val="222222"/>
          <w:sz w:val="24"/>
        </w:rPr>
      </w:pPr>
      <w:ins w:id="498" w:author="José Antonio Garcíarivas" w:date="2017-12-19T12:14:00Z">
        <w:r w:rsidRPr="00673E96">
          <w:rPr>
            <w:rFonts w:ascii="Times New Roman" w:hAnsi="Times New Roman"/>
            <w:color w:val="222222"/>
            <w:sz w:val="24"/>
          </w:rPr>
          <w:t> </w:t>
        </w:r>
      </w:ins>
    </w:p>
    <w:p w14:paraId="778EE1B8" w14:textId="77777777" w:rsidR="00673E96" w:rsidRPr="00673E96" w:rsidRDefault="00673E96" w:rsidP="00673E96">
      <w:pPr>
        <w:shd w:val="clear" w:color="auto" w:fill="FFFFFF"/>
        <w:spacing w:after="0" w:line="240" w:lineRule="auto"/>
        <w:jc w:val="both"/>
        <w:rPr>
          <w:ins w:id="499" w:author="José Antonio Garcíarivas" w:date="2017-12-19T12:14:00Z"/>
          <w:rFonts w:ascii="Times New Roman" w:hAnsi="Times New Roman"/>
          <w:color w:val="222222"/>
          <w:sz w:val="24"/>
        </w:rPr>
      </w:pPr>
      <w:ins w:id="500" w:author="José Antonio Garcíarivas" w:date="2017-12-19T12:14:00Z">
        <w:r w:rsidRPr="00673E96">
          <w:rPr>
            <w:rFonts w:ascii="Times New Roman" w:hAnsi="Times New Roman"/>
            <w:color w:val="222222"/>
            <w:sz w:val="24"/>
          </w:rPr>
          <w:t xml:space="preserve">Later, we’ll learn the 7 Blessed(s) in Revelation are Law Blessed, as if 7 benedictions </w:t>
        </w:r>
        <w:proofErr w:type="spellStart"/>
        <w:r w:rsidRPr="00673E96">
          <w:rPr>
            <w:rFonts w:ascii="Times New Roman" w:hAnsi="Times New Roman"/>
            <w:color w:val="222222"/>
            <w:sz w:val="24"/>
          </w:rPr>
          <w:t>spake</w:t>
        </w:r>
        <w:proofErr w:type="spellEnd"/>
        <w:r w:rsidRPr="00673E96">
          <w:rPr>
            <w:rFonts w:ascii="Times New Roman" w:hAnsi="Times New Roman"/>
            <w:color w:val="222222"/>
            <w:sz w:val="24"/>
          </w:rPr>
          <w:t xml:space="preserve"> inside &amp; outside the tabernacle by Law Priest &amp; Law People on their Law Sabbath. For daily there were 18, but on their Law Sabbath there were only 7 such benedictions. </w:t>
        </w:r>
        <w:proofErr w:type="gramStart"/>
        <w:r w:rsidRPr="00673E96">
          <w:rPr>
            <w:rFonts w:ascii="Times New Roman" w:hAnsi="Times New Roman"/>
            <w:color w:val="222222"/>
            <w:sz w:val="24"/>
          </w:rPr>
          <w:t>So</w:t>
        </w:r>
        <w:proofErr w:type="gramEnd"/>
        <w:r w:rsidRPr="00673E96">
          <w:rPr>
            <w:rFonts w:ascii="Times New Roman" w:hAnsi="Times New Roman"/>
            <w:color w:val="222222"/>
            <w:sz w:val="24"/>
          </w:rPr>
          <w:t xml:space="preserve"> it explains why peace offered in Rev 1:4gets taken away in Rev 6:4, as if uncovering (meaning of </w:t>
        </w:r>
        <w:r w:rsidRPr="00673E96">
          <w:rPr>
            <w:rFonts w:ascii="Times New Roman" w:hAnsi="Times New Roman"/>
            <w:color w:val="222222"/>
            <w:sz w:val="24"/>
          </w:rPr>
          <w:lastRenderedPageBreak/>
          <w:t>revelation) what’s been covered, to then bring punishment upon law people.</w:t>
        </w:r>
      </w:ins>
    </w:p>
    <w:p w14:paraId="3F76440F" w14:textId="77777777" w:rsidR="00673E96" w:rsidRPr="00673E96" w:rsidRDefault="00673E96" w:rsidP="00673E96">
      <w:pPr>
        <w:shd w:val="clear" w:color="auto" w:fill="FFFFFF"/>
        <w:spacing w:after="0" w:line="240" w:lineRule="auto"/>
        <w:jc w:val="both"/>
        <w:rPr>
          <w:ins w:id="501" w:author="José Antonio Garcíarivas" w:date="2017-12-19T12:14:00Z"/>
          <w:rFonts w:ascii="Times New Roman" w:hAnsi="Times New Roman"/>
          <w:color w:val="222222"/>
          <w:sz w:val="24"/>
        </w:rPr>
      </w:pPr>
      <w:ins w:id="502" w:author="José Antonio Garcíarivas" w:date="2017-12-19T12:14:00Z">
        <w:r w:rsidRPr="00673E96">
          <w:rPr>
            <w:rFonts w:ascii="Times New Roman" w:hAnsi="Times New Roman"/>
            <w:color w:val="222222"/>
            <w:sz w:val="24"/>
          </w:rPr>
          <w:t> </w:t>
        </w:r>
      </w:ins>
    </w:p>
    <w:p w14:paraId="371DC2CD" w14:textId="77777777" w:rsidR="00673E96" w:rsidRPr="00673E96" w:rsidRDefault="00673E96" w:rsidP="00673E96">
      <w:pPr>
        <w:shd w:val="clear" w:color="auto" w:fill="FFFFFF"/>
        <w:spacing w:after="0" w:line="240" w:lineRule="auto"/>
        <w:jc w:val="both"/>
        <w:rPr>
          <w:ins w:id="503" w:author="José Antonio Garcíarivas" w:date="2017-12-19T12:14:00Z"/>
          <w:rFonts w:ascii="Times New Roman" w:hAnsi="Times New Roman"/>
          <w:color w:val="222222"/>
          <w:sz w:val="24"/>
        </w:rPr>
      </w:pPr>
      <w:ins w:id="504" w:author="José Antonio Garcíarivas" w:date="2017-12-19T12:14:00Z">
        <w:r w:rsidRPr="00673E96">
          <w:rPr>
            <w:rFonts w:ascii="Times New Roman" w:hAnsi="Times New Roman"/>
            <w:color w:val="222222"/>
            <w:sz w:val="24"/>
          </w:rPr>
          <w:t>So then, although Law is called </w:t>
        </w:r>
        <w:r w:rsidRPr="00673E96">
          <w:rPr>
            <w:rFonts w:ascii="Times New Roman" w:hAnsi="Times New Roman"/>
            <w:i/>
            <w:iCs/>
            <w:color w:val="222222"/>
            <w:sz w:val="24"/>
          </w:rPr>
          <w:t>good, just, holy</w:t>
        </w:r>
        <w:r w:rsidRPr="00673E96">
          <w:rPr>
            <w:rFonts w:ascii="Times New Roman" w:hAnsi="Times New Roman"/>
            <w:color w:val="222222"/>
            <w:sz w:val="24"/>
          </w:rPr>
          <w:t>, and </w:t>
        </w:r>
        <w:r w:rsidRPr="00673E96">
          <w:rPr>
            <w:rFonts w:ascii="Times New Roman" w:hAnsi="Times New Roman"/>
            <w:i/>
            <w:iCs/>
            <w:color w:val="222222"/>
            <w:sz w:val="24"/>
          </w:rPr>
          <w:t>spiritual</w:t>
        </w:r>
        <w:r w:rsidRPr="00673E96">
          <w:rPr>
            <w:rFonts w:ascii="Times New Roman" w:hAnsi="Times New Roman"/>
            <w:color w:val="222222"/>
            <w:sz w:val="24"/>
          </w:rPr>
          <w:t>, which Law is, even in a New Testament: a Better Testament containing a Better Covenant, which is still only Better Law (on “their part” of their part vs your part); Your Walk in the Spirit, Led of the Spirit, thru all </w:t>
        </w:r>
        <w:r w:rsidRPr="00673E96">
          <w:rPr>
            <w:rFonts w:ascii="Times New Roman" w:hAnsi="Times New Roman"/>
            <w:b/>
            <w:bCs/>
            <w:color w:val="222222"/>
            <w:sz w:val="24"/>
            <w:u w:val="single"/>
          </w:rPr>
          <w:t>9</w:t>
        </w:r>
        <w:r w:rsidRPr="00673E96">
          <w:rPr>
            <w:rFonts w:ascii="Times New Roman" w:hAnsi="Times New Roman"/>
            <w:color w:val="222222"/>
            <w:sz w:val="24"/>
          </w:rPr>
          <w:t> Fruit of the Spirit, is as if in contrast to </w:t>
        </w:r>
        <w:r w:rsidRPr="00673E96">
          <w:rPr>
            <w:rFonts w:ascii="Times New Roman" w:hAnsi="Times New Roman"/>
            <w:b/>
            <w:bCs/>
            <w:color w:val="222222"/>
            <w:sz w:val="24"/>
            <w:u w:val="single"/>
          </w:rPr>
          <w:t>9</w:t>
        </w:r>
        <w:r w:rsidRPr="00673E96">
          <w:rPr>
            <w:rFonts w:ascii="Times New Roman" w:hAnsi="Times New Roman"/>
            <w:color w:val="222222"/>
            <w:sz w:val="24"/>
          </w:rPr>
          <w:t> Law Blessed(s), to help you discern (a-void) what’s “</w:t>
        </w:r>
        <w:r w:rsidRPr="00673E96">
          <w:rPr>
            <w:rFonts w:ascii="Times New Roman" w:hAnsi="Times New Roman"/>
            <w:i/>
            <w:iCs/>
            <w:color w:val="222222"/>
            <w:sz w:val="24"/>
          </w:rPr>
          <w:t>both good and evil</w:t>
        </w:r>
        <w:r w:rsidRPr="00673E96">
          <w:rPr>
            <w:rFonts w:ascii="Times New Roman" w:hAnsi="Times New Roman"/>
            <w:color w:val="222222"/>
            <w:sz w:val="24"/>
          </w:rPr>
          <w:t>” ends bad, with “</w:t>
        </w:r>
        <w:r w:rsidRPr="00673E96">
          <w:rPr>
            <w:rFonts w:ascii="Times New Roman" w:hAnsi="Times New Roman"/>
            <w:i/>
            <w:iCs/>
            <w:color w:val="222222"/>
            <w:sz w:val="24"/>
          </w:rPr>
          <w:t>evil</w:t>
        </w:r>
        <w:r w:rsidRPr="00673E96">
          <w:rPr>
            <w:rFonts w:ascii="Times New Roman" w:hAnsi="Times New Roman"/>
            <w:color w:val="222222"/>
            <w:sz w:val="24"/>
          </w:rPr>
          <w:t>” (reverse of “</w:t>
        </w:r>
        <w:r w:rsidRPr="00673E96">
          <w:rPr>
            <w:rFonts w:ascii="Times New Roman" w:hAnsi="Times New Roman"/>
            <w:i/>
            <w:iCs/>
            <w:color w:val="222222"/>
            <w:sz w:val="24"/>
          </w:rPr>
          <w:t>live</w:t>
        </w:r>
        <w:r w:rsidRPr="00673E96">
          <w:rPr>
            <w:rFonts w:ascii="Times New Roman" w:hAnsi="Times New Roman"/>
            <w:color w:val="222222"/>
            <w:sz w:val="24"/>
          </w:rPr>
          <w:t>”).</w:t>
        </w:r>
      </w:ins>
    </w:p>
    <w:p w14:paraId="0BC6F3AA" w14:textId="77777777" w:rsidR="00673E96" w:rsidRPr="00673E96" w:rsidRDefault="00673E96" w:rsidP="00673E96">
      <w:pPr>
        <w:shd w:val="clear" w:color="auto" w:fill="FFFFFF"/>
        <w:spacing w:after="0" w:line="240" w:lineRule="auto"/>
        <w:jc w:val="both"/>
        <w:rPr>
          <w:ins w:id="505" w:author="José Antonio Garcíarivas" w:date="2017-12-19T12:14:00Z"/>
          <w:rFonts w:ascii="Times New Roman" w:hAnsi="Times New Roman"/>
          <w:color w:val="222222"/>
          <w:sz w:val="24"/>
        </w:rPr>
      </w:pPr>
      <w:ins w:id="506" w:author="José Antonio Garcíarivas" w:date="2017-12-19T12:14:00Z">
        <w:r w:rsidRPr="00673E96">
          <w:rPr>
            <w:rFonts w:ascii="Times New Roman" w:hAnsi="Times New Roman"/>
            <w:color w:val="222222"/>
            <w:sz w:val="24"/>
          </w:rPr>
          <w:t> </w:t>
        </w:r>
      </w:ins>
    </w:p>
    <w:p w14:paraId="6A7E7548" w14:textId="77777777" w:rsidR="00673E96" w:rsidRPr="00673E96" w:rsidRDefault="00673E96" w:rsidP="00673E96">
      <w:pPr>
        <w:shd w:val="clear" w:color="auto" w:fill="FFFFFF"/>
        <w:spacing w:after="0" w:line="240" w:lineRule="auto"/>
        <w:jc w:val="both"/>
        <w:rPr>
          <w:ins w:id="507" w:author="José Antonio Garcíarivas" w:date="2017-12-19T12:14:00Z"/>
          <w:rFonts w:ascii="Times New Roman" w:hAnsi="Times New Roman"/>
          <w:color w:val="222222"/>
          <w:sz w:val="24"/>
        </w:rPr>
      </w:pPr>
      <w:proofErr w:type="spellStart"/>
      <w:ins w:id="508" w:author="José Antonio Garcíarivas" w:date="2017-12-19T12:14:00Z">
        <w:r w:rsidRPr="00673E96">
          <w:rPr>
            <w:rFonts w:ascii="Times New Roman" w:hAnsi="Times New Roman"/>
            <w:color w:val="222222"/>
            <w:sz w:val="24"/>
          </w:rPr>
          <w:t>Eg</w:t>
        </w:r>
        <w:proofErr w:type="spellEnd"/>
        <w:r w:rsidRPr="00673E96">
          <w:rPr>
            <w:rFonts w:ascii="Times New Roman" w:hAnsi="Times New Roman"/>
            <w:color w:val="222222"/>
            <w:sz w:val="24"/>
          </w:rPr>
          <w:t>: Re further biblical truth about the Law:</w:t>
        </w:r>
      </w:ins>
    </w:p>
    <w:p w14:paraId="106631A9" w14:textId="77777777" w:rsidR="00673E96" w:rsidRPr="00673E96" w:rsidRDefault="00673E96" w:rsidP="00673E96">
      <w:pPr>
        <w:shd w:val="clear" w:color="auto" w:fill="FFFFFF"/>
        <w:spacing w:after="0" w:line="240" w:lineRule="auto"/>
        <w:jc w:val="both"/>
        <w:rPr>
          <w:ins w:id="509" w:author="José Antonio Garcíarivas" w:date="2017-12-19T12:14:00Z"/>
          <w:rFonts w:ascii="Times New Roman" w:hAnsi="Times New Roman"/>
          <w:color w:val="222222"/>
          <w:sz w:val="24"/>
        </w:rPr>
      </w:pPr>
      <w:ins w:id="510" w:author="José Antonio Garcíarivas" w:date="2017-12-19T12:14:00Z">
        <w:r w:rsidRPr="00673E96">
          <w:rPr>
            <w:rFonts w:ascii="Times New Roman" w:hAnsi="Times New Roman"/>
            <w:color w:val="222222"/>
            <w:sz w:val="24"/>
          </w:rPr>
          <w:t>Law is </w:t>
        </w:r>
        <w:r w:rsidRPr="00673E96">
          <w:rPr>
            <w:rFonts w:ascii="Times New Roman" w:hAnsi="Times New Roman"/>
            <w:i/>
            <w:iCs/>
            <w:color w:val="222222"/>
            <w:sz w:val="24"/>
          </w:rPr>
          <w:t>good</w:t>
        </w:r>
        <w:r w:rsidRPr="00673E96">
          <w:rPr>
            <w:rFonts w:ascii="Times New Roman" w:hAnsi="Times New Roman"/>
            <w:color w:val="222222"/>
            <w:sz w:val="24"/>
          </w:rPr>
          <w:t>, but </w:t>
        </w:r>
        <w:r w:rsidRPr="00673E96">
          <w:rPr>
            <w:rFonts w:ascii="Times New Roman" w:hAnsi="Times New Roman"/>
            <w:i/>
            <w:iCs/>
            <w:color w:val="222222"/>
            <w:sz w:val="24"/>
          </w:rPr>
          <w:t>both good + evil</w:t>
        </w:r>
        <w:r w:rsidRPr="00673E96">
          <w:rPr>
            <w:rFonts w:ascii="Times New Roman" w:hAnsi="Times New Roman"/>
            <w:color w:val="222222"/>
            <w:sz w:val="24"/>
          </w:rPr>
          <w:t> ends bad: “</w:t>
        </w:r>
        <w:r w:rsidRPr="00673E96">
          <w:rPr>
            <w:rFonts w:ascii="Times New Roman" w:hAnsi="Times New Roman"/>
            <w:i/>
            <w:iCs/>
            <w:color w:val="222222"/>
            <w:sz w:val="24"/>
          </w:rPr>
          <w:t>evil concupiscence</w:t>
        </w:r>
        <w:r w:rsidRPr="00673E96">
          <w:rPr>
            <w:rFonts w:ascii="Times New Roman" w:hAnsi="Times New Roman"/>
            <w:color w:val="222222"/>
            <w:sz w:val="24"/>
          </w:rPr>
          <w:t>” = PTSD = suicidal.</w:t>
        </w:r>
      </w:ins>
    </w:p>
    <w:p w14:paraId="3B8BE674" w14:textId="77777777" w:rsidR="00673E96" w:rsidRPr="00673E96" w:rsidRDefault="00673E96" w:rsidP="00673E96">
      <w:pPr>
        <w:shd w:val="clear" w:color="auto" w:fill="FFFFFF"/>
        <w:spacing w:after="0" w:line="240" w:lineRule="auto"/>
        <w:jc w:val="both"/>
        <w:rPr>
          <w:ins w:id="511" w:author="José Antonio Garcíarivas" w:date="2017-12-19T12:14:00Z"/>
          <w:rFonts w:ascii="Times New Roman" w:hAnsi="Times New Roman"/>
          <w:color w:val="222222"/>
          <w:sz w:val="24"/>
        </w:rPr>
      </w:pPr>
      <w:ins w:id="512" w:author="José Antonio Garcíarivas" w:date="2017-12-19T12:14:00Z">
        <w:r w:rsidRPr="00673E96">
          <w:rPr>
            <w:rFonts w:ascii="Times New Roman" w:hAnsi="Times New Roman"/>
            <w:color w:val="222222"/>
            <w:sz w:val="24"/>
          </w:rPr>
          <w:t>Law is </w:t>
        </w:r>
        <w:r w:rsidRPr="00673E96">
          <w:rPr>
            <w:rFonts w:ascii="Times New Roman" w:hAnsi="Times New Roman"/>
            <w:i/>
            <w:iCs/>
            <w:color w:val="222222"/>
            <w:sz w:val="24"/>
          </w:rPr>
          <w:t>just</w:t>
        </w:r>
        <w:r w:rsidRPr="00673E96">
          <w:rPr>
            <w:rFonts w:ascii="Times New Roman" w:hAnsi="Times New Roman"/>
            <w:color w:val="222222"/>
            <w:sz w:val="24"/>
          </w:rPr>
          <w:t>, but both </w:t>
        </w:r>
        <w:r w:rsidRPr="00673E96">
          <w:rPr>
            <w:rFonts w:ascii="Times New Roman" w:hAnsi="Times New Roman"/>
            <w:i/>
            <w:iCs/>
            <w:color w:val="222222"/>
            <w:sz w:val="24"/>
          </w:rPr>
          <w:t>just + unjust</w:t>
        </w:r>
        <w:r w:rsidRPr="00673E96">
          <w:rPr>
            <w:rFonts w:ascii="Times New Roman" w:hAnsi="Times New Roman"/>
            <w:color w:val="222222"/>
            <w:sz w:val="24"/>
          </w:rPr>
          <w:t> ends bad: “</w:t>
        </w:r>
        <w:r w:rsidRPr="00673E96">
          <w:rPr>
            <w:rFonts w:ascii="Times New Roman" w:hAnsi="Times New Roman"/>
            <w:i/>
            <w:iCs/>
            <w:color w:val="222222"/>
            <w:sz w:val="24"/>
          </w:rPr>
          <w:t>unjust judge</w:t>
        </w:r>
        <w:r w:rsidRPr="00673E96">
          <w:rPr>
            <w:rFonts w:ascii="Times New Roman" w:hAnsi="Times New Roman"/>
            <w:color w:val="222222"/>
            <w:sz w:val="24"/>
          </w:rPr>
          <w:t>” = will avenge = vengeance.</w:t>
        </w:r>
      </w:ins>
    </w:p>
    <w:p w14:paraId="0114C39D" w14:textId="77777777" w:rsidR="00673E96" w:rsidRPr="00673E96" w:rsidRDefault="00673E96" w:rsidP="00673E96">
      <w:pPr>
        <w:shd w:val="clear" w:color="auto" w:fill="FFFFFF"/>
        <w:spacing w:after="0" w:line="240" w:lineRule="auto"/>
        <w:jc w:val="both"/>
        <w:rPr>
          <w:ins w:id="513" w:author="José Antonio Garcíarivas" w:date="2017-12-19T12:14:00Z"/>
          <w:rFonts w:ascii="Times New Roman" w:hAnsi="Times New Roman"/>
          <w:color w:val="222222"/>
          <w:sz w:val="24"/>
        </w:rPr>
      </w:pPr>
      <w:ins w:id="514" w:author="José Antonio Garcíarivas" w:date="2017-12-19T12:14:00Z">
        <w:r w:rsidRPr="00673E96">
          <w:rPr>
            <w:rFonts w:ascii="Times New Roman" w:hAnsi="Times New Roman"/>
            <w:color w:val="222222"/>
            <w:sz w:val="24"/>
          </w:rPr>
          <w:t>Law is </w:t>
        </w:r>
        <w:r w:rsidRPr="00673E96">
          <w:rPr>
            <w:rFonts w:ascii="Times New Roman" w:hAnsi="Times New Roman"/>
            <w:i/>
            <w:iCs/>
            <w:color w:val="222222"/>
            <w:sz w:val="24"/>
          </w:rPr>
          <w:t>holy</w:t>
        </w:r>
        <w:r w:rsidRPr="00673E96">
          <w:rPr>
            <w:rFonts w:ascii="Times New Roman" w:hAnsi="Times New Roman"/>
            <w:color w:val="222222"/>
            <w:sz w:val="24"/>
          </w:rPr>
          <w:t>, but both </w:t>
        </w:r>
        <w:r w:rsidRPr="00673E96">
          <w:rPr>
            <w:rFonts w:ascii="Times New Roman" w:hAnsi="Times New Roman"/>
            <w:i/>
            <w:iCs/>
            <w:color w:val="222222"/>
            <w:sz w:val="24"/>
          </w:rPr>
          <w:t>holy + unholy</w:t>
        </w:r>
        <w:r w:rsidRPr="00673E96">
          <w:rPr>
            <w:rFonts w:ascii="Times New Roman" w:hAnsi="Times New Roman"/>
            <w:color w:val="222222"/>
            <w:sz w:val="24"/>
          </w:rPr>
          <w:t> ends bad: still “</w:t>
        </w:r>
        <w:proofErr w:type="spellStart"/>
        <w:r w:rsidRPr="00673E96">
          <w:rPr>
            <w:rFonts w:ascii="Times New Roman" w:hAnsi="Times New Roman"/>
            <w:i/>
            <w:iCs/>
            <w:color w:val="222222"/>
            <w:sz w:val="24"/>
          </w:rPr>
          <w:t>highminded</w:t>
        </w:r>
        <w:proofErr w:type="spellEnd"/>
        <w:r w:rsidRPr="00673E96">
          <w:rPr>
            <w:rFonts w:ascii="Times New Roman" w:hAnsi="Times New Roman"/>
            <w:color w:val="222222"/>
            <w:sz w:val="24"/>
          </w:rPr>
          <w:t>” = what not to be x2.</w:t>
        </w:r>
      </w:ins>
    </w:p>
    <w:p w14:paraId="14A11EDA" w14:textId="77777777" w:rsidR="00673E96" w:rsidRPr="00673E96" w:rsidRDefault="00673E96" w:rsidP="00673E96">
      <w:pPr>
        <w:shd w:val="clear" w:color="auto" w:fill="FFFFFF"/>
        <w:spacing w:after="0" w:line="240" w:lineRule="auto"/>
        <w:jc w:val="both"/>
        <w:rPr>
          <w:ins w:id="515" w:author="José Antonio Garcíarivas" w:date="2017-12-19T12:14:00Z"/>
          <w:rFonts w:ascii="Times New Roman" w:hAnsi="Times New Roman"/>
          <w:color w:val="222222"/>
          <w:sz w:val="24"/>
        </w:rPr>
      </w:pPr>
      <w:ins w:id="516" w:author="José Antonio Garcíarivas" w:date="2017-12-19T12:14:00Z">
        <w:r w:rsidRPr="00673E96">
          <w:rPr>
            <w:rFonts w:ascii="Times New Roman" w:hAnsi="Times New Roman"/>
            <w:color w:val="222222"/>
            <w:sz w:val="24"/>
          </w:rPr>
          <w:t>Law is also </w:t>
        </w:r>
        <w:r w:rsidRPr="00673E96">
          <w:rPr>
            <w:rFonts w:ascii="Times New Roman" w:hAnsi="Times New Roman"/>
            <w:i/>
            <w:iCs/>
            <w:color w:val="222222"/>
            <w:sz w:val="24"/>
          </w:rPr>
          <w:t>spiritual</w:t>
        </w:r>
        <w:r w:rsidRPr="00673E96">
          <w:rPr>
            <w:rFonts w:ascii="Times New Roman" w:hAnsi="Times New Roman"/>
            <w:color w:val="222222"/>
            <w:sz w:val="24"/>
          </w:rPr>
          <w:t>, but then “</w:t>
        </w:r>
        <w:r w:rsidRPr="00673E96">
          <w:rPr>
            <w:rFonts w:ascii="Times New Roman" w:hAnsi="Times New Roman"/>
            <w:i/>
            <w:iCs/>
            <w:color w:val="222222"/>
            <w:sz w:val="24"/>
          </w:rPr>
          <w:t>spiritual wickedness</w:t>
        </w:r>
        <w:r w:rsidRPr="00673E96">
          <w:rPr>
            <w:rFonts w:ascii="Times New Roman" w:hAnsi="Times New Roman"/>
            <w:color w:val="222222"/>
            <w:sz w:val="24"/>
          </w:rPr>
          <w:t>” to </w:t>
        </w:r>
        <w:r w:rsidRPr="00673E96">
          <w:rPr>
            <w:rFonts w:ascii="Times New Roman" w:hAnsi="Times New Roman"/>
            <w:i/>
            <w:iCs/>
            <w:color w:val="222222"/>
            <w:sz w:val="24"/>
          </w:rPr>
          <w:t>wrestle “against</w:t>
        </w:r>
        <w:r w:rsidRPr="00673E96">
          <w:rPr>
            <w:rFonts w:ascii="Times New Roman" w:hAnsi="Times New Roman"/>
            <w:color w:val="222222"/>
            <w:sz w:val="24"/>
          </w:rPr>
          <w:t>” in </w:t>
        </w:r>
        <w:r w:rsidRPr="00673E96">
          <w:rPr>
            <w:rFonts w:ascii="Times New Roman" w:hAnsi="Times New Roman"/>
            <w:i/>
            <w:iCs/>
            <w:color w:val="222222"/>
            <w:sz w:val="24"/>
          </w:rPr>
          <w:t>high</w:t>
        </w:r>
        <w:r w:rsidRPr="00673E96">
          <w:rPr>
            <w:rFonts w:ascii="Times New Roman" w:hAnsi="Times New Roman"/>
            <w:color w:val="222222"/>
            <w:sz w:val="24"/>
          </w:rPr>
          <w:t> places.</w:t>
        </w:r>
      </w:ins>
    </w:p>
    <w:p w14:paraId="0429493F" w14:textId="77777777" w:rsidR="00673E96" w:rsidRPr="00673E96" w:rsidRDefault="00673E96" w:rsidP="00673E96">
      <w:pPr>
        <w:shd w:val="clear" w:color="auto" w:fill="FFFFFF"/>
        <w:spacing w:after="0" w:line="240" w:lineRule="auto"/>
        <w:jc w:val="both"/>
        <w:rPr>
          <w:ins w:id="517" w:author="José Antonio Garcíarivas" w:date="2017-12-19T12:14:00Z"/>
          <w:rFonts w:ascii="Times New Roman" w:hAnsi="Times New Roman"/>
          <w:color w:val="222222"/>
          <w:sz w:val="24"/>
        </w:rPr>
      </w:pPr>
      <w:proofErr w:type="gramStart"/>
      <w:ins w:id="518" w:author="José Antonio Garcíarivas" w:date="2017-12-19T12:14:00Z">
        <w:r w:rsidRPr="00673E96">
          <w:rPr>
            <w:rFonts w:ascii="Times New Roman" w:hAnsi="Times New Roman"/>
            <w:color w:val="222222"/>
            <w:sz w:val="24"/>
          </w:rPr>
          <w:t>So</w:t>
        </w:r>
        <w:proofErr w:type="gramEnd"/>
        <w:r w:rsidRPr="00673E96">
          <w:rPr>
            <w:rFonts w:ascii="Times New Roman" w:hAnsi="Times New Roman"/>
            <w:color w:val="222222"/>
            <w:sz w:val="24"/>
          </w:rPr>
          <w:t xml:space="preserve"> Law is both natural &amp; spiritual, but also natural disaster &amp; spiritual wickedness later.</w:t>
        </w:r>
        <w:bookmarkStart w:id="519" w:name="_GoBack"/>
        <w:bookmarkEnd w:id="519"/>
      </w:ins>
    </w:p>
    <w:p w14:paraId="3EEBAFC5" w14:textId="77777777" w:rsidR="00673E96" w:rsidRPr="00673E96" w:rsidRDefault="00673E96" w:rsidP="00673E96">
      <w:pPr>
        <w:shd w:val="clear" w:color="auto" w:fill="FFFFFF"/>
        <w:spacing w:after="0" w:line="240" w:lineRule="auto"/>
        <w:jc w:val="both"/>
        <w:rPr>
          <w:ins w:id="520" w:author="José Antonio Garcíarivas" w:date="2017-12-19T12:14:00Z"/>
          <w:rFonts w:ascii="Times New Roman" w:hAnsi="Times New Roman"/>
          <w:color w:val="222222"/>
          <w:sz w:val="24"/>
        </w:rPr>
      </w:pPr>
      <w:ins w:id="521" w:author="José Antonio Garcíarivas" w:date="2017-12-19T12:14:00Z">
        <w:r w:rsidRPr="00673E96">
          <w:rPr>
            <w:rFonts w:ascii="Times New Roman" w:hAnsi="Times New Roman"/>
            <w:color w:val="222222"/>
            <w:sz w:val="24"/>
          </w:rPr>
          <w:lastRenderedPageBreak/>
          <w:t xml:space="preserve">We put away both OT Law←&amp;→NT </w:t>
        </w:r>
        <w:proofErr w:type="spellStart"/>
        <w:r w:rsidRPr="00673E96">
          <w:rPr>
            <w:rFonts w:ascii="Times New Roman" w:hAnsi="Times New Roman"/>
            <w:color w:val="222222"/>
            <w:sz w:val="24"/>
          </w:rPr>
          <w:t>BetterLaw</w:t>
        </w:r>
        <w:proofErr w:type="spellEnd"/>
        <w:r w:rsidRPr="00673E96">
          <w:rPr>
            <w:rFonts w:ascii="Times New Roman" w:hAnsi="Times New Roman"/>
            <w:color w:val="222222"/>
            <w:sz w:val="24"/>
          </w:rPr>
          <w:t xml:space="preserve"> to have peace that can’t be taken away.</w:t>
        </w:r>
      </w:ins>
    </w:p>
    <w:p w14:paraId="72C2EB66" w14:textId="77777777" w:rsidR="00673E96" w:rsidRPr="00673E96" w:rsidRDefault="00673E96" w:rsidP="00673E96">
      <w:pPr>
        <w:shd w:val="clear" w:color="auto" w:fill="FFFFFF"/>
        <w:spacing w:after="0" w:line="240" w:lineRule="auto"/>
        <w:jc w:val="both"/>
        <w:rPr>
          <w:ins w:id="522" w:author="José Antonio Garcíarivas" w:date="2017-12-19T12:14:00Z"/>
          <w:rFonts w:ascii="Times New Roman" w:hAnsi="Times New Roman"/>
          <w:color w:val="222222"/>
          <w:sz w:val="24"/>
        </w:rPr>
      </w:pPr>
      <w:ins w:id="523" w:author="José Antonio Garcíarivas" w:date="2017-12-19T12:14:00Z">
        <w:r w:rsidRPr="00673E96">
          <w:rPr>
            <w:rFonts w:ascii="Times New Roman" w:hAnsi="Times New Roman"/>
            <w:color w:val="222222"/>
            <w:sz w:val="24"/>
          </w:rPr>
          <w:t> </w:t>
        </w:r>
      </w:ins>
    </w:p>
    <w:p w14:paraId="3ACD8D82" w14:textId="77777777" w:rsidR="00673E96" w:rsidRPr="00673E96" w:rsidRDefault="00673E96" w:rsidP="00673E96">
      <w:pPr>
        <w:shd w:val="clear" w:color="auto" w:fill="FFFFFF"/>
        <w:spacing w:after="0" w:line="240" w:lineRule="auto"/>
        <w:jc w:val="both"/>
        <w:rPr>
          <w:ins w:id="524" w:author="José Antonio Garcíarivas" w:date="2017-12-19T12:14:00Z"/>
          <w:rFonts w:ascii="Times New Roman" w:hAnsi="Times New Roman"/>
          <w:color w:val="222222"/>
          <w:sz w:val="24"/>
        </w:rPr>
      </w:pPr>
      <w:proofErr w:type="spellStart"/>
      <w:ins w:id="525" w:author="José Antonio Garcíarivas" w:date="2017-12-19T12:14:00Z">
        <w:r w:rsidRPr="00673E96">
          <w:rPr>
            <w:rFonts w:ascii="Times New Roman" w:hAnsi="Times New Roman"/>
            <w:color w:val="222222"/>
            <w:sz w:val="24"/>
          </w:rPr>
          <w:t>Eg</w:t>
        </w:r>
        <w:proofErr w:type="spellEnd"/>
        <w:r w:rsidRPr="00673E96">
          <w:rPr>
            <w:rFonts w:ascii="Times New Roman" w:hAnsi="Times New Roman"/>
            <w:color w:val="222222"/>
            <w:sz w:val="24"/>
          </w:rPr>
          <w:t>: Let’s notice all Jesus’ either or(s) of 2SonsJesus end bad in Matthew 12:30-37:</w:t>
        </w:r>
      </w:ins>
    </w:p>
    <w:p w14:paraId="7ABA8BF7" w14:textId="77777777" w:rsidR="00673E96" w:rsidRPr="00673E96" w:rsidRDefault="00673E96" w:rsidP="00673E96">
      <w:pPr>
        <w:shd w:val="clear" w:color="auto" w:fill="FFFFFF"/>
        <w:spacing w:after="0" w:line="240" w:lineRule="auto"/>
        <w:jc w:val="both"/>
        <w:rPr>
          <w:ins w:id="526" w:author="José Antonio Garcíarivas" w:date="2017-12-19T12:14:00Z"/>
          <w:rFonts w:ascii="Times New Roman" w:hAnsi="Times New Roman"/>
          <w:color w:val="222222"/>
          <w:sz w:val="24"/>
        </w:rPr>
      </w:pPr>
      <w:ins w:id="527" w:author="José Antonio Garcíarivas" w:date="2017-12-19T12:14:00Z">
        <w:r w:rsidRPr="00673E96">
          <w:rPr>
            <w:rFonts w:ascii="Times New Roman" w:hAnsi="Times New Roman"/>
            <w:color w:val="222222"/>
            <w:sz w:val="24"/>
          </w:rPr>
          <w:t>-        with or against… ends against</w:t>
        </w:r>
      </w:ins>
    </w:p>
    <w:p w14:paraId="61987778" w14:textId="77777777" w:rsidR="00673E96" w:rsidRPr="00673E96" w:rsidRDefault="00673E96" w:rsidP="00673E96">
      <w:pPr>
        <w:shd w:val="clear" w:color="auto" w:fill="FFFFFF"/>
        <w:spacing w:after="0" w:line="240" w:lineRule="auto"/>
        <w:jc w:val="both"/>
        <w:rPr>
          <w:ins w:id="528" w:author="José Antonio Garcíarivas" w:date="2017-12-19T12:14:00Z"/>
          <w:rFonts w:ascii="Times New Roman" w:hAnsi="Times New Roman"/>
          <w:color w:val="222222"/>
          <w:sz w:val="24"/>
        </w:rPr>
      </w:pPr>
      <w:ins w:id="529" w:author="José Antonio Garcíarivas" w:date="2017-12-19T12:14:00Z">
        <w:r w:rsidRPr="00673E96">
          <w:rPr>
            <w:rFonts w:ascii="Times New Roman" w:hAnsi="Times New Roman"/>
            <w:color w:val="222222"/>
            <w:sz w:val="24"/>
          </w:rPr>
          <w:t>-        gather or scatter… ends scatter</w:t>
        </w:r>
      </w:ins>
    </w:p>
    <w:p w14:paraId="312C106F" w14:textId="77777777" w:rsidR="00673E96" w:rsidRPr="00673E96" w:rsidRDefault="00673E96" w:rsidP="00673E96">
      <w:pPr>
        <w:shd w:val="clear" w:color="auto" w:fill="FFFFFF"/>
        <w:spacing w:after="0" w:line="240" w:lineRule="auto"/>
        <w:jc w:val="both"/>
        <w:rPr>
          <w:ins w:id="530" w:author="José Antonio Garcíarivas" w:date="2017-12-19T12:14:00Z"/>
          <w:rFonts w:ascii="Times New Roman" w:hAnsi="Times New Roman"/>
          <w:color w:val="222222"/>
          <w:sz w:val="24"/>
        </w:rPr>
      </w:pPr>
      <w:ins w:id="531" w:author="José Antonio Garcíarivas" w:date="2017-12-19T12:14:00Z">
        <w:r w:rsidRPr="00673E96">
          <w:rPr>
            <w:rFonts w:ascii="Times New Roman" w:hAnsi="Times New Roman"/>
            <w:color w:val="222222"/>
            <w:sz w:val="24"/>
          </w:rPr>
          <w:t>-        forgiven or unforgiven… ends unforgiven</w:t>
        </w:r>
      </w:ins>
    </w:p>
    <w:p w14:paraId="027F4400" w14:textId="77777777" w:rsidR="00673E96" w:rsidRPr="00673E96" w:rsidRDefault="00673E96" w:rsidP="00673E96">
      <w:pPr>
        <w:shd w:val="clear" w:color="auto" w:fill="FFFFFF"/>
        <w:spacing w:after="0" w:line="240" w:lineRule="auto"/>
        <w:jc w:val="both"/>
        <w:rPr>
          <w:ins w:id="532" w:author="José Antonio Garcíarivas" w:date="2017-12-19T12:14:00Z"/>
          <w:rFonts w:ascii="Times New Roman" w:hAnsi="Times New Roman"/>
          <w:color w:val="222222"/>
          <w:sz w:val="24"/>
        </w:rPr>
      </w:pPr>
      <w:ins w:id="533" w:author="José Antonio Garcíarivas" w:date="2017-12-19T12:14:00Z">
        <w:r w:rsidRPr="00673E96">
          <w:rPr>
            <w:rFonts w:ascii="Times New Roman" w:hAnsi="Times New Roman"/>
            <w:color w:val="222222"/>
            <w:sz w:val="24"/>
          </w:rPr>
          <w:t>-        tree fruit good or corrupt… ends corrupt</w:t>
        </w:r>
      </w:ins>
    </w:p>
    <w:p w14:paraId="67606706" w14:textId="77777777" w:rsidR="00673E96" w:rsidRPr="00673E96" w:rsidRDefault="00673E96" w:rsidP="00673E96">
      <w:pPr>
        <w:shd w:val="clear" w:color="auto" w:fill="FFFFFF"/>
        <w:spacing w:after="0" w:line="240" w:lineRule="auto"/>
        <w:jc w:val="both"/>
        <w:rPr>
          <w:ins w:id="534" w:author="José Antonio Garcíarivas" w:date="2017-12-19T12:14:00Z"/>
          <w:rFonts w:ascii="Times New Roman" w:hAnsi="Times New Roman"/>
          <w:color w:val="222222"/>
          <w:sz w:val="24"/>
        </w:rPr>
      </w:pPr>
      <w:ins w:id="535" w:author="José Antonio Garcíarivas" w:date="2017-12-19T12:14:00Z">
        <w:r w:rsidRPr="00673E96">
          <w:rPr>
            <w:rFonts w:ascii="Times New Roman" w:hAnsi="Times New Roman"/>
            <w:color w:val="222222"/>
            <w:sz w:val="24"/>
          </w:rPr>
          <w:t>-        good man or evil man… ends evil</w:t>
        </w:r>
      </w:ins>
    </w:p>
    <w:p w14:paraId="785D45C4" w14:textId="77777777" w:rsidR="00673E96" w:rsidRPr="00673E96" w:rsidRDefault="00673E96" w:rsidP="00673E96">
      <w:pPr>
        <w:shd w:val="clear" w:color="auto" w:fill="FFFFFF"/>
        <w:spacing w:after="0" w:line="240" w:lineRule="auto"/>
        <w:jc w:val="both"/>
        <w:rPr>
          <w:ins w:id="536" w:author="José Antonio Garcíarivas" w:date="2017-12-19T12:14:00Z"/>
          <w:rFonts w:ascii="Times New Roman" w:hAnsi="Times New Roman"/>
          <w:color w:val="222222"/>
          <w:sz w:val="24"/>
        </w:rPr>
      </w:pPr>
      <w:ins w:id="537" w:author="José Antonio Garcíarivas" w:date="2017-12-19T12:14:00Z">
        <w:r w:rsidRPr="00673E96">
          <w:rPr>
            <w:rFonts w:ascii="Times New Roman" w:hAnsi="Times New Roman"/>
            <w:color w:val="222222"/>
            <w:sz w:val="24"/>
          </w:rPr>
          <w:t>-        justified or condemned… ends condemned by your own words in law mode</w:t>
        </w:r>
      </w:ins>
    </w:p>
    <w:p w14:paraId="2D4A7953" w14:textId="77777777" w:rsidR="00673E96" w:rsidRPr="00673E96" w:rsidRDefault="00673E96" w:rsidP="00673E96">
      <w:pPr>
        <w:shd w:val="clear" w:color="auto" w:fill="FFFFFF"/>
        <w:spacing w:after="0" w:line="240" w:lineRule="auto"/>
        <w:jc w:val="both"/>
        <w:rPr>
          <w:ins w:id="538" w:author="José Antonio Garcíarivas" w:date="2017-12-19T12:14:00Z"/>
          <w:rFonts w:ascii="Times New Roman" w:hAnsi="Times New Roman"/>
          <w:color w:val="222222"/>
          <w:sz w:val="24"/>
        </w:rPr>
      </w:pPr>
      <w:ins w:id="539" w:author="José Antonio Garcíarivas" w:date="2017-12-19T12:14:00Z">
        <w:r w:rsidRPr="00673E96">
          <w:rPr>
            <w:rFonts w:ascii="Times New Roman" w:hAnsi="Times New Roman"/>
            <w:color w:val="222222"/>
            <w:sz w:val="24"/>
          </w:rPr>
          <w:t> </w:t>
        </w:r>
      </w:ins>
    </w:p>
    <w:p w14:paraId="1D1D2837" w14:textId="77777777" w:rsidR="00673E96" w:rsidRPr="00673E96" w:rsidRDefault="00673E96" w:rsidP="00673E96">
      <w:pPr>
        <w:shd w:val="clear" w:color="auto" w:fill="FFFFFF"/>
        <w:spacing w:after="0" w:line="240" w:lineRule="auto"/>
        <w:jc w:val="both"/>
        <w:rPr>
          <w:ins w:id="540" w:author="José Antonio Garcíarivas" w:date="2017-12-19T12:14:00Z"/>
          <w:rFonts w:ascii="Times New Roman" w:hAnsi="Times New Roman"/>
          <w:color w:val="222222"/>
          <w:sz w:val="24"/>
        </w:rPr>
      </w:pPr>
      <w:ins w:id="541" w:author="José Antonio Garcíarivas" w:date="2017-12-19T12:14:00Z">
        <w:r w:rsidRPr="00673E96">
          <w:rPr>
            <w:rFonts w:ascii="Times New Roman" w:hAnsi="Times New Roman"/>
            <w:color w:val="222222"/>
            <w:sz w:val="24"/>
          </w:rPr>
          <w:t>Seems why, when Jesus was called “</w:t>
        </w:r>
        <w:r w:rsidRPr="00673E96">
          <w:rPr>
            <w:rFonts w:ascii="Times New Roman" w:hAnsi="Times New Roman"/>
            <w:i/>
            <w:iCs/>
            <w:color w:val="222222"/>
            <w:sz w:val="24"/>
          </w:rPr>
          <w:t>Good Master</w:t>
        </w:r>
        <w:r w:rsidRPr="00673E96">
          <w:rPr>
            <w:rFonts w:ascii="Times New Roman" w:hAnsi="Times New Roman"/>
            <w:color w:val="222222"/>
            <w:sz w:val="24"/>
          </w:rPr>
          <w:t>” in Mt 19:16; Mk 10:17; Lk 18:18, his first reply was “</w:t>
        </w:r>
        <w:r w:rsidRPr="00673E96">
          <w:rPr>
            <w:rFonts w:ascii="Times New Roman" w:hAnsi="Times New Roman"/>
            <w:i/>
            <w:iCs/>
            <w:color w:val="222222"/>
            <w:sz w:val="24"/>
          </w:rPr>
          <w:t xml:space="preserve">Why </w:t>
        </w:r>
        <w:proofErr w:type="spellStart"/>
        <w:r w:rsidRPr="00673E96">
          <w:rPr>
            <w:rFonts w:ascii="Times New Roman" w:hAnsi="Times New Roman"/>
            <w:i/>
            <w:iCs/>
            <w:color w:val="222222"/>
            <w:sz w:val="24"/>
          </w:rPr>
          <w:t>callest</w:t>
        </w:r>
        <w:proofErr w:type="spellEnd"/>
        <w:r w:rsidRPr="00673E96">
          <w:rPr>
            <w:rFonts w:ascii="Times New Roman" w:hAnsi="Times New Roman"/>
            <w:i/>
            <w:iCs/>
            <w:color w:val="222222"/>
            <w:sz w:val="24"/>
          </w:rPr>
          <w:t xml:space="preserve"> thou me good</w:t>
        </w:r>
        <w:r w:rsidRPr="00673E96">
          <w:rPr>
            <w:rFonts w:ascii="Times New Roman" w:hAnsi="Times New Roman"/>
            <w:color w:val="222222"/>
            <w:sz w:val="24"/>
          </w:rPr>
          <w:t>? [there is] </w:t>
        </w:r>
        <w:r w:rsidRPr="00673E96">
          <w:rPr>
            <w:rFonts w:ascii="Times New Roman" w:hAnsi="Times New Roman"/>
            <w:i/>
            <w:iCs/>
            <w:color w:val="222222"/>
            <w:sz w:val="24"/>
          </w:rPr>
          <w:t>none good but one,</w:t>
        </w:r>
        <w:r w:rsidRPr="00673E96">
          <w:rPr>
            <w:rFonts w:ascii="Times New Roman" w:hAnsi="Times New Roman"/>
            <w:color w:val="222222"/>
            <w:sz w:val="24"/>
          </w:rPr>
          <w:t> [that is] </w:t>
        </w:r>
        <w:r w:rsidRPr="00673E96">
          <w:rPr>
            <w:rFonts w:ascii="Times New Roman" w:hAnsi="Times New Roman"/>
            <w:i/>
            <w:iCs/>
            <w:color w:val="222222"/>
            <w:sz w:val="24"/>
          </w:rPr>
          <w:t>God</w:t>
        </w:r>
        <w:r w:rsidRPr="00673E96">
          <w:rPr>
            <w:rFonts w:ascii="Times New Roman" w:hAnsi="Times New Roman"/>
            <w:color w:val="222222"/>
            <w:sz w:val="24"/>
          </w:rPr>
          <w:t xml:space="preserve">”. </w:t>
        </w:r>
        <w:proofErr w:type="gramStart"/>
        <w:r w:rsidRPr="00673E96">
          <w:rPr>
            <w:rFonts w:ascii="Times New Roman" w:hAnsi="Times New Roman"/>
            <w:color w:val="222222"/>
            <w:sz w:val="24"/>
          </w:rPr>
          <w:t>So</w:t>
        </w:r>
        <w:proofErr w:type="gramEnd"/>
        <w:r w:rsidRPr="00673E96">
          <w:rPr>
            <w:rFonts w:ascii="Times New Roman" w:hAnsi="Times New Roman"/>
            <w:color w:val="222222"/>
            <w:sz w:val="24"/>
          </w:rPr>
          <w:t xml:space="preserve"> it’s as if he’s revealing he was still teaching Law = </w:t>
        </w:r>
        <w:r w:rsidRPr="00673E96">
          <w:rPr>
            <w:rFonts w:ascii="Times New Roman" w:hAnsi="Times New Roman"/>
            <w:i/>
            <w:iCs/>
            <w:color w:val="222222"/>
            <w:sz w:val="24"/>
          </w:rPr>
          <w:t>both good and evil</w:t>
        </w:r>
        <w:r w:rsidRPr="00673E96">
          <w:rPr>
            <w:rFonts w:ascii="Times New Roman" w:hAnsi="Times New Roman"/>
            <w:color w:val="222222"/>
            <w:sz w:val="24"/>
          </w:rPr>
          <w:t> = bad ending.</w:t>
        </w:r>
      </w:ins>
    </w:p>
    <w:p w14:paraId="029C8F44" w14:textId="77777777" w:rsidR="00673E96" w:rsidRPr="00673E96" w:rsidRDefault="00673E96" w:rsidP="00673E96">
      <w:pPr>
        <w:shd w:val="clear" w:color="auto" w:fill="FFFFFF"/>
        <w:spacing w:after="0" w:line="240" w:lineRule="auto"/>
        <w:jc w:val="both"/>
        <w:rPr>
          <w:ins w:id="542" w:author="José Antonio Garcíarivas" w:date="2017-12-19T12:14:00Z"/>
          <w:rFonts w:ascii="Times New Roman" w:hAnsi="Times New Roman"/>
          <w:color w:val="222222"/>
          <w:sz w:val="24"/>
        </w:rPr>
      </w:pPr>
      <w:ins w:id="543" w:author="José Antonio Garcíarivas" w:date="2017-12-19T12:14:00Z">
        <w:r w:rsidRPr="00673E96">
          <w:rPr>
            <w:rFonts w:ascii="Times New Roman" w:hAnsi="Times New Roman"/>
            <w:color w:val="222222"/>
            <w:sz w:val="24"/>
          </w:rPr>
          <w:t> </w:t>
        </w:r>
      </w:ins>
    </w:p>
    <w:p w14:paraId="4B30C98B" w14:textId="77777777" w:rsidR="00673E96" w:rsidRPr="00673E96" w:rsidRDefault="00673E96" w:rsidP="00673E96">
      <w:pPr>
        <w:shd w:val="clear" w:color="auto" w:fill="FFFFFF"/>
        <w:spacing w:after="0" w:line="240" w:lineRule="auto"/>
        <w:jc w:val="both"/>
        <w:rPr>
          <w:ins w:id="544" w:author="José Antonio Garcíarivas" w:date="2017-12-19T12:14:00Z"/>
          <w:rFonts w:ascii="Times New Roman" w:hAnsi="Times New Roman"/>
          <w:color w:val="222222"/>
          <w:sz w:val="24"/>
        </w:rPr>
      </w:pPr>
      <w:ins w:id="545" w:author="José Antonio Garcíarivas" w:date="2017-12-19T12:14:00Z">
        <w:r w:rsidRPr="00673E96">
          <w:rPr>
            <w:rFonts w:ascii="Times New Roman" w:hAnsi="Times New Roman"/>
            <w:color w:val="222222"/>
            <w:sz w:val="24"/>
          </w:rPr>
          <w:t>For 2SonsJesus was called “</w:t>
        </w:r>
        <w:r w:rsidRPr="00673E96">
          <w:rPr>
            <w:rFonts w:ascii="Times New Roman" w:hAnsi="Times New Roman"/>
            <w:i/>
            <w:iCs/>
            <w:color w:val="222222"/>
            <w:sz w:val="24"/>
          </w:rPr>
          <w:t>Master, master</w:t>
        </w:r>
        <w:r w:rsidRPr="00673E96">
          <w:rPr>
            <w:rFonts w:ascii="Times New Roman" w:hAnsi="Times New Roman"/>
            <w:color w:val="222222"/>
            <w:sz w:val="24"/>
          </w:rPr>
          <w:t xml:space="preserve">” in Lk 8:24, which is </w:t>
        </w:r>
        <w:proofErr w:type="spellStart"/>
        <w:r w:rsidRPr="00673E96">
          <w:rPr>
            <w:rFonts w:ascii="Times New Roman" w:hAnsi="Times New Roman"/>
            <w:color w:val="222222"/>
            <w:sz w:val="24"/>
          </w:rPr>
          <w:t>two many</w:t>
        </w:r>
        <w:proofErr w:type="spellEnd"/>
        <w:r w:rsidRPr="00673E96">
          <w:rPr>
            <w:rFonts w:ascii="Times New Roman" w:hAnsi="Times New Roman"/>
            <w:color w:val="222222"/>
            <w:sz w:val="24"/>
          </w:rPr>
          <w:t xml:space="preserve"> masters for both a man and a servant in Mt 6:24 &amp; Lk 16:13. So Mt 23:10 clarified only “</w:t>
        </w:r>
        <w:r w:rsidRPr="00673E96">
          <w:rPr>
            <w:rFonts w:ascii="Times New Roman" w:hAnsi="Times New Roman"/>
            <w:i/>
            <w:iCs/>
            <w:color w:val="222222"/>
            <w:sz w:val="24"/>
          </w:rPr>
          <w:t>one</w:t>
        </w:r>
        <w:r w:rsidRPr="00673E96">
          <w:rPr>
            <w:rFonts w:ascii="Times New Roman" w:hAnsi="Times New Roman"/>
            <w:color w:val="222222"/>
            <w:sz w:val="24"/>
          </w:rPr>
          <w:t>” is “</w:t>
        </w:r>
        <w:r w:rsidRPr="00673E96">
          <w:rPr>
            <w:rFonts w:ascii="Times New Roman" w:hAnsi="Times New Roman"/>
            <w:i/>
            <w:iCs/>
            <w:color w:val="222222"/>
            <w:sz w:val="24"/>
          </w:rPr>
          <w:t>your Master</w:t>
        </w:r>
        <w:r w:rsidRPr="00673E96">
          <w:rPr>
            <w:rFonts w:ascii="Times New Roman" w:hAnsi="Times New Roman"/>
            <w:color w:val="222222"/>
            <w:sz w:val="24"/>
          </w:rPr>
          <w:t xml:space="preserve">”, </w:t>
        </w:r>
        <w:r w:rsidRPr="00673E96">
          <w:rPr>
            <w:rFonts w:ascii="Times New Roman" w:hAnsi="Times New Roman"/>
            <w:color w:val="222222"/>
            <w:sz w:val="24"/>
          </w:rPr>
          <w:lastRenderedPageBreak/>
          <w:t>notably “</w:t>
        </w:r>
        <w:r w:rsidRPr="00673E96">
          <w:rPr>
            <w:rFonts w:ascii="Times New Roman" w:hAnsi="Times New Roman"/>
            <w:i/>
            <w:iCs/>
            <w:color w:val="222222"/>
            <w:sz w:val="24"/>
          </w:rPr>
          <w:t>Christ</w:t>
        </w:r>
        <w:r w:rsidRPr="00673E96">
          <w:rPr>
            <w:rFonts w:ascii="Times New Roman" w:hAnsi="Times New Roman"/>
            <w:color w:val="222222"/>
            <w:sz w:val="24"/>
          </w:rPr>
          <w:t>”; And of “</w:t>
        </w:r>
        <w:r w:rsidRPr="00673E96">
          <w:rPr>
            <w:rFonts w:ascii="Times New Roman" w:hAnsi="Times New Roman"/>
            <w:i/>
            <w:iCs/>
            <w:color w:val="222222"/>
            <w:sz w:val="24"/>
          </w:rPr>
          <w:t xml:space="preserve">through </w:t>
        </w:r>
        <w:proofErr w:type="spellStart"/>
        <w:r w:rsidRPr="00673E96">
          <w:rPr>
            <w:rFonts w:ascii="Times New Roman" w:hAnsi="Times New Roman"/>
            <w:i/>
            <w:iCs/>
            <w:color w:val="222222"/>
            <w:sz w:val="24"/>
          </w:rPr>
          <w:t>Jesus→Christ</w:t>
        </w:r>
        <w:proofErr w:type="spellEnd"/>
        <w:r w:rsidRPr="00673E96">
          <w:rPr>
            <w:rFonts w:ascii="Times New Roman" w:hAnsi="Times New Roman"/>
            <w:color w:val="222222"/>
            <w:sz w:val="24"/>
          </w:rPr>
          <w:t>” = </w:t>
        </w:r>
        <w:r w:rsidRPr="00673E96">
          <w:rPr>
            <w:rFonts w:ascii="Times New Roman" w:hAnsi="Times New Roman"/>
            <w:i/>
            <w:iCs/>
            <w:color w:val="222222"/>
            <w:sz w:val="24"/>
          </w:rPr>
          <w:t>the end of the law</w:t>
        </w:r>
        <w:r w:rsidRPr="00673E96">
          <w:rPr>
            <w:rFonts w:ascii="Times New Roman" w:hAnsi="Times New Roman"/>
            <w:color w:val="222222"/>
            <w:sz w:val="24"/>
          </w:rPr>
          <w:t>. For even the resurrected Jesus still “</w:t>
        </w:r>
        <w:r w:rsidRPr="00673E96">
          <w:rPr>
            <w:rFonts w:ascii="Times New Roman" w:hAnsi="Times New Roman"/>
            <w:i/>
            <w:iCs/>
            <w:color w:val="222222"/>
            <w:sz w:val="24"/>
          </w:rPr>
          <w:t>upbraided</w:t>
        </w:r>
        <w:r w:rsidRPr="00673E96">
          <w:rPr>
            <w:rFonts w:ascii="Times New Roman" w:hAnsi="Times New Roman"/>
            <w:color w:val="222222"/>
            <w:sz w:val="24"/>
          </w:rPr>
          <w:t xml:space="preserve">” the </w:t>
        </w:r>
        <w:proofErr w:type="spellStart"/>
        <w:r w:rsidRPr="00673E96">
          <w:rPr>
            <w:rFonts w:ascii="Times New Roman" w:hAnsi="Times New Roman"/>
            <w:color w:val="222222"/>
            <w:sz w:val="24"/>
          </w:rPr>
          <w:t>eleaven</w:t>
        </w:r>
        <w:proofErr w:type="spellEnd"/>
        <w:r w:rsidRPr="00673E96">
          <w:rPr>
            <w:rFonts w:ascii="Times New Roman" w:hAnsi="Times New Roman"/>
            <w:color w:val="222222"/>
            <w:sz w:val="24"/>
          </w:rPr>
          <w:t xml:space="preserve"> (pun intended). </w:t>
        </w:r>
        <w:proofErr w:type="gramStart"/>
        <w:r w:rsidRPr="00673E96">
          <w:rPr>
            <w:rFonts w:ascii="Times New Roman" w:hAnsi="Times New Roman"/>
            <w:color w:val="222222"/>
            <w:sz w:val="24"/>
          </w:rPr>
          <w:t>So</w:t>
        </w:r>
        <w:proofErr w:type="gramEnd"/>
        <w:r w:rsidRPr="00673E96">
          <w:rPr>
            <w:rFonts w:ascii="Times New Roman" w:hAnsi="Times New Roman"/>
            <w:color w:val="222222"/>
            <w:sz w:val="24"/>
          </w:rPr>
          <w:t xml:space="preserve"> it’s why James 1:5 says to law brethren, if you lack wisdom, ask the God who “</w:t>
        </w:r>
        <w:proofErr w:type="spellStart"/>
        <w:r w:rsidRPr="00673E96">
          <w:rPr>
            <w:rFonts w:ascii="Times New Roman" w:hAnsi="Times New Roman"/>
            <w:i/>
            <w:iCs/>
            <w:color w:val="222222"/>
            <w:sz w:val="24"/>
          </w:rPr>
          <w:t>upbraideth</w:t>
        </w:r>
        <w:proofErr w:type="spellEnd"/>
        <w:r w:rsidRPr="00673E96">
          <w:rPr>
            <w:rFonts w:ascii="Times New Roman" w:hAnsi="Times New Roman"/>
            <w:i/>
            <w:iCs/>
            <w:color w:val="222222"/>
            <w:sz w:val="24"/>
          </w:rPr>
          <w:t xml:space="preserve"> not</w:t>
        </w:r>
        <w:r w:rsidRPr="00673E96">
          <w:rPr>
            <w:rFonts w:ascii="Times New Roman" w:hAnsi="Times New Roman"/>
            <w:color w:val="222222"/>
            <w:sz w:val="24"/>
          </w:rPr>
          <w:t>”.</w:t>
        </w:r>
      </w:ins>
    </w:p>
    <w:p w14:paraId="29B0A8ED" w14:textId="77777777" w:rsidR="00673E96" w:rsidRPr="00673E96" w:rsidRDefault="00673E96" w:rsidP="00673E96">
      <w:pPr>
        <w:shd w:val="clear" w:color="auto" w:fill="FFFFFF"/>
        <w:spacing w:after="0" w:line="240" w:lineRule="auto"/>
        <w:jc w:val="both"/>
        <w:rPr>
          <w:ins w:id="546" w:author="José Antonio Garcíarivas" w:date="2017-12-19T12:14:00Z"/>
          <w:rFonts w:ascii="Times New Roman" w:hAnsi="Times New Roman"/>
          <w:color w:val="222222"/>
          <w:sz w:val="24"/>
        </w:rPr>
      </w:pPr>
      <w:ins w:id="547" w:author="José Antonio Garcíarivas" w:date="2017-12-19T12:14:00Z">
        <w:r w:rsidRPr="00673E96">
          <w:rPr>
            <w:rFonts w:ascii="Times New Roman" w:hAnsi="Times New Roman"/>
            <w:color w:val="222222"/>
            <w:sz w:val="24"/>
          </w:rPr>
          <w:t> </w:t>
        </w:r>
      </w:ins>
    </w:p>
    <w:p w14:paraId="794D44E4" w14:textId="77777777" w:rsidR="00673E96" w:rsidRPr="00673E96" w:rsidRDefault="00673E96" w:rsidP="00673E96">
      <w:pPr>
        <w:shd w:val="clear" w:color="auto" w:fill="FFFFFF"/>
        <w:spacing w:after="0" w:line="240" w:lineRule="auto"/>
        <w:jc w:val="both"/>
        <w:rPr>
          <w:ins w:id="548" w:author="José Antonio Garcíarivas" w:date="2017-12-19T12:14:00Z"/>
          <w:rFonts w:ascii="Times New Roman" w:hAnsi="Times New Roman"/>
          <w:color w:val="222222"/>
          <w:sz w:val="24"/>
        </w:rPr>
      </w:pPr>
      <w:ins w:id="549" w:author="José Antonio Garcíarivas" w:date="2017-12-19T12:14:00Z">
        <w:r w:rsidRPr="00673E96">
          <w:rPr>
            <w:rFonts w:ascii="Times New Roman" w:hAnsi="Times New Roman"/>
            <w:color w:val="222222"/>
            <w:sz w:val="24"/>
          </w:rPr>
          <w:t>It’s why Jesus had to </w:t>
        </w:r>
        <w:r w:rsidRPr="00673E96">
          <w:rPr>
            <w:rFonts w:ascii="Times New Roman" w:hAnsi="Times New Roman"/>
            <w:i/>
            <w:iCs/>
            <w:color w:val="222222"/>
            <w:sz w:val="24"/>
          </w:rPr>
          <w:t>go away</w:t>
        </w:r>
        <w:r w:rsidRPr="00673E96">
          <w:rPr>
            <w:rFonts w:ascii="Times New Roman" w:hAnsi="Times New Roman"/>
            <w:color w:val="222222"/>
            <w:sz w:val="24"/>
          </w:rPr>
          <w:t>: John 16:7. Law has both salvation + damnation(‘</w:t>
        </w:r>
        <w:proofErr w:type="spellStart"/>
        <w:r w:rsidRPr="00673E96">
          <w:rPr>
            <w:rFonts w:ascii="Times New Roman" w:hAnsi="Times New Roman"/>
            <w:color w:val="222222"/>
            <w:sz w:val="24"/>
          </w:rPr>
          <w:t>krisis</w:t>
        </w:r>
        <w:proofErr w:type="spellEnd"/>
        <w:r w:rsidRPr="00673E96">
          <w:rPr>
            <w:rFonts w:ascii="Times New Roman" w:hAnsi="Times New Roman"/>
            <w:color w:val="222222"/>
            <w:sz w:val="24"/>
          </w:rPr>
          <w:t>’), “</w:t>
        </w:r>
        <w:r w:rsidRPr="00673E96">
          <w:rPr>
            <w:rFonts w:ascii="Times New Roman" w:hAnsi="Times New Roman"/>
            <w:i/>
            <w:iCs/>
            <w:color w:val="222222"/>
            <w:sz w:val="24"/>
          </w:rPr>
          <w:t>greater damnation</w:t>
        </w:r>
        <w:r w:rsidRPr="00673E96">
          <w:rPr>
            <w:rFonts w:ascii="Times New Roman" w:hAnsi="Times New Roman"/>
            <w:color w:val="222222"/>
            <w:sz w:val="24"/>
          </w:rPr>
          <w:t>” in Mt 23:14, as “</w:t>
        </w:r>
        <w:r w:rsidRPr="00673E96">
          <w:rPr>
            <w:rFonts w:ascii="Times New Roman" w:hAnsi="Times New Roman"/>
            <w:i/>
            <w:iCs/>
            <w:color w:val="222222"/>
            <w:sz w:val="24"/>
          </w:rPr>
          <w:t>greater</w:t>
        </w:r>
        <w:r w:rsidRPr="00673E96">
          <w:rPr>
            <w:rFonts w:ascii="Times New Roman" w:hAnsi="Times New Roman"/>
            <w:color w:val="222222"/>
            <w:sz w:val="24"/>
          </w:rPr>
          <w:t>” law prophet &amp; king of great/greater prophets &amp; kings in Mt 12:41,42. For as a child “</w:t>
        </w:r>
        <w:r w:rsidRPr="00673E96">
          <w:rPr>
            <w:rFonts w:ascii="Times New Roman" w:hAnsi="Times New Roman"/>
            <w:i/>
            <w:iCs/>
            <w:color w:val="222222"/>
            <w:sz w:val="24"/>
          </w:rPr>
          <w:t>king of the Jews</w:t>
        </w:r>
        <w:r w:rsidRPr="00673E96">
          <w:rPr>
            <w:rFonts w:ascii="Times New Roman" w:hAnsi="Times New Roman"/>
            <w:color w:val="222222"/>
            <w:sz w:val="24"/>
          </w:rPr>
          <w:t>” visited by Baby-</w:t>
        </w:r>
        <w:proofErr w:type="spellStart"/>
        <w:r w:rsidRPr="00673E96">
          <w:rPr>
            <w:rFonts w:ascii="Times New Roman" w:hAnsi="Times New Roman"/>
            <w:color w:val="222222"/>
            <w:sz w:val="24"/>
          </w:rPr>
          <w:t>lon</w:t>
        </w:r>
        <w:proofErr w:type="spellEnd"/>
        <w:r w:rsidRPr="00673E96">
          <w:rPr>
            <w:rFonts w:ascii="Times New Roman" w:hAnsi="Times New Roman"/>
            <w:color w:val="222222"/>
            <w:sz w:val="24"/>
          </w:rPr>
          <w:t xml:space="preserve"> magi, he was as if their child king of Law. It’s why Gal 4:1 notes “</w:t>
        </w:r>
        <w:r w:rsidRPr="00673E96">
          <w:rPr>
            <w:rFonts w:ascii="Times New Roman" w:hAnsi="Times New Roman"/>
            <w:i/>
            <w:iCs/>
            <w:color w:val="222222"/>
            <w:sz w:val="24"/>
          </w:rPr>
          <w:t>the heir, as long as he is a </w:t>
        </w:r>
        <w:r w:rsidRPr="00673E96">
          <w:rPr>
            <w:rFonts w:ascii="Times New Roman" w:hAnsi="Times New Roman"/>
            <w:i/>
            <w:iCs/>
            <w:color w:val="222222"/>
            <w:sz w:val="24"/>
            <w:u w:val="single"/>
          </w:rPr>
          <w:t>child</w:t>
        </w:r>
        <w:r w:rsidRPr="00673E96">
          <w:rPr>
            <w:rFonts w:ascii="Times New Roman" w:hAnsi="Times New Roman"/>
            <w:i/>
            <w:iCs/>
            <w:color w:val="222222"/>
            <w:sz w:val="24"/>
          </w:rPr>
          <w:t>, differeth nothing from a </w:t>
        </w:r>
        <w:proofErr w:type="gramStart"/>
        <w:r w:rsidRPr="00673E96">
          <w:rPr>
            <w:rFonts w:ascii="Times New Roman" w:hAnsi="Times New Roman"/>
            <w:i/>
            <w:iCs/>
            <w:color w:val="222222"/>
            <w:sz w:val="24"/>
            <w:u w:val="single"/>
          </w:rPr>
          <w:t>servant</w:t>
        </w:r>
        <w:r w:rsidRPr="00673E96">
          <w:rPr>
            <w:rFonts w:ascii="Times New Roman" w:hAnsi="Times New Roman"/>
            <w:color w:val="222222"/>
            <w:sz w:val="24"/>
          </w:rPr>
          <w:t>(</w:t>
        </w:r>
        <w:proofErr w:type="gramEnd"/>
        <w:r w:rsidRPr="00673E96">
          <w:rPr>
            <w:rFonts w:ascii="Times New Roman" w:hAnsi="Times New Roman"/>
            <w:color w:val="222222"/>
            <w:sz w:val="24"/>
          </w:rPr>
          <w:t>prophet in Rev) </w:t>
        </w:r>
        <w:r w:rsidRPr="00673E96">
          <w:rPr>
            <w:rFonts w:ascii="Times New Roman" w:hAnsi="Times New Roman"/>
            <w:i/>
            <w:iCs/>
            <w:color w:val="222222"/>
            <w:sz w:val="24"/>
          </w:rPr>
          <w:t>though he be lord of all</w:t>
        </w:r>
        <w:r w:rsidRPr="00673E96">
          <w:rPr>
            <w:rFonts w:ascii="Times New Roman" w:hAnsi="Times New Roman"/>
            <w:color w:val="222222"/>
            <w:sz w:val="24"/>
          </w:rPr>
          <w:t>”.  </w:t>
        </w:r>
      </w:ins>
    </w:p>
    <w:p w14:paraId="2458D2E5" w14:textId="77777777" w:rsidR="00673E96" w:rsidRPr="00673E96" w:rsidRDefault="00673E96" w:rsidP="00673E96">
      <w:pPr>
        <w:shd w:val="clear" w:color="auto" w:fill="FFFFFF"/>
        <w:spacing w:after="0" w:line="240" w:lineRule="auto"/>
        <w:jc w:val="both"/>
        <w:rPr>
          <w:ins w:id="550" w:author="José Antonio Garcíarivas" w:date="2017-12-19T12:14:00Z"/>
          <w:rFonts w:ascii="Times New Roman" w:hAnsi="Times New Roman"/>
          <w:color w:val="222222"/>
          <w:sz w:val="24"/>
        </w:rPr>
      </w:pPr>
      <w:ins w:id="551" w:author="José Antonio Garcíarivas" w:date="2017-12-19T12:14:00Z">
        <w:r w:rsidRPr="00673E96">
          <w:rPr>
            <w:rFonts w:ascii="Times New Roman" w:hAnsi="Times New Roman"/>
            <w:color w:val="222222"/>
            <w:sz w:val="24"/>
          </w:rPr>
          <w:t> </w:t>
        </w:r>
      </w:ins>
    </w:p>
    <w:p w14:paraId="7E9F5C9A" w14:textId="77777777" w:rsidR="00673E96" w:rsidRPr="00673E96" w:rsidRDefault="00673E96" w:rsidP="00673E96">
      <w:pPr>
        <w:shd w:val="clear" w:color="auto" w:fill="FFFFFF"/>
        <w:spacing w:after="0" w:line="240" w:lineRule="auto"/>
        <w:jc w:val="both"/>
        <w:rPr>
          <w:ins w:id="552" w:author="José Antonio Garcíarivas" w:date="2017-12-19T12:14:00Z"/>
          <w:rFonts w:ascii="Times New Roman" w:hAnsi="Times New Roman"/>
          <w:color w:val="222222"/>
          <w:sz w:val="24"/>
        </w:rPr>
      </w:pPr>
      <w:ins w:id="553" w:author="José Antonio Garcíarivas" w:date="2017-12-19T12:14:00Z">
        <w:r w:rsidRPr="00673E96">
          <w:rPr>
            <w:rFonts w:ascii="Times New Roman" w:hAnsi="Times New Roman"/>
            <w:color w:val="222222"/>
            <w:sz w:val="24"/>
          </w:rPr>
          <w:t>POINT: mentions of “</w:t>
        </w:r>
        <w:r w:rsidRPr="00673E96">
          <w:rPr>
            <w:rFonts w:ascii="Times New Roman" w:hAnsi="Times New Roman"/>
            <w:i/>
            <w:iCs/>
            <w:color w:val="222222"/>
            <w:sz w:val="24"/>
          </w:rPr>
          <w:t>Peace</w:t>
        </w:r>
        <w:r w:rsidRPr="00673E96">
          <w:rPr>
            <w:rFonts w:ascii="Times New Roman" w:hAnsi="Times New Roman"/>
            <w:color w:val="222222"/>
            <w:sz w:val="24"/>
          </w:rPr>
          <w:t> [be] </w:t>
        </w:r>
        <w:r w:rsidRPr="00673E96">
          <w:rPr>
            <w:rFonts w:ascii="Times New Roman" w:hAnsi="Times New Roman"/>
            <w:i/>
            <w:iCs/>
            <w:color w:val="222222"/>
            <w:sz w:val="24"/>
          </w:rPr>
          <w:t>unto you</w:t>
        </w:r>
        <w:r w:rsidRPr="00673E96">
          <w:rPr>
            <w:rFonts w:ascii="Times New Roman" w:hAnsi="Times New Roman"/>
            <w:color w:val="222222"/>
            <w:sz w:val="24"/>
          </w:rPr>
          <w:t>”, of ye/you, in Lk 24:36; Jn 20:19, 21, 26 by resurrected Jesus can allegorically be Law Peace; Since “</w:t>
        </w:r>
        <w:r w:rsidRPr="00673E96">
          <w:rPr>
            <w:rFonts w:ascii="Times New Roman" w:hAnsi="Times New Roman"/>
            <w:i/>
            <w:iCs/>
            <w:color w:val="222222"/>
            <w:sz w:val="24"/>
          </w:rPr>
          <w:t>Grace to you, and peace</w:t>
        </w:r>
        <w:r w:rsidRPr="00673E96">
          <w:rPr>
            <w:rFonts w:ascii="Times New Roman" w:hAnsi="Times New Roman"/>
            <w:color w:val="222222"/>
            <w:sz w:val="24"/>
          </w:rPr>
          <w:t>” doesn’t begin until Romans 1:7. It’s then the “</w:t>
        </w:r>
        <w:r w:rsidRPr="00673E96">
          <w:rPr>
            <w:rFonts w:ascii="Times New Roman" w:hAnsi="Times New Roman"/>
            <w:i/>
            <w:iCs/>
            <w:color w:val="222222"/>
            <w:sz w:val="24"/>
          </w:rPr>
          <w:t>gospel of Christ</w:t>
        </w:r>
        <w:r w:rsidRPr="00673E96">
          <w:rPr>
            <w:rFonts w:ascii="Times New Roman" w:hAnsi="Times New Roman"/>
            <w:color w:val="222222"/>
            <w:sz w:val="24"/>
          </w:rPr>
          <w:t>”, of thru J→C. For preaching of the </w:t>
        </w:r>
        <w:r w:rsidRPr="00673E96">
          <w:rPr>
            <w:rFonts w:ascii="Times New Roman" w:hAnsi="Times New Roman"/>
            <w:i/>
            <w:iCs/>
            <w:color w:val="222222"/>
            <w:sz w:val="24"/>
          </w:rPr>
          <w:t>kingdom of God</w:t>
        </w:r>
        <w:r w:rsidRPr="00673E96">
          <w:rPr>
            <w:rFonts w:ascii="Times New Roman" w:hAnsi="Times New Roman"/>
            <w:color w:val="222222"/>
            <w:sz w:val="24"/>
          </w:rPr>
          <w:t> (not kingdom of heaven is like unto leaven) didn’t even begin to be Son of God (not Son of man) preached until John the Baptist beheaded, as if then the end of “</w:t>
        </w:r>
        <w:r w:rsidRPr="00673E96">
          <w:rPr>
            <w:rFonts w:ascii="Times New Roman" w:hAnsi="Times New Roman"/>
            <w:i/>
            <w:iCs/>
            <w:color w:val="222222"/>
            <w:sz w:val="24"/>
          </w:rPr>
          <w:t>the law and the prophets</w:t>
        </w:r>
        <w:r w:rsidRPr="00673E96">
          <w:rPr>
            <w:rFonts w:ascii="Times New Roman" w:hAnsi="Times New Roman"/>
            <w:color w:val="222222"/>
            <w:sz w:val="24"/>
          </w:rPr>
          <w:t>”; Yet it was still only the “</w:t>
        </w:r>
        <w:r w:rsidRPr="00673E96">
          <w:rPr>
            <w:rFonts w:ascii="Times New Roman" w:hAnsi="Times New Roman"/>
            <w:i/>
            <w:iCs/>
            <w:color w:val="222222"/>
            <w:sz w:val="24"/>
          </w:rPr>
          <w:t>beginning</w:t>
        </w:r>
        <w:r w:rsidRPr="00673E96">
          <w:rPr>
            <w:rFonts w:ascii="Times New Roman" w:hAnsi="Times New Roman"/>
            <w:color w:val="222222"/>
            <w:sz w:val="24"/>
          </w:rPr>
          <w:t>” of “</w:t>
        </w:r>
        <w:r w:rsidRPr="00673E96">
          <w:rPr>
            <w:rFonts w:ascii="Times New Roman" w:hAnsi="Times New Roman"/>
            <w:i/>
            <w:iCs/>
            <w:color w:val="222222"/>
            <w:sz w:val="24"/>
          </w:rPr>
          <w:t>kingdom of God</w:t>
        </w:r>
        <w:r w:rsidRPr="00673E96">
          <w:rPr>
            <w:rFonts w:ascii="Times New Roman" w:hAnsi="Times New Roman"/>
            <w:color w:val="222222"/>
            <w:sz w:val="24"/>
          </w:rPr>
          <w:t xml:space="preserve">” gospel, first mentioned in Mt 6:33 </w:t>
        </w:r>
        <w:r w:rsidRPr="00673E96">
          <w:rPr>
            <w:rFonts w:ascii="Times New Roman" w:hAnsi="Times New Roman"/>
            <w:color w:val="222222"/>
            <w:sz w:val="24"/>
          </w:rPr>
          <w:lastRenderedPageBreak/>
          <w:t>as what to seek first, for ye, of ye/you, but continues being clarified, from Lk 17:21’s “</w:t>
        </w:r>
        <w:r w:rsidRPr="00673E96">
          <w:rPr>
            <w:rFonts w:ascii="Times New Roman" w:hAnsi="Times New Roman"/>
            <w:i/>
            <w:iCs/>
            <w:color w:val="222222"/>
            <w:sz w:val="24"/>
          </w:rPr>
          <w:t>the kingdom of God is within you</w:t>
        </w:r>
        <w:r w:rsidRPr="00673E96">
          <w:rPr>
            <w:rFonts w:ascii="Times New Roman" w:hAnsi="Times New Roman"/>
            <w:color w:val="222222"/>
            <w:sz w:val="24"/>
          </w:rPr>
          <w:t>”, of ye/you (since </w:t>
        </w:r>
        <w:r w:rsidRPr="00673E96">
          <w:rPr>
            <w:rFonts w:ascii="Times New Roman" w:hAnsi="Times New Roman"/>
            <w:i/>
            <w:iCs/>
            <w:color w:val="222222"/>
            <w:sz w:val="24"/>
          </w:rPr>
          <w:t>ye do err</w:t>
        </w:r>
        <w:r w:rsidRPr="00673E96">
          <w:rPr>
            <w:rFonts w:ascii="Times New Roman" w:hAnsi="Times New Roman"/>
            <w:color w:val="222222"/>
            <w:sz w:val="24"/>
          </w:rPr>
          <w:t>) … on into Paul’s epistles… until 2Thessalonians 1:5.</w:t>
        </w:r>
      </w:ins>
    </w:p>
    <w:p w14:paraId="42B06FBD" w14:textId="77777777" w:rsidR="00673E96" w:rsidRPr="00673E96" w:rsidRDefault="00673E96" w:rsidP="00673E96">
      <w:pPr>
        <w:shd w:val="clear" w:color="auto" w:fill="FFFFFF"/>
        <w:spacing w:after="0" w:line="240" w:lineRule="auto"/>
        <w:jc w:val="both"/>
        <w:rPr>
          <w:ins w:id="554" w:author="José Antonio Garcíarivas" w:date="2017-12-19T12:14:00Z"/>
          <w:rFonts w:ascii="Times New Roman" w:hAnsi="Times New Roman"/>
          <w:color w:val="222222"/>
          <w:sz w:val="24"/>
        </w:rPr>
      </w:pPr>
      <w:ins w:id="555" w:author="José Antonio Garcíarivas" w:date="2017-12-19T12:14:00Z">
        <w:r w:rsidRPr="00673E96">
          <w:rPr>
            <w:rFonts w:ascii="Times New Roman" w:hAnsi="Times New Roman"/>
            <w:color w:val="222222"/>
            <w:sz w:val="24"/>
          </w:rPr>
          <w:t> </w:t>
        </w:r>
      </w:ins>
    </w:p>
    <w:p w14:paraId="05BB7FCE" w14:textId="77777777" w:rsidR="00673E96" w:rsidRPr="00673E96" w:rsidRDefault="00673E96" w:rsidP="00673E96">
      <w:pPr>
        <w:shd w:val="clear" w:color="auto" w:fill="FFFFFF"/>
        <w:spacing w:after="0" w:line="240" w:lineRule="auto"/>
        <w:jc w:val="both"/>
        <w:rPr>
          <w:ins w:id="556" w:author="José Antonio Garcíarivas" w:date="2017-12-19T12:14:00Z"/>
          <w:rFonts w:ascii="Times New Roman" w:hAnsi="Times New Roman"/>
          <w:color w:val="222222"/>
          <w:sz w:val="24"/>
        </w:rPr>
      </w:pPr>
      <w:ins w:id="557" w:author="José Antonio Garcíarivas" w:date="2017-12-19T12:14:00Z">
        <w:r w:rsidRPr="00673E96">
          <w:rPr>
            <w:rFonts w:ascii="Times New Roman" w:hAnsi="Times New Roman"/>
            <w:color w:val="222222"/>
            <w:sz w:val="24"/>
          </w:rPr>
          <w:t>So even kingdom of God no longer mentioned after 2Thessalonians 1:5; For it was a seek first, for ye, then clarified </w:t>
        </w:r>
        <w:r w:rsidRPr="00673E96">
          <w:rPr>
            <w:rFonts w:ascii="Times New Roman" w:hAnsi="Times New Roman"/>
            <w:i/>
            <w:iCs/>
            <w:color w:val="222222"/>
            <w:sz w:val="24"/>
          </w:rPr>
          <w:t>within you</w:t>
        </w:r>
        <w:r w:rsidRPr="00673E96">
          <w:rPr>
            <w:rFonts w:ascii="Times New Roman" w:hAnsi="Times New Roman"/>
            <w:color w:val="222222"/>
            <w:sz w:val="24"/>
          </w:rPr>
          <w:t xml:space="preserve"> of ye/you; But such ye/you is still duality, so still </w:t>
        </w:r>
        <w:proofErr w:type="spellStart"/>
        <w:r w:rsidRPr="00673E96">
          <w:rPr>
            <w:rFonts w:ascii="Times New Roman" w:hAnsi="Times New Roman"/>
            <w:color w:val="222222"/>
            <w:sz w:val="24"/>
          </w:rPr>
          <w:t>PluralGod</w:t>
        </w:r>
        <w:proofErr w:type="spellEnd"/>
        <w:r w:rsidRPr="00673E96">
          <w:rPr>
            <w:rFonts w:ascii="Times New Roman" w:hAnsi="Times New Roman"/>
            <w:color w:val="222222"/>
            <w:sz w:val="24"/>
          </w:rPr>
          <w:t xml:space="preserve"> mode, has </w:t>
        </w:r>
        <w:proofErr w:type="spellStart"/>
        <w:r w:rsidRPr="00673E96">
          <w:rPr>
            <w:rFonts w:ascii="Times New Roman" w:hAnsi="Times New Roman"/>
            <w:i/>
            <w:iCs/>
            <w:color w:val="222222"/>
            <w:sz w:val="24"/>
          </w:rPr>
          <w:t>better</w:t>
        </w:r>
        <w:r w:rsidRPr="00673E96">
          <w:rPr>
            <w:rFonts w:ascii="Times New Roman" w:hAnsi="Times New Roman"/>
            <w:color w:val="222222"/>
            <w:sz w:val="24"/>
          </w:rPr>
          <w:t>things</w:t>
        </w:r>
        <w:proofErr w:type="spellEnd"/>
        <w:r w:rsidRPr="00673E96">
          <w:rPr>
            <w:rFonts w:ascii="Times New Roman" w:hAnsi="Times New Roman"/>
            <w:color w:val="222222"/>
            <w:sz w:val="24"/>
          </w:rPr>
          <w:t xml:space="preserve"> for </w:t>
        </w:r>
        <w:r w:rsidRPr="00673E96">
          <w:rPr>
            <w:rFonts w:ascii="Times New Roman" w:hAnsi="Times New Roman"/>
            <w:i/>
            <w:iCs/>
            <w:color w:val="222222"/>
            <w:sz w:val="24"/>
          </w:rPr>
          <w:t>us</w:t>
        </w:r>
        <w:r w:rsidRPr="00673E96">
          <w:rPr>
            <w:rFonts w:ascii="Times New Roman" w:hAnsi="Times New Roman"/>
            <w:color w:val="222222"/>
            <w:sz w:val="24"/>
          </w:rPr>
          <w:t> on right side of them/us, but not yet best = rest.</w:t>
        </w:r>
      </w:ins>
    </w:p>
    <w:p w14:paraId="0522A2A9" w14:textId="77777777" w:rsidR="00673E96" w:rsidRPr="00673E96" w:rsidRDefault="00673E96" w:rsidP="00673E96">
      <w:pPr>
        <w:shd w:val="clear" w:color="auto" w:fill="FFFFFF"/>
        <w:spacing w:after="0" w:line="240" w:lineRule="auto"/>
        <w:jc w:val="both"/>
        <w:rPr>
          <w:ins w:id="558" w:author="José Antonio Garcíarivas" w:date="2017-12-19T12:14:00Z"/>
          <w:rFonts w:ascii="Times New Roman" w:hAnsi="Times New Roman"/>
          <w:color w:val="222222"/>
          <w:sz w:val="24"/>
        </w:rPr>
      </w:pPr>
      <w:ins w:id="559" w:author="José Antonio Garcíarivas" w:date="2017-12-19T12:14:00Z">
        <w:r w:rsidRPr="00673E96">
          <w:rPr>
            <w:rFonts w:ascii="Times New Roman" w:hAnsi="Times New Roman"/>
            <w:color w:val="222222"/>
            <w:sz w:val="24"/>
          </w:rPr>
          <w:t>For if we really pay attention, even the </w:t>
        </w:r>
        <w:r w:rsidRPr="00673E96">
          <w:rPr>
            <w:rFonts w:ascii="Times New Roman" w:hAnsi="Times New Roman"/>
            <w:i/>
            <w:iCs/>
            <w:color w:val="222222"/>
            <w:sz w:val="24"/>
          </w:rPr>
          <w:t>new </w:t>
        </w:r>
        <w:r w:rsidRPr="00673E96">
          <w:rPr>
            <w:rFonts w:ascii="Times New Roman" w:hAnsi="Times New Roman"/>
            <w:i/>
            <w:iCs/>
            <w:color w:val="222222"/>
            <w:sz w:val="24"/>
            <w:u w:val="single"/>
          </w:rPr>
          <w:t>commandment</w:t>
        </w:r>
        <w:r w:rsidRPr="00673E96">
          <w:rPr>
            <w:rFonts w:ascii="Times New Roman" w:hAnsi="Times New Roman"/>
            <w:color w:val="222222"/>
            <w:sz w:val="24"/>
          </w:rPr>
          <w:t> (</w:t>
        </w:r>
        <w:proofErr w:type="spellStart"/>
        <w:r w:rsidRPr="00673E96">
          <w:rPr>
            <w:rFonts w:ascii="Times New Roman" w:hAnsi="Times New Roman"/>
            <w:color w:val="222222"/>
            <w:sz w:val="24"/>
          </w:rPr>
          <w:t>BetterLaw</w:t>
        </w:r>
        <w:proofErr w:type="spellEnd"/>
        <w:r w:rsidRPr="00673E96">
          <w:rPr>
            <w:rFonts w:ascii="Times New Roman" w:hAnsi="Times New Roman"/>
            <w:color w:val="222222"/>
            <w:sz w:val="24"/>
          </w:rPr>
          <w:t>: </w:t>
        </w:r>
        <w:r w:rsidRPr="00673E96">
          <w:rPr>
            <w:rFonts w:ascii="Times New Roman" w:hAnsi="Times New Roman"/>
            <w:i/>
            <w:iCs/>
            <w:color w:val="222222"/>
            <w:sz w:val="24"/>
          </w:rPr>
          <w:t>Greater Love</w:t>
        </w:r>
        <w:r w:rsidRPr="00673E96">
          <w:rPr>
            <w:rFonts w:ascii="Times New Roman" w:hAnsi="Times New Roman"/>
            <w:color w:val="222222"/>
            <w:sz w:val="24"/>
          </w:rPr>
          <w:t>) has an “</w:t>
        </w:r>
        <w:r w:rsidRPr="00673E96">
          <w:rPr>
            <w:rFonts w:ascii="Times New Roman" w:hAnsi="Times New Roman"/>
            <w:i/>
            <w:iCs/>
            <w:color w:val="222222"/>
            <w:sz w:val="24"/>
          </w:rPr>
          <w:t>end</w:t>
        </w:r>
        <w:r w:rsidRPr="00673E96">
          <w:rPr>
            <w:rFonts w:ascii="Times New Roman" w:hAnsi="Times New Roman"/>
            <w:color w:val="222222"/>
            <w:sz w:val="24"/>
          </w:rPr>
          <w:t>” in 1Tim 1:5 KJV where it’s</w:t>
        </w:r>
        <w:r w:rsidRPr="00673E96">
          <w:rPr>
            <w:rFonts w:ascii="Times New Roman" w:hAnsi="Times New Roman"/>
            <w:i/>
            <w:iCs/>
            <w:color w:val="222222"/>
            <w:sz w:val="24"/>
          </w:rPr>
          <w:t> charity</w:t>
        </w:r>
        <w:r w:rsidRPr="00673E96">
          <w:rPr>
            <w:rFonts w:ascii="Times New Roman" w:hAnsi="Times New Roman"/>
            <w:color w:val="222222"/>
            <w:sz w:val="24"/>
          </w:rPr>
          <w:t> (not </w:t>
        </w:r>
        <w:r w:rsidRPr="00673E96">
          <w:rPr>
            <w:rFonts w:ascii="Times New Roman" w:hAnsi="Times New Roman"/>
            <w:i/>
            <w:iCs/>
            <w:color w:val="222222"/>
            <w:sz w:val="24"/>
          </w:rPr>
          <w:t>love</w:t>
        </w:r>
        <w:r w:rsidRPr="00673E96">
          <w:rPr>
            <w:rFonts w:ascii="Times New Roman" w:hAnsi="Times New Roman"/>
            <w:color w:val="222222"/>
            <w:sz w:val="24"/>
          </w:rPr>
          <w:t>) </w:t>
        </w:r>
        <w:r w:rsidRPr="00673E96">
          <w:rPr>
            <w:rFonts w:ascii="Times New Roman" w:hAnsi="Times New Roman"/>
            <w:i/>
            <w:iCs/>
            <w:color w:val="222222"/>
            <w:sz w:val="24"/>
          </w:rPr>
          <w:t>out of a pure heart, and</w:t>
        </w:r>
        <w:r w:rsidRPr="00673E96">
          <w:rPr>
            <w:rFonts w:ascii="Times New Roman" w:hAnsi="Times New Roman"/>
            <w:color w:val="222222"/>
            <w:sz w:val="24"/>
          </w:rPr>
          <w:t> [of] </w:t>
        </w:r>
        <w:r w:rsidRPr="00673E96">
          <w:rPr>
            <w:rFonts w:ascii="Times New Roman" w:hAnsi="Times New Roman"/>
            <w:i/>
            <w:iCs/>
            <w:color w:val="222222"/>
            <w:sz w:val="24"/>
          </w:rPr>
          <w:t>a good conscience, and</w:t>
        </w:r>
        <w:r w:rsidRPr="00673E96">
          <w:rPr>
            <w:rFonts w:ascii="Times New Roman" w:hAnsi="Times New Roman"/>
            <w:color w:val="222222"/>
            <w:sz w:val="24"/>
          </w:rPr>
          <w:t> [of]</w:t>
        </w:r>
        <w:r w:rsidRPr="00673E96">
          <w:rPr>
            <w:rFonts w:ascii="Times New Roman" w:hAnsi="Times New Roman"/>
            <w:i/>
            <w:iCs/>
            <w:color w:val="222222"/>
            <w:sz w:val="24"/>
          </w:rPr>
          <w:t>faith unfeigned</w:t>
        </w:r>
        <w:r w:rsidRPr="00673E96">
          <w:rPr>
            <w:rFonts w:ascii="Times New Roman" w:hAnsi="Times New Roman"/>
            <w:color w:val="222222"/>
            <w:sz w:val="24"/>
          </w:rPr>
          <w:t>.  Even a </w:t>
        </w:r>
        <w:r w:rsidRPr="00673E96">
          <w:rPr>
            <w:rFonts w:ascii="Times New Roman" w:hAnsi="Times New Roman"/>
            <w:i/>
            <w:iCs/>
            <w:color w:val="222222"/>
            <w:sz w:val="24"/>
          </w:rPr>
          <w:t>good conscience</w:t>
        </w:r>
        <w:r w:rsidRPr="00673E96">
          <w:rPr>
            <w:rFonts w:ascii="Times New Roman" w:hAnsi="Times New Roman"/>
            <w:color w:val="222222"/>
            <w:sz w:val="24"/>
          </w:rPr>
          <w:t> ends in 1Peter 3:21; Vanishes, like “</w:t>
        </w:r>
        <w:r w:rsidRPr="00673E96">
          <w:rPr>
            <w:rFonts w:ascii="Times New Roman" w:hAnsi="Times New Roman"/>
            <w:i/>
            <w:iCs/>
            <w:color w:val="222222"/>
            <w:sz w:val="24"/>
          </w:rPr>
          <w:t>Christ Jesus</w:t>
        </w:r>
        <w:r w:rsidRPr="00673E96">
          <w:rPr>
            <w:rFonts w:ascii="Times New Roman" w:hAnsi="Times New Roman"/>
            <w:color w:val="222222"/>
            <w:sz w:val="24"/>
          </w:rPr>
          <w:t>” = before of before/after also vanishes after 1Peter 5:10.</w:t>
        </w:r>
      </w:ins>
    </w:p>
    <w:p w14:paraId="1CC6CFF0" w14:textId="77777777" w:rsidR="00673E96" w:rsidRPr="00673E96" w:rsidRDefault="00673E96" w:rsidP="00673E96">
      <w:pPr>
        <w:shd w:val="clear" w:color="auto" w:fill="FFFFFF"/>
        <w:spacing w:after="0" w:line="240" w:lineRule="auto"/>
        <w:jc w:val="both"/>
        <w:rPr>
          <w:ins w:id="560" w:author="José Antonio Garcíarivas" w:date="2017-12-19T12:14:00Z"/>
          <w:rFonts w:ascii="Times New Roman" w:hAnsi="Times New Roman"/>
          <w:color w:val="222222"/>
          <w:sz w:val="24"/>
        </w:rPr>
      </w:pPr>
      <w:ins w:id="561" w:author="José Antonio Garcíarivas" w:date="2017-12-19T12:14:00Z">
        <w:r w:rsidRPr="00673E96">
          <w:rPr>
            <w:rFonts w:ascii="Times New Roman" w:hAnsi="Times New Roman"/>
            <w:color w:val="222222"/>
            <w:sz w:val="24"/>
          </w:rPr>
          <w:t> </w:t>
        </w:r>
      </w:ins>
    </w:p>
    <w:p w14:paraId="1223F9EA" w14:textId="77777777" w:rsidR="00673E96" w:rsidRPr="00673E96" w:rsidRDefault="00673E96" w:rsidP="00673E96">
      <w:pPr>
        <w:shd w:val="clear" w:color="auto" w:fill="FFFFFF"/>
        <w:spacing w:after="0" w:line="240" w:lineRule="auto"/>
        <w:jc w:val="both"/>
        <w:rPr>
          <w:ins w:id="562" w:author="José Antonio Garcíarivas" w:date="2017-12-19T12:14:00Z"/>
          <w:rFonts w:ascii="Times New Roman" w:hAnsi="Times New Roman"/>
          <w:color w:val="222222"/>
          <w:sz w:val="24"/>
        </w:rPr>
      </w:pPr>
      <w:ins w:id="563" w:author="José Antonio Garcíarivas" w:date="2017-12-19T12:14:00Z">
        <w:r w:rsidRPr="00673E96">
          <w:rPr>
            <w:rFonts w:ascii="Times New Roman" w:hAnsi="Times New Roman"/>
            <w:color w:val="222222"/>
            <w:sz w:val="24"/>
          </w:rPr>
          <w:t>For a </w:t>
        </w:r>
        <w:r w:rsidRPr="00673E96">
          <w:rPr>
            <w:rFonts w:ascii="Times New Roman" w:hAnsi="Times New Roman"/>
            <w:i/>
            <w:iCs/>
            <w:color w:val="222222"/>
            <w:sz w:val="24"/>
          </w:rPr>
          <w:t>new commandment</w:t>
        </w:r>
        <w:r w:rsidRPr="00673E96">
          <w:rPr>
            <w:rFonts w:ascii="Times New Roman" w:hAnsi="Times New Roman"/>
            <w:color w:val="222222"/>
            <w:sz w:val="24"/>
          </w:rPr>
          <w:t xml:space="preserve"> in John 13:34 is also </w:t>
        </w:r>
        <w:proofErr w:type="gramStart"/>
        <w:r w:rsidRPr="00673E96">
          <w:rPr>
            <w:rFonts w:ascii="Times New Roman" w:hAnsi="Times New Roman"/>
            <w:color w:val="222222"/>
            <w:sz w:val="24"/>
          </w:rPr>
          <w:t>later on</w:t>
        </w:r>
        <w:proofErr w:type="gramEnd"/>
        <w:r w:rsidRPr="00673E96">
          <w:rPr>
            <w:rFonts w:ascii="Times New Roman" w:hAnsi="Times New Roman"/>
            <w:color w:val="222222"/>
            <w:sz w:val="24"/>
          </w:rPr>
          <w:t xml:space="preserve"> called </w:t>
        </w:r>
        <w:r w:rsidRPr="00673E96">
          <w:rPr>
            <w:rFonts w:ascii="Times New Roman" w:hAnsi="Times New Roman"/>
            <w:i/>
            <w:iCs/>
            <w:color w:val="222222"/>
            <w:sz w:val="24"/>
          </w:rPr>
          <w:t>old</w:t>
        </w:r>
        <w:r w:rsidRPr="00673E96">
          <w:rPr>
            <w:rFonts w:ascii="Times New Roman" w:hAnsi="Times New Roman"/>
            <w:color w:val="222222"/>
            <w:sz w:val="24"/>
          </w:rPr>
          <w:t> for </w:t>
        </w:r>
        <w:r w:rsidRPr="00673E96">
          <w:rPr>
            <w:rFonts w:ascii="Times New Roman" w:hAnsi="Times New Roman"/>
            <w:i/>
            <w:iCs/>
            <w:color w:val="222222"/>
            <w:sz w:val="24"/>
          </w:rPr>
          <w:t>ye</w:t>
        </w:r>
        <w:r w:rsidRPr="00673E96">
          <w:rPr>
            <w:rFonts w:ascii="Times New Roman" w:hAnsi="Times New Roman"/>
            <w:color w:val="222222"/>
            <w:sz w:val="24"/>
          </w:rPr>
          <w:t> in 1John 2:7, but </w:t>
        </w:r>
        <w:r w:rsidRPr="00673E96">
          <w:rPr>
            <w:rFonts w:ascii="Times New Roman" w:hAnsi="Times New Roman"/>
            <w:i/>
            <w:iCs/>
            <w:color w:val="222222"/>
            <w:sz w:val="24"/>
          </w:rPr>
          <w:t>new</w:t>
        </w:r>
        <w:r w:rsidRPr="00673E96">
          <w:rPr>
            <w:rFonts w:ascii="Times New Roman" w:hAnsi="Times New Roman"/>
            <w:color w:val="222222"/>
            <w:sz w:val="24"/>
          </w:rPr>
          <w:t> for </w:t>
        </w:r>
        <w:proofErr w:type="spellStart"/>
        <w:r w:rsidRPr="00673E96">
          <w:rPr>
            <w:rFonts w:ascii="Times New Roman" w:hAnsi="Times New Roman"/>
            <w:i/>
            <w:iCs/>
            <w:color w:val="222222"/>
            <w:sz w:val="24"/>
          </w:rPr>
          <w:t>you</w:t>
        </w:r>
        <w:r w:rsidRPr="00673E96">
          <w:rPr>
            <w:rFonts w:ascii="Times New Roman" w:hAnsi="Times New Roman"/>
            <w:color w:val="222222"/>
            <w:sz w:val="24"/>
          </w:rPr>
          <w:t>in</w:t>
        </w:r>
        <w:proofErr w:type="spellEnd"/>
        <w:r w:rsidRPr="00673E96">
          <w:rPr>
            <w:rFonts w:ascii="Times New Roman" w:hAnsi="Times New Roman"/>
            <w:color w:val="222222"/>
            <w:sz w:val="24"/>
          </w:rPr>
          <w:t xml:space="preserve"> 1John 2:8. So it seems John’s writings can confuse people. Go figure:</w:t>
        </w:r>
      </w:ins>
    </w:p>
    <w:p w14:paraId="093743AD" w14:textId="77777777" w:rsidR="00673E96" w:rsidRPr="00673E96" w:rsidRDefault="00673E96" w:rsidP="00673E96">
      <w:pPr>
        <w:shd w:val="clear" w:color="auto" w:fill="FFFFFF"/>
        <w:spacing w:after="0" w:line="240" w:lineRule="auto"/>
        <w:jc w:val="both"/>
        <w:rPr>
          <w:ins w:id="564" w:author="José Antonio Garcíarivas" w:date="2017-12-19T12:14:00Z"/>
          <w:rFonts w:ascii="Times New Roman" w:hAnsi="Times New Roman"/>
          <w:color w:val="222222"/>
          <w:sz w:val="24"/>
        </w:rPr>
      </w:pPr>
      <w:ins w:id="565" w:author="José Antonio Garcíarivas" w:date="2017-12-19T12:14:00Z">
        <w:r w:rsidRPr="00673E96">
          <w:rPr>
            <w:rFonts w:ascii="Times New Roman" w:hAnsi="Times New Roman"/>
            <w:color w:val="222222"/>
            <w:sz w:val="24"/>
          </w:rPr>
          <w:t> </w:t>
        </w:r>
      </w:ins>
    </w:p>
    <w:p w14:paraId="282C0A22" w14:textId="77777777" w:rsidR="00673E96" w:rsidRPr="00673E96" w:rsidRDefault="00673E96" w:rsidP="00673E96">
      <w:pPr>
        <w:shd w:val="clear" w:color="auto" w:fill="FFFFFF"/>
        <w:spacing w:after="0" w:line="240" w:lineRule="auto"/>
        <w:jc w:val="both"/>
        <w:rPr>
          <w:ins w:id="566" w:author="José Antonio Garcíarivas" w:date="2017-12-19T12:14:00Z"/>
          <w:rFonts w:ascii="Times New Roman" w:hAnsi="Times New Roman"/>
          <w:color w:val="222222"/>
          <w:sz w:val="24"/>
        </w:rPr>
      </w:pPr>
      <w:ins w:id="567" w:author="José Antonio Garcíarivas" w:date="2017-12-19T12:14:00Z">
        <w:r w:rsidRPr="00673E96">
          <w:rPr>
            <w:rFonts w:ascii="Times New Roman" w:hAnsi="Times New Roman"/>
            <w:color w:val="222222"/>
            <w:sz w:val="24"/>
          </w:rPr>
          <w:lastRenderedPageBreak/>
          <w:t>John 13:34 KJV: (begin of new commandment to “</w:t>
        </w:r>
        <w:r w:rsidRPr="00673E96">
          <w:rPr>
            <w:rFonts w:ascii="Times New Roman" w:hAnsi="Times New Roman"/>
            <w:i/>
            <w:iCs/>
            <w:color w:val="222222"/>
            <w:sz w:val="24"/>
          </w:rPr>
          <w:t>love</w:t>
        </w:r>
        <w:r w:rsidRPr="00673E96">
          <w:rPr>
            <w:rFonts w:ascii="Times New Roman" w:hAnsi="Times New Roman"/>
            <w:color w:val="222222"/>
            <w:sz w:val="24"/>
          </w:rPr>
          <w:t>” instead of love + hate):</w:t>
        </w:r>
      </w:ins>
    </w:p>
    <w:p w14:paraId="3C8D7C5D" w14:textId="77777777" w:rsidR="00673E96" w:rsidRPr="00673E96" w:rsidRDefault="00673E96" w:rsidP="00673E96">
      <w:pPr>
        <w:shd w:val="clear" w:color="auto" w:fill="FFFFFF"/>
        <w:spacing w:after="0" w:line="240" w:lineRule="auto"/>
        <w:jc w:val="both"/>
        <w:rPr>
          <w:ins w:id="568" w:author="José Antonio Garcíarivas" w:date="2017-12-19T12:14:00Z"/>
          <w:rFonts w:ascii="Times New Roman" w:hAnsi="Times New Roman"/>
          <w:color w:val="222222"/>
          <w:sz w:val="24"/>
        </w:rPr>
      </w:pPr>
      <w:ins w:id="569" w:author="José Antonio Garcíarivas" w:date="2017-12-19T12:14:00Z">
        <w:r w:rsidRPr="00673E96">
          <w:rPr>
            <w:rFonts w:ascii="Times New Roman" w:hAnsi="Times New Roman"/>
            <w:color w:val="222222"/>
            <w:sz w:val="24"/>
          </w:rPr>
          <w:t>“</w:t>
        </w:r>
        <w:r w:rsidRPr="00673E96">
          <w:rPr>
            <w:rFonts w:ascii="Times New Roman" w:hAnsi="Times New Roman"/>
            <w:i/>
            <w:iCs/>
            <w:color w:val="222222"/>
            <w:sz w:val="24"/>
          </w:rPr>
          <w:t>A new commandment I give unto </w:t>
        </w:r>
        <w:r w:rsidRPr="00673E96">
          <w:rPr>
            <w:rFonts w:ascii="Times New Roman" w:hAnsi="Times New Roman"/>
            <w:b/>
            <w:bCs/>
            <w:i/>
            <w:iCs/>
            <w:color w:val="222222"/>
            <w:sz w:val="24"/>
          </w:rPr>
          <w:t>you</w:t>
        </w:r>
        <w:r w:rsidRPr="00673E96">
          <w:rPr>
            <w:rFonts w:ascii="Times New Roman" w:hAnsi="Times New Roman"/>
            <w:i/>
            <w:iCs/>
            <w:color w:val="222222"/>
            <w:sz w:val="24"/>
          </w:rPr>
          <w:t xml:space="preserve">, </w:t>
        </w:r>
        <w:proofErr w:type="gramStart"/>
        <w:r w:rsidRPr="00673E96">
          <w:rPr>
            <w:rFonts w:ascii="Times New Roman" w:hAnsi="Times New Roman"/>
            <w:i/>
            <w:iCs/>
            <w:color w:val="222222"/>
            <w:sz w:val="24"/>
          </w:rPr>
          <w:t>That</w:t>
        </w:r>
        <w:proofErr w:type="gramEnd"/>
        <w:r w:rsidRPr="00673E96">
          <w:rPr>
            <w:rFonts w:ascii="Times New Roman" w:hAnsi="Times New Roman"/>
            <w:i/>
            <w:iCs/>
            <w:color w:val="222222"/>
            <w:sz w:val="24"/>
          </w:rPr>
          <w:t> </w:t>
        </w:r>
        <w:r w:rsidRPr="00673E96">
          <w:rPr>
            <w:rFonts w:ascii="Times New Roman" w:hAnsi="Times New Roman"/>
            <w:b/>
            <w:bCs/>
            <w:i/>
            <w:iCs/>
            <w:color w:val="222222"/>
            <w:sz w:val="24"/>
          </w:rPr>
          <w:t>ye</w:t>
        </w:r>
        <w:r w:rsidRPr="00673E96">
          <w:rPr>
            <w:rFonts w:ascii="Times New Roman" w:hAnsi="Times New Roman"/>
            <w:i/>
            <w:iCs/>
            <w:color w:val="222222"/>
            <w:sz w:val="24"/>
          </w:rPr>
          <w:t> love one another; as I have loved </w:t>
        </w:r>
        <w:r w:rsidRPr="00673E96">
          <w:rPr>
            <w:rFonts w:ascii="Times New Roman" w:hAnsi="Times New Roman"/>
            <w:b/>
            <w:bCs/>
            <w:i/>
            <w:iCs/>
            <w:color w:val="222222"/>
            <w:sz w:val="24"/>
          </w:rPr>
          <w:t>you</w:t>
        </w:r>
        <w:r w:rsidRPr="00673E96">
          <w:rPr>
            <w:rFonts w:ascii="Times New Roman" w:hAnsi="Times New Roman"/>
            <w:i/>
            <w:iCs/>
            <w:color w:val="222222"/>
            <w:sz w:val="24"/>
          </w:rPr>
          <w:t>, that </w:t>
        </w:r>
        <w:r w:rsidRPr="00673E96">
          <w:rPr>
            <w:rFonts w:ascii="Times New Roman" w:hAnsi="Times New Roman"/>
            <w:b/>
            <w:bCs/>
            <w:i/>
            <w:iCs/>
            <w:color w:val="222222"/>
            <w:sz w:val="24"/>
          </w:rPr>
          <w:t>ye</w:t>
        </w:r>
        <w:r w:rsidRPr="00673E96">
          <w:rPr>
            <w:rFonts w:ascii="Times New Roman" w:hAnsi="Times New Roman"/>
            <w:i/>
            <w:iCs/>
            <w:color w:val="222222"/>
            <w:sz w:val="24"/>
          </w:rPr>
          <w:t> also love one another</w:t>
        </w:r>
        <w:r w:rsidRPr="00673E96">
          <w:rPr>
            <w:rFonts w:ascii="Times New Roman" w:hAnsi="Times New Roman"/>
            <w:color w:val="222222"/>
            <w:sz w:val="24"/>
          </w:rPr>
          <w:t>”. (</w:t>
        </w:r>
        <w:proofErr w:type="gramStart"/>
        <w:r w:rsidRPr="00673E96">
          <w:rPr>
            <w:rFonts w:ascii="Times New Roman" w:hAnsi="Times New Roman"/>
            <w:color w:val="222222"/>
            <w:sz w:val="24"/>
          </w:rPr>
          <w:t>so</w:t>
        </w:r>
        <w:proofErr w:type="gramEnd"/>
        <w:r w:rsidRPr="00673E96">
          <w:rPr>
            <w:rFonts w:ascii="Times New Roman" w:hAnsi="Times New Roman"/>
            <w:color w:val="222222"/>
            <w:sz w:val="24"/>
          </w:rPr>
          <w:t xml:space="preserve"> it’s given unto you, but reverts back to ye in the end)</w:t>
        </w:r>
      </w:ins>
    </w:p>
    <w:p w14:paraId="1AE8D69A" w14:textId="77777777" w:rsidR="00673E96" w:rsidRPr="00673E96" w:rsidRDefault="00673E96" w:rsidP="00673E96">
      <w:pPr>
        <w:shd w:val="clear" w:color="auto" w:fill="FFFFFF"/>
        <w:spacing w:after="0" w:line="240" w:lineRule="auto"/>
        <w:jc w:val="both"/>
        <w:rPr>
          <w:ins w:id="570" w:author="José Antonio Garcíarivas" w:date="2017-12-19T12:14:00Z"/>
          <w:rFonts w:ascii="Times New Roman" w:hAnsi="Times New Roman"/>
          <w:color w:val="222222"/>
          <w:sz w:val="24"/>
        </w:rPr>
      </w:pPr>
      <w:ins w:id="571" w:author="José Antonio Garcíarivas" w:date="2017-12-19T12:14:00Z">
        <w:r w:rsidRPr="00673E96">
          <w:rPr>
            <w:rFonts w:ascii="Times New Roman" w:hAnsi="Times New Roman"/>
            <w:color w:val="222222"/>
            <w:sz w:val="24"/>
          </w:rPr>
          <w:t> </w:t>
        </w:r>
      </w:ins>
    </w:p>
    <w:p w14:paraId="717D8B1D" w14:textId="77777777" w:rsidR="00673E96" w:rsidRPr="00673E96" w:rsidRDefault="00673E96" w:rsidP="00673E96">
      <w:pPr>
        <w:shd w:val="clear" w:color="auto" w:fill="FFFFFF"/>
        <w:spacing w:after="0" w:line="240" w:lineRule="auto"/>
        <w:jc w:val="both"/>
        <w:rPr>
          <w:ins w:id="572" w:author="José Antonio Garcíarivas" w:date="2017-12-19T12:14:00Z"/>
          <w:rFonts w:ascii="Times New Roman" w:hAnsi="Times New Roman"/>
          <w:color w:val="222222"/>
          <w:sz w:val="24"/>
        </w:rPr>
      </w:pPr>
      <w:ins w:id="573" w:author="José Antonio Garcíarivas" w:date="2017-12-19T12:14:00Z">
        <w:r w:rsidRPr="00673E96">
          <w:rPr>
            <w:rFonts w:ascii="Times New Roman" w:hAnsi="Times New Roman"/>
            <w:color w:val="222222"/>
            <w:sz w:val="24"/>
          </w:rPr>
          <w:t>1John 2:7 KJV:</w:t>
        </w:r>
      </w:ins>
    </w:p>
    <w:p w14:paraId="784EC813" w14:textId="77777777" w:rsidR="00673E96" w:rsidRPr="00673E96" w:rsidRDefault="00673E96" w:rsidP="00673E96">
      <w:pPr>
        <w:shd w:val="clear" w:color="auto" w:fill="FFFFFF"/>
        <w:spacing w:after="0" w:line="240" w:lineRule="auto"/>
        <w:jc w:val="both"/>
        <w:rPr>
          <w:ins w:id="574" w:author="José Antonio Garcíarivas" w:date="2017-12-19T12:14:00Z"/>
          <w:rFonts w:ascii="Times New Roman" w:hAnsi="Times New Roman"/>
          <w:color w:val="222222"/>
          <w:sz w:val="24"/>
        </w:rPr>
      </w:pPr>
      <w:ins w:id="575" w:author="José Antonio Garcíarivas" w:date="2017-12-19T12:14:00Z">
        <w:r w:rsidRPr="00673E96">
          <w:rPr>
            <w:rFonts w:ascii="Times New Roman" w:hAnsi="Times New Roman"/>
            <w:color w:val="222222"/>
            <w:sz w:val="24"/>
          </w:rPr>
          <w:t>“</w:t>
        </w:r>
        <w:r w:rsidRPr="00673E96">
          <w:rPr>
            <w:rFonts w:ascii="Times New Roman" w:hAnsi="Times New Roman"/>
            <w:i/>
            <w:iCs/>
            <w:color w:val="222222"/>
            <w:sz w:val="24"/>
          </w:rPr>
          <w:t>Brethren, I write no new commandment unto </w:t>
        </w:r>
        <w:r w:rsidRPr="00673E96">
          <w:rPr>
            <w:rFonts w:ascii="Times New Roman" w:hAnsi="Times New Roman"/>
            <w:b/>
            <w:bCs/>
            <w:i/>
            <w:iCs/>
            <w:color w:val="222222"/>
            <w:sz w:val="24"/>
          </w:rPr>
          <w:t>you</w:t>
        </w:r>
        <w:r w:rsidRPr="00673E96">
          <w:rPr>
            <w:rFonts w:ascii="Times New Roman" w:hAnsi="Times New Roman"/>
            <w:i/>
            <w:iCs/>
            <w:color w:val="222222"/>
            <w:sz w:val="24"/>
          </w:rPr>
          <w:t>, but an </w:t>
        </w:r>
        <w:r w:rsidRPr="00673E96">
          <w:rPr>
            <w:rFonts w:ascii="Times New Roman" w:hAnsi="Times New Roman"/>
            <w:i/>
            <w:iCs/>
            <w:color w:val="222222"/>
            <w:sz w:val="24"/>
            <w:u w:val="single"/>
          </w:rPr>
          <w:t>old</w:t>
        </w:r>
        <w:r w:rsidRPr="00673E96">
          <w:rPr>
            <w:rFonts w:ascii="Times New Roman" w:hAnsi="Times New Roman"/>
            <w:i/>
            <w:iCs/>
            <w:color w:val="222222"/>
            <w:sz w:val="24"/>
          </w:rPr>
          <w:t> commandment which </w:t>
        </w:r>
        <w:r w:rsidRPr="00673E96">
          <w:rPr>
            <w:rFonts w:ascii="Times New Roman" w:hAnsi="Times New Roman"/>
            <w:b/>
            <w:bCs/>
            <w:i/>
            <w:iCs/>
            <w:color w:val="222222"/>
            <w:sz w:val="24"/>
          </w:rPr>
          <w:t>ye</w:t>
        </w:r>
        <w:r w:rsidRPr="00673E96">
          <w:rPr>
            <w:rFonts w:ascii="Times New Roman" w:hAnsi="Times New Roman"/>
            <w:i/>
            <w:iCs/>
            <w:color w:val="222222"/>
            <w:sz w:val="24"/>
          </w:rPr>
          <w:t> had from the beginning. The </w:t>
        </w:r>
        <w:r w:rsidRPr="00673E96">
          <w:rPr>
            <w:rFonts w:ascii="Times New Roman" w:hAnsi="Times New Roman"/>
            <w:i/>
            <w:iCs/>
            <w:color w:val="222222"/>
            <w:sz w:val="24"/>
            <w:u w:val="single"/>
          </w:rPr>
          <w:t>old</w:t>
        </w:r>
        <w:r w:rsidRPr="00673E96">
          <w:rPr>
            <w:rFonts w:ascii="Times New Roman" w:hAnsi="Times New Roman"/>
            <w:i/>
            <w:iCs/>
            <w:color w:val="222222"/>
            <w:sz w:val="24"/>
          </w:rPr>
          <w:t> commandment is the word which </w:t>
        </w:r>
        <w:r w:rsidRPr="00673E96">
          <w:rPr>
            <w:rFonts w:ascii="Times New Roman" w:hAnsi="Times New Roman"/>
            <w:b/>
            <w:bCs/>
            <w:i/>
            <w:iCs/>
            <w:color w:val="222222"/>
            <w:sz w:val="24"/>
          </w:rPr>
          <w:t>ye</w:t>
        </w:r>
        <w:r w:rsidRPr="00673E96">
          <w:rPr>
            <w:rFonts w:ascii="Times New Roman" w:hAnsi="Times New Roman"/>
            <w:i/>
            <w:iCs/>
            <w:color w:val="222222"/>
            <w:sz w:val="24"/>
          </w:rPr>
          <w:t> have heard from the beginning</w:t>
        </w:r>
        <w:r w:rsidRPr="00673E96">
          <w:rPr>
            <w:rFonts w:ascii="Times New Roman" w:hAnsi="Times New Roman"/>
            <w:color w:val="222222"/>
            <w:sz w:val="24"/>
          </w:rPr>
          <w:t>”. (seems the word ye [do err] have heard is law, not grace: love, not charity)</w:t>
        </w:r>
      </w:ins>
    </w:p>
    <w:p w14:paraId="015E7A84" w14:textId="77777777" w:rsidR="00673E96" w:rsidRPr="00673E96" w:rsidRDefault="00673E96" w:rsidP="00673E96">
      <w:pPr>
        <w:shd w:val="clear" w:color="auto" w:fill="FFFFFF"/>
        <w:spacing w:after="0" w:line="240" w:lineRule="auto"/>
        <w:jc w:val="both"/>
        <w:rPr>
          <w:ins w:id="576" w:author="José Antonio Garcíarivas" w:date="2017-12-19T12:14:00Z"/>
          <w:rFonts w:ascii="Times New Roman" w:hAnsi="Times New Roman"/>
          <w:color w:val="222222"/>
          <w:sz w:val="24"/>
        </w:rPr>
      </w:pPr>
      <w:ins w:id="577" w:author="José Antonio Garcíarivas" w:date="2017-12-19T12:14:00Z">
        <w:r w:rsidRPr="00673E96">
          <w:rPr>
            <w:rFonts w:ascii="Times New Roman" w:hAnsi="Times New Roman"/>
            <w:color w:val="222222"/>
            <w:sz w:val="24"/>
          </w:rPr>
          <w:t> </w:t>
        </w:r>
      </w:ins>
    </w:p>
    <w:p w14:paraId="208EC5F0" w14:textId="77777777" w:rsidR="00673E96" w:rsidRPr="00673E96" w:rsidRDefault="00673E96" w:rsidP="00673E96">
      <w:pPr>
        <w:shd w:val="clear" w:color="auto" w:fill="FFFFFF"/>
        <w:spacing w:after="0" w:line="240" w:lineRule="auto"/>
        <w:jc w:val="both"/>
        <w:rPr>
          <w:ins w:id="578" w:author="José Antonio Garcíarivas" w:date="2017-12-19T12:14:00Z"/>
          <w:rFonts w:ascii="Times New Roman" w:hAnsi="Times New Roman"/>
          <w:color w:val="222222"/>
          <w:sz w:val="24"/>
        </w:rPr>
      </w:pPr>
      <w:ins w:id="579" w:author="José Antonio Garcíarivas" w:date="2017-12-19T12:14:00Z">
        <w:r w:rsidRPr="00673E96">
          <w:rPr>
            <w:rFonts w:ascii="Times New Roman" w:hAnsi="Times New Roman"/>
            <w:color w:val="222222"/>
            <w:sz w:val="24"/>
          </w:rPr>
          <w:t>1John 2:8 KJV:</w:t>
        </w:r>
      </w:ins>
    </w:p>
    <w:p w14:paraId="204C5392" w14:textId="77777777" w:rsidR="00673E96" w:rsidRPr="00673E96" w:rsidRDefault="00673E96" w:rsidP="00673E96">
      <w:pPr>
        <w:shd w:val="clear" w:color="auto" w:fill="FFFFFF"/>
        <w:spacing w:after="0" w:line="240" w:lineRule="auto"/>
        <w:jc w:val="both"/>
        <w:rPr>
          <w:ins w:id="580" w:author="José Antonio Garcíarivas" w:date="2017-12-19T12:14:00Z"/>
          <w:rFonts w:ascii="Times New Roman" w:hAnsi="Times New Roman"/>
          <w:color w:val="222222"/>
          <w:sz w:val="24"/>
        </w:rPr>
      </w:pPr>
      <w:ins w:id="581" w:author="José Antonio Garcíarivas" w:date="2017-12-19T12:14:00Z">
        <w:r w:rsidRPr="00673E96">
          <w:rPr>
            <w:rFonts w:ascii="Times New Roman" w:hAnsi="Times New Roman"/>
            <w:color w:val="222222"/>
            <w:sz w:val="24"/>
          </w:rPr>
          <w:t>“</w:t>
        </w:r>
        <w:r w:rsidRPr="00673E96">
          <w:rPr>
            <w:rFonts w:ascii="Times New Roman" w:hAnsi="Times New Roman"/>
            <w:i/>
            <w:iCs/>
            <w:color w:val="222222"/>
            <w:sz w:val="24"/>
          </w:rPr>
          <w:t>Again, a new commandment I write unto </w:t>
        </w:r>
        <w:r w:rsidRPr="00673E96">
          <w:rPr>
            <w:rFonts w:ascii="Times New Roman" w:hAnsi="Times New Roman"/>
            <w:b/>
            <w:bCs/>
            <w:i/>
            <w:iCs/>
            <w:color w:val="222222"/>
            <w:sz w:val="24"/>
          </w:rPr>
          <w:t>you</w:t>
        </w:r>
        <w:r w:rsidRPr="00673E96">
          <w:rPr>
            <w:rFonts w:ascii="Times New Roman" w:hAnsi="Times New Roman"/>
            <w:i/>
            <w:iCs/>
            <w:color w:val="222222"/>
            <w:sz w:val="24"/>
          </w:rPr>
          <w:t>, which thing is true in him and in </w:t>
        </w:r>
        <w:r w:rsidRPr="00673E96">
          <w:rPr>
            <w:rFonts w:ascii="Times New Roman" w:hAnsi="Times New Roman"/>
            <w:b/>
            <w:bCs/>
            <w:i/>
            <w:iCs/>
            <w:color w:val="222222"/>
            <w:sz w:val="24"/>
          </w:rPr>
          <w:t>you</w:t>
        </w:r>
        <w:r w:rsidRPr="00673E96">
          <w:rPr>
            <w:rFonts w:ascii="Times New Roman" w:hAnsi="Times New Roman"/>
            <w:i/>
            <w:iCs/>
            <w:color w:val="222222"/>
            <w:sz w:val="24"/>
          </w:rPr>
          <w:t>: because the darkness is past, and the true light now shineth</w:t>
        </w:r>
        <w:r w:rsidRPr="00673E96">
          <w:rPr>
            <w:rFonts w:ascii="Times New Roman" w:hAnsi="Times New Roman"/>
            <w:color w:val="222222"/>
            <w:sz w:val="24"/>
          </w:rPr>
          <w:t>”.</w:t>
        </w:r>
      </w:ins>
    </w:p>
    <w:p w14:paraId="2B2EBCAE" w14:textId="77777777" w:rsidR="00673E96" w:rsidRPr="00673E96" w:rsidRDefault="00673E96" w:rsidP="00673E96">
      <w:pPr>
        <w:shd w:val="clear" w:color="auto" w:fill="FFFFFF"/>
        <w:spacing w:after="0" w:line="240" w:lineRule="auto"/>
        <w:jc w:val="both"/>
        <w:rPr>
          <w:ins w:id="582" w:author="José Antonio Garcíarivas" w:date="2017-12-19T12:14:00Z"/>
          <w:rFonts w:ascii="Times New Roman" w:hAnsi="Times New Roman"/>
          <w:color w:val="222222"/>
          <w:sz w:val="24"/>
        </w:rPr>
      </w:pPr>
      <w:ins w:id="583" w:author="José Antonio Garcíarivas" w:date="2017-12-19T12:14:00Z">
        <w:r w:rsidRPr="00673E96">
          <w:rPr>
            <w:rFonts w:ascii="Times New Roman" w:hAnsi="Times New Roman"/>
            <w:color w:val="222222"/>
            <w:sz w:val="24"/>
          </w:rPr>
          <w:t> </w:t>
        </w:r>
      </w:ins>
    </w:p>
    <w:p w14:paraId="3B09169F" w14:textId="77777777" w:rsidR="00673E96" w:rsidRPr="00673E96" w:rsidRDefault="00673E96" w:rsidP="00673E96">
      <w:pPr>
        <w:shd w:val="clear" w:color="auto" w:fill="FFFFFF"/>
        <w:spacing w:after="0" w:line="240" w:lineRule="auto"/>
        <w:jc w:val="both"/>
        <w:rPr>
          <w:ins w:id="584" w:author="José Antonio Garcíarivas" w:date="2017-12-19T12:14:00Z"/>
          <w:rFonts w:ascii="Times New Roman" w:hAnsi="Times New Roman"/>
          <w:color w:val="222222"/>
          <w:sz w:val="24"/>
        </w:rPr>
      </w:pPr>
      <w:ins w:id="585" w:author="José Antonio Garcíarivas" w:date="2017-12-19T12:14:00Z">
        <w:r w:rsidRPr="00673E96">
          <w:rPr>
            <w:rFonts w:ascii="Times New Roman" w:hAnsi="Times New Roman"/>
            <w:color w:val="222222"/>
            <w:sz w:val="24"/>
          </w:rPr>
          <w:t>It’s why I tell people writings of John can be TRICKY, because John is a “</w:t>
        </w:r>
        <w:r w:rsidRPr="00673E96">
          <w:rPr>
            <w:rFonts w:ascii="Times New Roman" w:hAnsi="Times New Roman"/>
            <w:i/>
            <w:iCs/>
            <w:color w:val="222222"/>
            <w:sz w:val="24"/>
          </w:rPr>
          <w:t>Verily, verily</w:t>
        </w:r>
        <w:r w:rsidRPr="00673E96">
          <w:rPr>
            <w:rFonts w:ascii="Times New Roman" w:hAnsi="Times New Roman"/>
            <w:color w:val="222222"/>
            <w:sz w:val="24"/>
          </w:rPr>
          <w:t xml:space="preserve">” gospel account of four, wherein John is portrayed as more beloved &amp; more truthful, but such is only “according to John”, who’s Gal 2→3 named as a bewitcher of </w:t>
        </w:r>
        <w:r w:rsidRPr="00673E96">
          <w:rPr>
            <w:rFonts w:ascii="Times New Roman" w:hAnsi="Times New Roman"/>
            <w:color w:val="222222"/>
            <w:sz w:val="24"/>
          </w:rPr>
          <w:lastRenderedPageBreak/>
          <w:t>churches, among 3 top dogs (</w:t>
        </w:r>
        <w:proofErr w:type="spellStart"/>
        <w:r w:rsidRPr="00673E96">
          <w:rPr>
            <w:rFonts w:ascii="Times New Roman" w:hAnsi="Times New Roman"/>
            <w:color w:val="222222"/>
            <w:sz w:val="24"/>
          </w:rPr>
          <w:t>James←Cephas→John</w:t>
        </w:r>
        <w:proofErr w:type="spellEnd"/>
        <w:r w:rsidRPr="00673E96">
          <w:rPr>
            <w:rFonts w:ascii="Times New Roman" w:hAnsi="Times New Roman"/>
            <w:color w:val="222222"/>
            <w:sz w:val="24"/>
          </w:rPr>
          <w:t xml:space="preserve">) who “seemed” to be pillars, with “Cephas” (Peter’s popish name) in midst. I now humorously call John little </w:t>
        </w:r>
        <w:proofErr w:type="spellStart"/>
        <w:r w:rsidRPr="00673E96">
          <w:rPr>
            <w:rFonts w:ascii="Times New Roman" w:hAnsi="Times New Roman"/>
            <w:color w:val="222222"/>
            <w:sz w:val="24"/>
          </w:rPr>
          <w:t>johnny</w:t>
        </w:r>
        <w:proofErr w:type="spellEnd"/>
        <w:r w:rsidRPr="00673E96">
          <w:rPr>
            <w:rFonts w:ascii="Times New Roman" w:hAnsi="Times New Roman"/>
            <w:color w:val="222222"/>
            <w:sz w:val="24"/>
          </w:rPr>
          <w:t xml:space="preserve"> </w:t>
        </w:r>
        <w:proofErr w:type="spellStart"/>
        <w:r w:rsidRPr="00673E96">
          <w:rPr>
            <w:rFonts w:ascii="Times New Roman" w:hAnsi="Times New Roman"/>
            <w:color w:val="222222"/>
            <w:sz w:val="24"/>
          </w:rPr>
          <w:t>LAW←Law</w:t>
        </w:r>
        <w:proofErr w:type="spellEnd"/>
        <w:r w:rsidRPr="00673E96">
          <w:rPr>
            <w:rFonts w:ascii="Times New Roman" w:hAnsi="Times New Roman"/>
            <w:color w:val="222222"/>
            <w:sz w:val="24"/>
          </w:rPr>
          <w:t xml:space="preserve">; For in Revelation John “turned”, back to what was “behind” him. After this Walk in the Spirit, the only thing “behind” you should be the law in f-law, </w:t>
        </w:r>
        <w:proofErr w:type="spellStart"/>
        <w:r w:rsidRPr="00673E96">
          <w:rPr>
            <w:rFonts w:ascii="Times New Roman" w:hAnsi="Times New Roman"/>
            <w:color w:val="222222"/>
            <w:sz w:val="24"/>
          </w:rPr>
          <w:t>iff</w:t>
        </w:r>
        <w:proofErr w:type="spellEnd"/>
        <w:r w:rsidRPr="00673E96">
          <w:rPr>
            <w:rFonts w:ascii="Times New Roman" w:hAnsi="Times New Roman"/>
            <w:color w:val="222222"/>
            <w:sz w:val="24"/>
          </w:rPr>
          <w:t xml:space="preserve"> it hasn’t yet already vanished, like a boogie man should vanish when no longer a child of babe, child, man.</w:t>
        </w:r>
      </w:ins>
    </w:p>
    <w:p w14:paraId="66B5A4D1" w14:textId="77777777" w:rsidR="00673E96" w:rsidRPr="00673E96" w:rsidRDefault="00673E96" w:rsidP="00673E96">
      <w:pPr>
        <w:shd w:val="clear" w:color="auto" w:fill="FFFFFF"/>
        <w:spacing w:after="0" w:line="240" w:lineRule="auto"/>
        <w:jc w:val="both"/>
        <w:rPr>
          <w:ins w:id="586" w:author="José Antonio Garcíarivas" w:date="2017-12-19T12:14:00Z"/>
          <w:rFonts w:ascii="Times New Roman" w:hAnsi="Times New Roman"/>
          <w:color w:val="222222"/>
          <w:sz w:val="24"/>
        </w:rPr>
      </w:pPr>
      <w:ins w:id="587" w:author="José Antonio Garcíarivas" w:date="2017-12-19T12:14:00Z">
        <w:r w:rsidRPr="00673E96">
          <w:rPr>
            <w:rFonts w:ascii="Times New Roman" w:hAnsi="Times New Roman"/>
            <w:color w:val="222222"/>
            <w:sz w:val="24"/>
          </w:rPr>
          <w:t> </w:t>
        </w:r>
      </w:ins>
    </w:p>
    <w:p w14:paraId="6180E05B" w14:textId="77777777" w:rsidR="00673E96" w:rsidRPr="00673E96" w:rsidRDefault="00673E96" w:rsidP="00673E96">
      <w:pPr>
        <w:shd w:val="clear" w:color="auto" w:fill="FFFFFF"/>
        <w:spacing w:after="0" w:line="240" w:lineRule="auto"/>
        <w:jc w:val="both"/>
        <w:rPr>
          <w:ins w:id="588" w:author="José Antonio Garcíarivas" w:date="2017-12-19T12:14:00Z"/>
          <w:rFonts w:ascii="Times New Roman" w:hAnsi="Times New Roman"/>
          <w:color w:val="222222"/>
          <w:sz w:val="24"/>
        </w:rPr>
      </w:pPr>
      <w:ins w:id="589" w:author="José Antonio Garcíarivas" w:date="2017-12-19T12:14:00Z">
        <w:r w:rsidRPr="00673E96">
          <w:rPr>
            <w:rFonts w:ascii="Times New Roman" w:hAnsi="Times New Roman"/>
            <w:color w:val="222222"/>
            <w:sz w:val="24"/>
          </w:rPr>
          <w:t>So the first seek and find clue has three stages with two “</w:t>
        </w:r>
        <w:proofErr w:type="spellStart"/>
        <w:proofErr w:type="gramStart"/>
        <w:r w:rsidRPr="00673E96">
          <w:rPr>
            <w:rFonts w:ascii="Times New Roman" w:hAnsi="Times New Roman"/>
            <w:color w:val="222222"/>
            <w:sz w:val="24"/>
          </w:rPr>
          <w:t>and”s</w:t>
        </w:r>
        <w:proofErr w:type="spellEnd"/>
        <w:proofErr w:type="gramEnd"/>
        <w:r w:rsidRPr="00673E96">
          <w:rPr>
            <w:rFonts w:ascii="Times New Roman" w:hAnsi="Times New Roman"/>
            <w:color w:val="222222"/>
            <w:sz w:val="24"/>
          </w:rPr>
          <w:t>:</w:t>
        </w:r>
      </w:ins>
    </w:p>
    <w:p w14:paraId="282BFB9F" w14:textId="77777777" w:rsidR="00673E96" w:rsidRPr="00673E96" w:rsidRDefault="00673E96" w:rsidP="00673E96">
      <w:pPr>
        <w:shd w:val="clear" w:color="auto" w:fill="FFFFFF"/>
        <w:spacing w:after="0" w:line="240" w:lineRule="auto"/>
        <w:jc w:val="both"/>
        <w:rPr>
          <w:ins w:id="590" w:author="José Antonio Garcíarivas" w:date="2017-12-19T12:14:00Z"/>
          <w:rFonts w:ascii="Times New Roman" w:hAnsi="Times New Roman"/>
          <w:color w:val="222222"/>
          <w:sz w:val="24"/>
        </w:rPr>
      </w:pPr>
      <w:ins w:id="591" w:author="José Antonio Garcíarivas" w:date="2017-12-19T12:14:00Z">
        <w:r w:rsidRPr="00673E96">
          <w:rPr>
            <w:rFonts w:ascii="Times New Roman" w:hAnsi="Times New Roman"/>
            <w:color w:val="222222"/>
            <w:sz w:val="24"/>
          </w:rPr>
          <w:t>“</w:t>
        </w:r>
        <w:r w:rsidRPr="00673E96">
          <w:rPr>
            <w:rFonts w:ascii="Times New Roman" w:hAnsi="Times New Roman"/>
            <w:i/>
            <w:iCs/>
            <w:color w:val="222222"/>
            <w:sz w:val="24"/>
          </w:rPr>
          <w:t>Seek </w:t>
        </w:r>
        <w:r w:rsidRPr="00673E96">
          <w:rPr>
            <w:rFonts w:ascii="Times New Roman" w:hAnsi="Times New Roman"/>
            <w:b/>
            <w:bCs/>
            <w:i/>
            <w:iCs/>
            <w:color w:val="222222"/>
            <w:sz w:val="24"/>
          </w:rPr>
          <w:t>ye </w:t>
        </w:r>
        <w:r w:rsidRPr="00673E96">
          <w:rPr>
            <w:rFonts w:ascii="Times New Roman" w:hAnsi="Times New Roman"/>
            <w:i/>
            <w:iCs/>
            <w:color w:val="222222"/>
            <w:sz w:val="24"/>
          </w:rPr>
          <w:t>first the kingdom of God,</w:t>
        </w:r>
      </w:ins>
    </w:p>
    <w:p w14:paraId="3A60C034" w14:textId="77777777" w:rsidR="00673E96" w:rsidRPr="00673E96" w:rsidRDefault="00673E96" w:rsidP="00673E96">
      <w:pPr>
        <w:shd w:val="clear" w:color="auto" w:fill="FFFFFF"/>
        <w:spacing w:after="0" w:line="240" w:lineRule="auto"/>
        <w:jc w:val="both"/>
        <w:rPr>
          <w:ins w:id="592" w:author="José Antonio Garcíarivas" w:date="2017-12-19T12:14:00Z"/>
          <w:rFonts w:ascii="Times New Roman" w:hAnsi="Times New Roman"/>
          <w:color w:val="222222"/>
          <w:sz w:val="24"/>
        </w:rPr>
      </w:pPr>
      <w:ins w:id="593" w:author="José Antonio Garcíarivas" w:date="2017-12-19T12:14:00Z">
        <w:r w:rsidRPr="00673E96">
          <w:rPr>
            <w:rFonts w:ascii="Times New Roman" w:hAnsi="Times New Roman"/>
            <w:i/>
            <w:iCs/>
            <w:color w:val="222222"/>
            <w:sz w:val="24"/>
          </w:rPr>
          <w:t> </w:t>
        </w:r>
        <w:r w:rsidRPr="00673E96">
          <w:rPr>
            <w:rFonts w:ascii="Times New Roman" w:hAnsi="Times New Roman"/>
            <w:i/>
            <w:iCs/>
            <w:color w:val="222222"/>
            <w:sz w:val="24"/>
            <w:u w:val="single"/>
          </w:rPr>
          <w:t>and</w:t>
        </w:r>
        <w:r w:rsidRPr="00673E96">
          <w:rPr>
            <w:rFonts w:ascii="Times New Roman" w:hAnsi="Times New Roman"/>
            <w:i/>
            <w:iCs/>
            <w:color w:val="222222"/>
            <w:sz w:val="24"/>
          </w:rPr>
          <w:t> his righteousness;</w:t>
        </w:r>
      </w:ins>
    </w:p>
    <w:p w14:paraId="2CBA62A2" w14:textId="77777777" w:rsidR="00673E96" w:rsidRPr="00673E96" w:rsidRDefault="00673E96" w:rsidP="00673E96">
      <w:pPr>
        <w:shd w:val="clear" w:color="auto" w:fill="FFFFFF"/>
        <w:spacing w:after="0" w:line="240" w:lineRule="auto"/>
        <w:jc w:val="both"/>
        <w:rPr>
          <w:ins w:id="594" w:author="José Antonio Garcíarivas" w:date="2017-12-19T12:14:00Z"/>
          <w:rFonts w:ascii="Times New Roman" w:hAnsi="Times New Roman"/>
          <w:color w:val="222222"/>
          <w:sz w:val="24"/>
        </w:rPr>
      </w:pPr>
      <w:ins w:id="595" w:author="José Antonio Garcíarivas" w:date="2017-12-19T12:14:00Z">
        <w:r w:rsidRPr="00673E96">
          <w:rPr>
            <w:rFonts w:ascii="Times New Roman" w:hAnsi="Times New Roman"/>
            <w:i/>
            <w:iCs/>
            <w:color w:val="222222"/>
            <w:sz w:val="24"/>
          </w:rPr>
          <w:t> </w:t>
        </w:r>
        <w:r w:rsidRPr="00673E96">
          <w:rPr>
            <w:rFonts w:ascii="Times New Roman" w:hAnsi="Times New Roman"/>
            <w:i/>
            <w:iCs/>
            <w:color w:val="222222"/>
            <w:sz w:val="24"/>
            <w:u w:val="single"/>
          </w:rPr>
          <w:t>and</w:t>
        </w:r>
        <w:r w:rsidRPr="00673E96">
          <w:rPr>
            <w:rFonts w:ascii="Times New Roman" w:hAnsi="Times New Roman"/>
            <w:i/>
            <w:iCs/>
            <w:color w:val="222222"/>
            <w:sz w:val="24"/>
          </w:rPr>
          <w:t> all these things shall be added unto </w:t>
        </w:r>
        <w:r w:rsidRPr="00673E96">
          <w:rPr>
            <w:rFonts w:ascii="Times New Roman" w:hAnsi="Times New Roman"/>
            <w:b/>
            <w:bCs/>
            <w:i/>
            <w:iCs/>
            <w:color w:val="222222"/>
            <w:sz w:val="24"/>
          </w:rPr>
          <w:t>you</w:t>
        </w:r>
        <w:r w:rsidRPr="00673E96">
          <w:rPr>
            <w:rFonts w:ascii="Times New Roman" w:hAnsi="Times New Roman"/>
            <w:color w:val="222222"/>
            <w:sz w:val="24"/>
          </w:rPr>
          <w:t>”.</w:t>
        </w:r>
      </w:ins>
    </w:p>
    <w:p w14:paraId="0566AF3B" w14:textId="77777777" w:rsidR="00673E96" w:rsidRPr="00673E96" w:rsidRDefault="00673E96" w:rsidP="00673E96">
      <w:pPr>
        <w:shd w:val="clear" w:color="auto" w:fill="FFFFFF"/>
        <w:spacing w:after="0" w:line="240" w:lineRule="auto"/>
        <w:jc w:val="both"/>
        <w:rPr>
          <w:ins w:id="596" w:author="José Antonio Garcíarivas" w:date="2017-12-19T12:14:00Z"/>
          <w:rFonts w:ascii="Times New Roman" w:hAnsi="Times New Roman"/>
          <w:color w:val="222222"/>
          <w:sz w:val="24"/>
        </w:rPr>
      </w:pPr>
      <w:ins w:id="597" w:author="José Antonio Garcíarivas" w:date="2017-12-19T12:14:00Z">
        <w:r w:rsidRPr="00673E96">
          <w:rPr>
            <w:rFonts w:ascii="Times New Roman" w:hAnsi="Times New Roman"/>
            <w:color w:val="222222"/>
            <w:sz w:val="24"/>
          </w:rPr>
          <w:t> </w:t>
        </w:r>
      </w:ins>
    </w:p>
    <w:p w14:paraId="4F5D1DC2" w14:textId="77777777" w:rsidR="00673E96" w:rsidRPr="00673E96" w:rsidRDefault="00673E96" w:rsidP="00673E96">
      <w:pPr>
        <w:shd w:val="clear" w:color="auto" w:fill="FFFFFF"/>
        <w:spacing w:after="0" w:line="240" w:lineRule="auto"/>
        <w:jc w:val="both"/>
        <w:rPr>
          <w:ins w:id="598" w:author="José Antonio Garcíarivas" w:date="2017-12-19T12:14:00Z"/>
          <w:rFonts w:ascii="Times New Roman" w:hAnsi="Times New Roman"/>
          <w:color w:val="222222"/>
          <w:sz w:val="24"/>
        </w:rPr>
      </w:pPr>
      <w:ins w:id="599" w:author="José Antonio Garcíarivas" w:date="2017-12-19T12:14:00Z">
        <w:r w:rsidRPr="00673E96">
          <w:rPr>
            <w:rFonts w:ascii="Times New Roman" w:hAnsi="Times New Roman"/>
            <w:color w:val="222222"/>
            <w:sz w:val="24"/>
          </w:rPr>
          <w:t>In the first stage it’s to “</w:t>
        </w:r>
        <w:r w:rsidRPr="00673E96">
          <w:rPr>
            <w:rFonts w:ascii="Times New Roman" w:hAnsi="Times New Roman"/>
            <w:b/>
            <w:bCs/>
            <w:i/>
            <w:iCs/>
            <w:color w:val="222222"/>
            <w:sz w:val="24"/>
          </w:rPr>
          <w:t>ye</w:t>
        </w:r>
        <w:r w:rsidRPr="00673E96">
          <w:rPr>
            <w:rFonts w:ascii="Times New Roman" w:hAnsi="Times New Roman"/>
            <w:i/>
            <w:iCs/>
            <w:color w:val="222222"/>
            <w:sz w:val="24"/>
          </w:rPr>
          <w:t> do err</w:t>
        </w:r>
        <w:r w:rsidRPr="00673E96">
          <w:rPr>
            <w:rFonts w:ascii="Times New Roman" w:hAnsi="Times New Roman"/>
            <w:color w:val="222222"/>
            <w:sz w:val="24"/>
          </w:rPr>
          <w:t>”, by not knowing the scriptures, nor the power of God: Mt 22:29; And it’s to ye therefore “</w:t>
        </w:r>
        <w:r w:rsidRPr="00673E96">
          <w:rPr>
            <w:rFonts w:ascii="Times New Roman" w:hAnsi="Times New Roman"/>
            <w:i/>
            <w:iCs/>
            <w:color w:val="222222"/>
            <w:sz w:val="24"/>
            <w:u w:val="single"/>
          </w:rPr>
          <w:t>greatly err</w:t>
        </w:r>
        <w:r w:rsidRPr="00673E96">
          <w:rPr>
            <w:rFonts w:ascii="Times New Roman" w:hAnsi="Times New Roman"/>
            <w:color w:val="222222"/>
            <w:sz w:val="24"/>
          </w:rPr>
          <w:t>” by not yet knowing “</w:t>
        </w:r>
        <w:r w:rsidRPr="00673E96">
          <w:rPr>
            <w:rFonts w:ascii="Times New Roman" w:hAnsi="Times New Roman"/>
            <w:i/>
            <w:iCs/>
            <w:color w:val="222222"/>
            <w:sz w:val="24"/>
          </w:rPr>
          <w:t>He is not the God of the dead, but the God of the living</w:t>
        </w:r>
        <w:r w:rsidRPr="00673E96">
          <w:rPr>
            <w:rFonts w:ascii="Times New Roman" w:hAnsi="Times New Roman"/>
            <w:color w:val="222222"/>
            <w:sz w:val="24"/>
          </w:rPr>
          <w:t>”: Mt 22:32; </w:t>
        </w:r>
        <w:r w:rsidRPr="00673E96">
          <w:rPr>
            <w:rFonts w:ascii="Times New Roman" w:hAnsi="Times New Roman"/>
            <w:color w:val="222222"/>
            <w:sz w:val="24"/>
            <w:u w:val="single"/>
          </w:rPr>
          <w:t>Mk 12:27</w:t>
        </w:r>
        <w:r w:rsidRPr="00673E96">
          <w:rPr>
            <w:rFonts w:ascii="Times New Roman" w:hAnsi="Times New Roman"/>
            <w:color w:val="222222"/>
            <w:sz w:val="24"/>
          </w:rPr>
          <w:t>; Lk 20:38. Hence the phrase “</w:t>
        </w:r>
        <w:r w:rsidRPr="00673E96">
          <w:rPr>
            <w:rFonts w:ascii="Times New Roman" w:hAnsi="Times New Roman"/>
            <w:i/>
            <w:iCs/>
            <w:color w:val="222222"/>
            <w:sz w:val="24"/>
          </w:rPr>
          <w:t>let the dead bury the dead</w:t>
        </w:r>
        <w:r w:rsidRPr="00673E96">
          <w:rPr>
            <w:rFonts w:ascii="Times New Roman" w:hAnsi="Times New Roman"/>
            <w:color w:val="222222"/>
            <w:sz w:val="24"/>
          </w:rPr>
          <w:t xml:space="preserve">” is mentioned to them who would turn back, as if to dead heads still wanting bury-all law peace first mentioned about Shalom peace in Gen 15:15. So see-king advice given to ye, of ye/you, is seek first </w:t>
        </w:r>
        <w:r w:rsidRPr="00673E96">
          <w:rPr>
            <w:rFonts w:ascii="Times New Roman" w:hAnsi="Times New Roman"/>
            <w:color w:val="222222"/>
            <w:sz w:val="24"/>
          </w:rPr>
          <w:lastRenderedPageBreak/>
          <w:t>the </w:t>
        </w:r>
        <w:r w:rsidRPr="00673E96">
          <w:rPr>
            <w:rFonts w:ascii="Times New Roman" w:hAnsi="Times New Roman"/>
            <w:i/>
            <w:iCs/>
            <w:color w:val="222222"/>
            <w:sz w:val="24"/>
          </w:rPr>
          <w:t>kingdom of God</w:t>
        </w:r>
        <w:r w:rsidRPr="00673E96">
          <w:rPr>
            <w:rFonts w:ascii="Times New Roman" w:hAnsi="Times New Roman"/>
            <w:color w:val="222222"/>
            <w:sz w:val="24"/>
          </w:rPr>
          <w:t>, which is not the </w:t>
        </w:r>
        <w:r w:rsidRPr="00673E96">
          <w:rPr>
            <w:rFonts w:ascii="Times New Roman" w:hAnsi="Times New Roman"/>
            <w:i/>
            <w:iCs/>
            <w:color w:val="222222"/>
            <w:sz w:val="24"/>
          </w:rPr>
          <w:t>kingdom of heaven</w:t>
        </w:r>
        <w:r w:rsidRPr="00673E96">
          <w:rPr>
            <w:rFonts w:ascii="Times New Roman" w:hAnsi="Times New Roman"/>
            <w:color w:val="222222"/>
            <w:sz w:val="24"/>
          </w:rPr>
          <w:t>. Such are allegory like two different gospels to them←&amp;→us. As noted, the </w:t>
        </w:r>
        <w:r w:rsidRPr="00673E96">
          <w:rPr>
            <w:rFonts w:ascii="Times New Roman" w:hAnsi="Times New Roman"/>
            <w:i/>
            <w:iCs/>
            <w:color w:val="222222"/>
            <w:sz w:val="24"/>
          </w:rPr>
          <w:t>kingdom of heaven</w:t>
        </w:r>
        <w:r w:rsidRPr="00673E96">
          <w:rPr>
            <w:rFonts w:ascii="Times New Roman" w:hAnsi="Times New Roman"/>
            <w:color w:val="222222"/>
            <w:sz w:val="24"/>
          </w:rPr>
          <w:t> only occurs in Matthew, where it also clarifies seek ye first the </w:t>
        </w:r>
        <w:r w:rsidRPr="00673E96">
          <w:rPr>
            <w:rFonts w:ascii="Times New Roman" w:hAnsi="Times New Roman"/>
            <w:i/>
            <w:iCs/>
            <w:color w:val="222222"/>
            <w:sz w:val="24"/>
          </w:rPr>
          <w:t>kingdom of God</w:t>
        </w:r>
        <w:r w:rsidRPr="00673E96">
          <w:rPr>
            <w:rFonts w:ascii="Times New Roman" w:hAnsi="Times New Roman"/>
            <w:color w:val="222222"/>
            <w:sz w:val="24"/>
          </w:rPr>
          <w:t>, which occurs from Mt 6:33 … unto 2Thess 1:5; Also noting born again (from above) is required, for man of child/man, just to “see” the kingdom of God is within you, of ye/you, with “enter” being yet a matter to go on unto, even in John 3.</w:t>
        </w:r>
      </w:ins>
    </w:p>
    <w:p w14:paraId="424B8593" w14:textId="77777777" w:rsidR="00673E96" w:rsidRPr="00673E96" w:rsidRDefault="00673E96" w:rsidP="00673E96">
      <w:pPr>
        <w:shd w:val="clear" w:color="auto" w:fill="FFFFFF"/>
        <w:spacing w:after="0" w:line="240" w:lineRule="auto"/>
        <w:jc w:val="both"/>
        <w:rPr>
          <w:ins w:id="600" w:author="José Antonio Garcíarivas" w:date="2017-12-19T12:14:00Z"/>
          <w:rFonts w:ascii="Times New Roman" w:hAnsi="Times New Roman"/>
          <w:color w:val="222222"/>
          <w:sz w:val="24"/>
        </w:rPr>
      </w:pPr>
      <w:ins w:id="601" w:author="José Antonio Garcíarivas" w:date="2017-12-19T12:14:00Z">
        <w:r w:rsidRPr="00673E96">
          <w:rPr>
            <w:rFonts w:ascii="Times New Roman" w:hAnsi="Times New Roman"/>
            <w:color w:val="222222"/>
            <w:sz w:val="24"/>
          </w:rPr>
          <w:t> </w:t>
        </w:r>
      </w:ins>
    </w:p>
    <w:p w14:paraId="66503A08" w14:textId="77777777" w:rsidR="00673E96" w:rsidRPr="00673E96" w:rsidRDefault="00673E96" w:rsidP="00673E96">
      <w:pPr>
        <w:shd w:val="clear" w:color="auto" w:fill="FFFFFF"/>
        <w:spacing w:after="0" w:line="240" w:lineRule="auto"/>
        <w:jc w:val="both"/>
        <w:rPr>
          <w:ins w:id="602" w:author="José Antonio Garcíarivas" w:date="2017-12-19T12:14:00Z"/>
          <w:rFonts w:ascii="Times New Roman" w:hAnsi="Times New Roman"/>
          <w:color w:val="222222"/>
          <w:sz w:val="24"/>
        </w:rPr>
      </w:pPr>
      <w:proofErr w:type="spellStart"/>
      <w:ins w:id="603" w:author="José Antonio Garcíarivas" w:date="2017-12-19T12:14:00Z">
        <w:r w:rsidRPr="00673E96">
          <w:rPr>
            <w:rFonts w:ascii="Times New Roman" w:hAnsi="Times New Roman"/>
            <w:color w:val="222222"/>
            <w:sz w:val="24"/>
          </w:rPr>
          <w:t>Eg</w:t>
        </w:r>
        <w:proofErr w:type="spellEnd"/>
        <w:r w:rsidRPr="00673E96">
          <w:rPr>
            <w:rFonts w:ascii="Times New Roman" w:hAnsi="Times New Roman"/>
            <w:color w:val="222222"/>
            <w:sz w:val="24"/>
          </w:rPr>
          <w:t>: where &amp; when no law, there &amp; then no transgression nor sin imputed to even forgive or cover up. Such where &amp; when, there &amp; then, in Romans begins taking people from the Temporal Law Peace of Law Blessed to the Permanent Grace Peace of Grace Blessed.</w:t>
        </w:r>
      </w:ins>
    </w:p>
    <w:p w14:paraId="2ECF38BF" w14:textId="77777777" w:rsidR="00673E96" w:rsidRPr="00673E96" w:rsidRDefault="00673E96" w:rsidP="00673E96">
      <w:pPr>
        <w:shd w:val="clear" w:color="auto" w:fill="FFFFFF"/>
        <w:spacing w:after="0" w:line="240" w:lineRule="auto"/>
        <w:jc w:val="both"/>
        <w:rPr>
          <w:ins w:id="604" w:author="José Antonio Garcíarivas" w:date="2017-12-19T12:14:00Z"/>
          <w:rFonts w:ascii="Times New Roman" w:hAnsi="Times New Roman"/>
          <w:color w:val="222222"/>
          <w:sz w:val="24"/>
        </w:rPr>
      </w:pPr>
      <w:ins w:id="605" w:author="José Antonio Garcíarivas" w:date="2017-12-19T12:14:00Z">
        <w:r w:rsidRPr="00673E96">
          <w:rPr>
            <w:rFonts w:ascii="Times New Roman" w:hAnsi="Times New Roman"/>
            <w:color w:val="222222"/>
            <w:sz w:val="24"/>
          </w:rPr>
          <w:t> </w:t>
        </w:r>
      </w:ins>
    </w:p>
    <w:p w14:paraId="5EC0CA2E" w14:textId="77777777" w:rsidR="00673E96" w:rsidRPr="00673E96" w:rsidRDefault="00673E96" w:rsidP="00673E96">
      <w:pPr>
        <w:shd w:val="clear" w:color="auto" w:fill="FFFFFF"/>
        <w:spacing w:after="0" w:line="240" w:lineRule="auto"/>
        <w:jc w:val="both"/>
        <w:rPr>
          <w:ins w:id="606" w:author="José Antonio Garcíarivas" w:date="2017-12-19T12:14:00Z"/>
          <w:rFonts w:ascii="Times New Roman" w:hAnsi="Times New Roman"/>
          <w:color w:val="222222"/>
          <w:sz w:val="24"/>
        </w:rPr>
      </w:pPr>
      <w:ins w:id="607" w:author="José Antonio Garcíarivas" w:date="2017-12-19T12:14:00Z">
        <w:r w:rsidRPr="00673E96">
          <w:rPr>
            <w:rFonts w:ascii="Times New Roman" w:hAnsi="Times New Roman"/>
            <w:b/>
            <w:bCs/>
            <w:color w:val="222222"/>
            <w:sz w:val="24"/>
            <w:u w:val="single"/>
          </w:rPr>
          <w:t>Grace Peace, of Grace Blessed</w:t>
        </w:r>
        <w:r w:rsidRPr="00673E96">
          <w:rPr>
            <w:rFonts w:ascii="Times New Roman" w:hAnsi="Times New Roman"/>
            <w:color w:val="222222"/>
            <w:sz w:val="24"/>
          </w:rPr>
          <w:t>:</w:t>
        </w:r>
      </w:ins>
    </w:p>
    <w:p w14:paraId="25193BE7" w14:textId="77777777" w:rsidR="00673E96" w:rsidRPr="00673E96" w:rsidRDefault="00673E96" w:rsidP="00673E96">
      <w:pPr>
        <w:shd w:val="clear" w:color="auto" w:fill="FFFFFF"/>
        <w:spacing w:after="0" w:line="240" w:lineRule="auto"/>
        <w:jc w:val="both"/>
        <w:rPr>
          <w:ins w:id="608" w:author="José Antonio Garcíarivas" w:date="2017-12-19T12:14:00Z"/>
          <w:rFonts w:ascii="Times New Roman" w:hAnsi="Times New Roman"/>
          <w:color w:val="222222"/>
          <w:sz w:val="24"/>
        </w:rPr>
      </w:pPr>
      <w:ins w:id="609" w:author="José Antonio Garcíarivas" w:date="2017-12-19T12:14:00Z">
        <w:r w:rsidRPr="00673E96">
          <w:rPr>
            <w:rFonts w:ascii="Times New Roman" w:hAnsi="Times New Roman"/>
            <w:color w:val="222222"/>
            <w:sz w:val="24"/>
          </w:rPr>
          <w:t>Rom 4:8</w:t>
        </w:r>
        <w:r w:rsidRPr="00673E96">
          <w:rPr>
            <w:rFonts w:ascii="Times New Roman" w:hAnsi="Times New Roman"/>
            <w:i/>
            <w:iCs/>
            <w:color w:val="222222"/>
            <w:sz w:val="24"/>
          </w:rPr>
          <w:t> Blessed</w:t>
        </w:r>
        <w:r w:rsidRPr="00673E96">
          <w:rPr>
            <w:rFonts w:ascii="Times New Roman" w:hAnsi="Times New Roman"/>
            <w:color w:val="222222"/>
            <w:sz w:val="24"/>
          </w:rPr>
          <w:t> [is] </w:t>
        </w:r>
        <w:r w:rsidRPr="00673E96">
          <w:rPr>
            <w:rFonts w:ascii="Times New Roman" w:hAnsi="Times New Roman"/>
            <w:i/>
            <w:iCs/>
            <w:color w:val="222222"/>
            <w:sz w:val="24"/>
          </w:rPr>
          <w:t>the </w:t>
        </w:r>
        <w:r w:rsidRPr="00673E96">
          <w:rPr>
            <w:rFonts w:ascii="Times New Roman" w:hAnsi="Times New Roman"/>
            <w:b/>
            <w:bCs/>
            <w:i/>
            <w:iCs/>
            <w:color w:val="222222"/>
            <w:sz w:val="24"/>
          </w:rPr>
          <w:t>man</w:t>
        </w:r>
        <w:r w:rsidRPr="00673E96">
          <w:rPr>
            <w:rFonts w:ascii="Times New Roman" w:hAnsi="Times New Roman"/>
            <w:i/>
            <w:iCs/>
            <w:color w:val="222222"/>
            <w:sz w:val="24"/>
          </w:rPr>
          <w:t xml:space="preserve"> to whom the Lord will not impute </w:t>
        </w:r>
        <w:proofErr w:type="gramStart"/>
        <w:r w:rsidRPr="00673E96">
          <w:rPr>
            <w:rFonts w:ascii="Times New Roman" w:hAnsi="Times New Roman"/>
            <w:i/>
            <w:iCs/>
            <w:color w:val="222222"/>
            <w:sz w:val="24"/>
          </w:rPr>
          <w:t>sin</w:t>
        </w:r>
        <w:r w:rsidRPr="00673E96">
          <w:rPr>
            <w:rFonts w:ascii="Times New Roman" w:hAnsi="Times New Roman"/>
            <w:color w:val="222222"/>
            <w:sz w:val="24"/>
          </w:rPr>
          <w:t>.*</w:t>
        </w:r>
        <w:proofErr w:type="gramEnd"/>
        <w:r w:rsidRPr="00673E96">
          <w:rPr>
            <w:rFonts w:ascii="Times New Roman" w:hAnsi="Times New Roman"/>
            <w:color w:val="222222"/>
            <w:sz w:val="24"/>
          </w:rPr>
          <w:t>* = Grace Blessed.</w:t>
        </w:r>
      </w:ins>
    </w:p>
    <w:p w14:paraId="541BC3B1" w14:textId="77777777" w:rsidR="00673E96" w:rsidRPr="00673E96" w:rsidRDefault="00673E96" w:rsidP="00673E96">
      <w:pPr>
        <w:shd w:val="clear" w:color="auto" w:fill="FFFFFF"/>
        <w:spacing w:after="0" w:line="240" w:lineRule="auto"/>
        <w:jc w:val="both"/>
        <w:rPr>
          <w:ins w:id="610" w:author="José Antonio Garcíarivas" w:date="2017-12-19T12:14:00Z"/>
          <w:rFonts w:ascii="Times New Roman" w:hAnsi="Times New Roman"/>
          <w:color w:val="222222"/>
          <w:sz w:val="24"/>
        </w:rPr>
      </w:pPr>
      <w:ins w:id="611" w:author="José Antonio Garcíarivas" w:date="2017-12-19T12:14:00Z">
        <w:r w:rsidRPr="00673E96">
          <w:rPr>
            <w:rFonts w:ascii="Times New Roman" w:hAnsi="Times New Roman"/>
            <w:color w:val="222222"/>
            <w:sz w:val="24"/>
          </w:rPr>
          <w:t>**</w:t>
        </w:r>
        <w:r w:rsidRPr="00673E96">
          <w:rPr>
            <w:rFonts w:ascii="Times New Roman" w:hAnsi="Times New Roman"/>
            <w:i/>
            <w:iCs/>
            <w:color w:val="222222"/>
            <w:sz w:val="24"/>
          </w:rPr>
          <w:t>man</w:t>
        </w:r>
        <w:r w:rsidRPr="00673E96">
          <w:rPr>
            <w:rFonts w:ascii="Times New Roman" w:hAnsi="Times New Roman"/>
            <w:color w:val="222222"/>
            <w:sz w:val="24"/>
          </w:rPr>
          <w:t>=’</w:t>
        </w:r>
        <w:proofErr w:type="spellStart"/>
        <w:r w:rsidRPr="00673E96">
          <w:rPr>
            <w:rFonts w:ascii="Times New Roman" w:hAnsi="Times New Roman"/>
            <w:color w:val="222222"/>
            <w:sz w:val="24"/>
          </w:rPr>
          <w:t>aner</w:t>
        </w:r>
        <w:proofErr w:type="spellEnd"/>
        <w:r w:rsidRPr="00673E96">
          <w:rPr>
            <w:rFonts w:ascii="Times New Roman" w:hAnsi="Times New Roman"/>
            <w:color w:val="222222"/>
            <w:sz w:val="24"/>
          </w:rPr>
          <w:t>’, whose head is Christ=</w:t>
        </w:r>
        <w:proofErr w:type="spellStart"/>
        <w:r w:rsidRPr="00673E96">
          <w:rPr>
            <w:rFonts w:ascii="Times New Roman" w:hAnsi="Times New Roman"/>
            <w:color w:val="222222"/>
            <w:sz w:val="24"/>
          </w:rPr>
          <w:t>NoLaw</w:t>
        </w:r>
        <w:proofErr w:type="spellEnd"/>
        <w:r w:rsidRPr="00673E96">
          <w:rPr>
            <w:rFonts w:ascii="Times New Roman" w:hAnsi="Times New Roman"/>
            <w:color w:val="222222"/>
            <w:sz w:val="24"/>
          </w:rPr>
          <w:t>, puts away childish cover ups: 1Cor 13:11.</w:t>
        </w:r>
      </w:ins>
    </w:p>
    <w:p w14:paraId="482F2EAC" w14:textId="77777777" w:rsidR="00673E96" w:rsidRPr="00673E96" w:rsidRDefault="00673E96" w:rsidP="00673E96">
      <w:pPr>
        <w:shd w:val="clear" w:color="auto" w:fill="FFFFFF"/>
        <w:spacing w:after="0" w:line="240" w:lineRule="auto"/>
        <w:jc w:val="both"/>
        <w:rPr>
          <w:ins w:id="612" w:author="José Antonio Garcíarivas" w:date="2017-12-19T12:14:00Z"/>
          <w:rFonts w:ascii="Times New Roman" w:hAnsi="Times New Roman"/>
          <w:color w:val="222222"/>
          <w:sz w:val="24"/>
        </w:rPr>
      </w:pPr>
      <w:ins w:id="613" w:author="José Antonio Garcíarivas" w:date="2017-12-19T12:14:00Z">
        <w:r w:rsidRPr="00673E96">
          <w:rPr>
            <w:rFonts w:ascii="Times New Roman" w:hAnsi="Times New Roman"/>
            <w:color w:val="222222"/>
            <w:sz w:val="24"/>
          </w:rPr>
          <w:t>So, not just man of babe, child, man; But ‘</w:t>
        </w:r>
        <w:proofErr w:type="spellStart"/>
        <w:r w:rsidRPr="00673E96">
          <w:rPr>
            <w:rFonts w:ascii="Times New Roman" w:hAnsi="Times New Roman"/>
            <w:color w:val="222222"/>
            <w:sz w:val="24"/>
          </w:rPr>
          <w:t>aner</w:t>
        </w:r>
        <w:proofErr w:type="spellEnd"/>
        <w:r w:rsidRPr="00673E96">
          <w:rPr>
            <w:rFonts w:ascii="Times New Roman" w:hAnsi="Times New Roman"/>
            <w:color w:val="222222"/>
            <w:sz w:val="24"/>
          </w:rPr>
          <w:t>’ man of 2 ‘</w:t>
        </w:r>
        <w:proofErr w:type="spellStart"/>
        <w:r w:rsidRPr="00673E96">
          <w:rPr>
            <w:rFonts w:ascii="Times New Roman" w:hAnsi="Times New Roman"/>
            <w:color w:val="222222"/>
            <w:sz w:val="24"/>
          </w:rPr>
          <w:t>anthropos</w:t>
        </w:r>
        <w:proofErr w:type="spellEnd"/>
        <w:r w:rsidRPr="00673E96">
          <w:rPr>
            <w:rFonts w:ascii="Times New Roman" w:hAnsi="Times New Roman"/>
            <w:color w:val="222222"/>
            <w:sz w:val="24"/>
          </w:rPr>
          <w:t>’/’</w:t>
        </w:r>
        <w:proofErr w:type="spellStart"/>
        <w:r w:rsidRPr="00673E96">
          <w:rPr>
            <w:rFonts w:ascii="Times New Roman" w:hAnsi="Times New Roman"/>
            <w:color w:val="222222"/>
            <w:sz w:val="24"/>
          </w:rPr>
          <w:t>aner</w:t>
        </w:r>
        <w:proofErr w:type="spellEnd"/>
        <w:r w:rsidRPr="00673E96">
          <w:rPr>
            <w:rFonts w:ascii="Times New Roman" w:hAnsi="Times New Roman"/>
            <w:color w:val="222222"/>
            <w:sz w:val="24"/>
          </w:rPr>
          <w:t>’ man kinds.</w:t>
        </w:r>
      </w:ins>
    </w:p>
    <w:p w14:paraId="551E605D" w14:textId="77777777" w:rsidR="00673E96" w:rsidRPr="00673E96" w:rsidRDefault="00673E96" w:rsidP="00673E96">
      <w:pPr>
        <w:shd w:val="clear" w:color="auto" w:fill="FFFFFF"/>
        <w:spacing w:after="0" w:line="240" w:lineRule="auto"/>
        <w:jc w:val="both"/>
        <w:rPr>
          <w:ins w:id="614" w:author="José Antonio Garcíarivas" w:date="2017-12-19T12:14:00Z"/>
          <w:rFonts w:ascii="Times New Roman" w:hAnsi="Times New Roman"/>
          <w:color w:val="222222"/>
          <w:sz w:val="24"/>
        </w:rPr>
      </w:pPr>
      <w:ins w:id="615" w:author="José Antonio Garcíarivas" w:date="2017-12-19T12:14:00Z">
        <w:r w:rsidRPr="00673E96">
          <w:rPr>
            <w:rFonts w:ascii="Times New Roman" w:hAnsi="Times New Roman"/>
            <w:color w:val="222222"/>
            <w:sz w:val="24"/>
          </w:rPr>
          <w:lastRenderedPageBreak/>
          <w:t> </w:t>
        </w:r>
      </w:ins>
    </w:p>
    <w:p w14:paraId="0963AE80" w14:textId="77777777" w:rsidR="00673E96" w:rsidRPr="00673E96" w:rsidRDefault="00673E96" w:rsidP="00673E96">
      <w:pPr>
        <w:shd w:val="clear" w:color="auto" w:fill="FFFFFF"/>
        <w:spacing w:after="0" w:line="240" w:lineRule="auto"/>
        <w:jc w:val="both"/>
        <w:rPr>
          <w:ins w:id="616" w:author="José Antonio Garcíarivas" w:date="2017-12-19T12:14:00Z"/>
          <w:rFonts w:ascii="Times New Roman" w:hAnsi="Times New Roman"/>
          <w:color w:val="222222"/>
          <w:sz w:val="24"/>
        </w:rPr>
      </w:pPr>
      <w:ins w:id="617" w:author="José Antonio Garcíarivas" w:date="2017-12-19T12:14:00Z">
        <w:r w:rsidRPr="00673E96">
          <w:rPr>
            <w:rFonts w:ascii="Times New Roman" w:hAnsi="Times New Roman"/>
            <w:color w:val="222222"/>
            <w:sz w:val="24"/>
          </w:rPr>
          <w:t>So as we grow in grace &amp; the knowledge of our Lord Jesus Christ, by Walk in the Spirit; Let’s notice even though John 1:17 says </w:t>
        </w:r>
        <w:r w:rsidRPr="00673E96">
          <w:rPr>
            <w:rFonts w:ascii="Times New Roman" w:hAnsi="Times New Roman"/>
            <w:i/>
            <w:iCs/>
            <w:color w:val="222222"/>
            <w:sz w:val="24"/>
          </w:rPr>
          <w:t>grace and truth came BY Jesus Christ</w:t>
        </w:r>
        <w:r w:rsidRPr="00673E96">
          <w:rPr>
            <w:rFonts w:ascii="Times New Roman" w:hAnsi="Times New Roman"/>
            <w:color w:val="222222"/>
            <w:sz w:val="24"/>
          </w:rPr>
          <w:t> (not CJ), there’s also clarity that </w:t>
        </w:r>
        <w:r w:rsidRPr="00673E96">
          <w:rPr>
            <w:rFonts w:ascii="Times New Roman" w:hAnsi="Times New Roman"/>
            <w:i/>
            <w:iCs/>
            <w:color w:val="222222"/>
            <w:sz w:val="24"/>
          </w:rPr>
          <w:t>we have peace with God THROUGH </w:t>
        </w:r>
        <w:r w:rsidRPr="00673E96">
          <w:rPr>
            <w:rFonts w:ascii="Times New Roman" w:hAnsi="Times New Roman"/>
            <w:i/>
            <w:iCs/>
            <w:color w:val="222222"/>
            <w:sz w:val="24"/>
            <w:u w:val="single"/>
          </w:rPr>
          <w:t>our</w:t>
        </w:r>
        <w:r w:rsidRPr="00673E96">
          <w:rPr>
            <w:rFonts w:ascii="Times New Roman" w:hAnsi="Times New Roman"/>
            <w:i/>
            <w:iCs/>
            <w:color w:val="222222"/>
            <w:sz w:val="24"/>
          </w:rPr>
          <w:t xml:space="preserve"> Lord </w:t>
        </w:r>
        <w:proofErr w:type="spellStart"/>
        <w:r w:rsidRPr="00673E96">
          <w:rPr>
            <w:rFonts w:ascii="Times New Roman" w:hAnsi="Times New Roman"/>
            <w:i/>
            <w:iCs/>
            <w:color w:val="222222"/>
            <w:sz w:val="24"/>
          </w:rPr>
          <w:t>Jesus→Christ</w:t>
        </w:r>
        <w:proofErr w:type="spellEnd"/>
        <w:r w:rsidRPr="00673E96">
          <w:rPr>
            <w:rFonts w:ascii="Times New Roman" w:hAnsi="Times New Roman"/>
            <w:color w:val="222222"/>
            <w:sz w:val="24"/>
          </w:rPr>
          <w:t>: Rom 5:1. For “</w:t>
        </w:r>
        <w:r w:rsidRPr="00673E96">
          <w:rPr>
            <w:rFonts w:ascii="Times New Roman" w:hAnsi="Times New Roman"/>
            <w:i/>
            <w:iCs/>
            <w:color w:val="222222"/>
            <w:sz w:val="24"/>
          </w:rPr>
          <w:t>Grace to you, and peace, from God and </w:t>
        </w:r>
        <w:r w:rsidRPr="00673E96">
          <w:rPr>
            <w:rFonts w:ascii="Times New Roman" w:hAnsi="Times New Roman"/>
            <w:i/>
            <w:iCs/>
            <w:color w:val="222222"/>
            <w:sz w:val="24"/>
            <w:u w:val="single"/>
          </w:rPr>
          <w:t>the</w:t>
        </w:r>
        <w:r w:rsidRPr="00673E96">
          <w:rPr>
            <w:rFonts w:ascii="Times New Roman" w:hAnsi="Times New Roman"/>
            <w:i/>
            <w:iCs/>
            <w:color w:val="222222"/>
            <w:sz w:val="24"/>
          </w:rPr>
          <w:t> Lord Jesus Christ</w:t>
        </w:r>
        <w:r w:rsidRPr="00673E96">
          <w:rPr>
            <w:rFonts w:ascii="Times New Roman" w:hAnsi="Times New Roman"/>
            <w:color w:val="222222"/>
            <w:sz w:val="24"/>
          </w:rPr>
          <w:t xml:space="preserve">” doesn’t even occur until Romans, which is allegorically like a 7 course meal with 7 </w:t>
        </w:r>
        <w:proofErr w:type="spellStart"/>
        <w:r w:rsidRPr="00673E96">
          <w:rPr>
            <w:rFonts w:ascii="Times New Roman" w:hAnsi="Times New Roman"/>
            <w:color w:val="222222"/>
            <w:sz w:val="24"/>
          </w:rPr>
          <w:t>Amens</w:t>
        </w:r>
        <w:proofErr w:type="spellEnd"/>
        <w:r w:rsidRPr="00673E96">
          <w:rPr>
            <w:rFonts w:ascii="Times New Roman" w:hAnsi="Times New Roman"/>
            <w:color w:val="222222"/>
            <w:sz w:val="24"/>
          </w:rPr>
          <w:t>.</w:t>
        </w:r>
      </w:ins>
    </w:p>
    <w:p w14:paraId="502A0864" w14:textId="77777777" w:rsidR="00673E96" w:rsidRPr="00673E96" w:rsidRDefault="00673E96" w:rsidP="00673E96">
      <w:pPr>
        <w:shd w:val="clear" w:color="auto" w:fill="FFFFFF"/>
        <w:spacing w:after="0" w:line="240" w:lineRule="auto"/>
        <w:jc w:val="both"/>
        <w:rPr>
          <w:ins w:id="618" w:author="José Antonio Garcíarivas" w:date="2017-12-19T12:14:00Z"/>
          <w:rFonts w:ascii="Times New Roman" w:hAnsi="Times New Roman"/>
          <w:color w:val="222222"/>
          <w:sz w:val="24"/>
        </w:rPr>
      </w:pPr>
      <w:ins w:id="619" w:author="José Antonio Garcíarivas" w:date="2017-12-19T12:14:00Z">
        <w:r w:rsidRPr="00673E96">
          <w:rPr>
            <w:rFonts w:ascii="Times New Roman" w:hAnsi="Times New Roman"/>
            <w:color w:val="222222"/>
            <w:sz w:val="24"/>
          </w:rPr>
          <w:t> </w:t>
        </w:r>
      </w:ins>
    </w:p>
    <w:p w14:paraId="7790BE64" w14:textId="77777777" w:rsidR="00673E96" w:rsidRPr="00673E96" w:rsidRDefault="00673E96" w:rsidP="00673E96">
      <w:pPr>
        <w:shd w:val="clear" w:color="auto" w:fill="FFFFFF"/>
        <w:spacing w:after="0" w:line="240" w:lineRule="auto"/>
        <w:jc w:val="both"/>
        <w:rPr>
          <w:ins w:id="620" w:author="José Antonio Garcíarivas" w:date="2017-12-19T12:14:00Z"/>
          <w:rFonts w:ascii="Times New Roman" w:hAnsi="Times New Roman"/>
          <w:color w:val="222222"/>
          <w:sz w:val="24"/>
        </w:rPr>
      </w:pPr>
      <w:ins w:id="621" w:author="José Antonio Garcíarivas" w:date="2017-12-19T12:14:00Z">
        <w:r w:rsidRPr="00673E96">
          <w:rPr>
            <w:rFonts w:ascii="Times New Roman" w:hAnsi="Times New Roman"/>
            <w:color w:val="222222"/>
            <w:sz w:val="24"/>
          </w:rPr>
          <w:t xml:space="preserve">Grace Peace, of Grace Blessed, is how we have peace with God (through </w:t>
        </w:r>
        <w:proofErr w:type="spellStart"/>
        <w:r w:rsidRPr="00673E96">
          <w:rPr>
            <w:rFonts w:ascii="Times New Roman" w:hAnsi="Times New Roman"/>
            <w:color w:val="222222"/>
            <w:sz w:val="24"/>
          </w:rPr>
          <w:t>Jesus→Christ</w:t>
        </w:r>
        <w:proofErr w:type="spellEnd"/>
        <w:r w:rsidRPr="00673E96">
          <w:rPr>
            <w:rFonts w:ascii="Times New Roman" w:hAnsi="Times New Roman"/>
            <w:color w:val="222222"/>
            <w:sz w:val="24"/>
          </w:rPr>
          <w:t>). For Law Peace offered by resurrected Jesus is Temporal, and Grace God is not Temporal.</w:t>
        </w:r>
      </w:ins>
    </w:p>
    <w:p w14:paraId="06E4E8E9" w14:textId="77777777" w:rsidR="00673E96" w:rsidRPr="00673E96" w:rsidRDefault="00673E96" w:rsidP="00673E96">
      <w:pPr>
        <w:shd w:val="clear" w:color="auto" w:fill="FFFFFF"/>
        <w:spacing w:after="0" w:line="240" w:lineRule="auto"/>
        <w:jc w:val="both"/>
        <w:rPr>
          <w:ins w:id="622" w:author="José Antonio Garcíarivas" w:date="2017-12-19T12:14:00Z"/>
          <w:rFonts w:ascii="Times New Roman" w:hAnsi="Times New Roman"/>
          <w:color w:val="222222"/>
          <w:sz w:val="24"/>
        </w:rPr>
      </w:pPr>
      <w:ins w:id="623" w:author="José Antonio Garcíarivas" w:date="2017-12-19T12:14:00Z">
        <w:r w:rsidRPr="00673E96">
          <w:rPr>
            <w:rFonts w:ascii="Times New Roman" w:hAnsi="Times New Roman"/>
            <w:color w:val="222222"/>
            <w:sz w:val="24"/>
          </w:rPr>
          <w:t> </w:t>
        </w:r>
      </w:ins>
    </w:p>
    <w:p w14:paraId="16C7D963" w14:textId="77777777" w:rsidR="00673E96" w:rsidRPr="00673E96" w:rsidRDefault="00673E96" w:rsidP="00673E96">
      <w:pPr>
        <w:shd w:val="clear" w:color="auto" w:fill="FFFFFF"/>
        <w:spacing w:after="0" w:line="240" w:lineRule="auto"/>
        <w:jc w:val="both"/>
        <w:rPr>
          <w:ins w:id="624" w:author="José Antonio Garcíarivas" w:date="2017-12-19T12:14:00Z"/>
          <w:rFonts w:ascii="Times New Roman" w:hAnsi="Times New Roman"/>
          <w:color w:val="222222"/>
          <w:sz w:val="24"/>
        </w:rPr>
      </w:pPr>
      <w:ins w:id="625" w:author="José Antonio Garcíarivas" w:date="2017-12-19T12:14:00Z">
        <w:r w:rsidRPr="00673E96">
          <w:rPr>
            <w:rFonts w:ascii="Times New Roman" w:hAnsi="Times New Roman"/>
            <w:color w:val="222222"/>
            <w:sz w:val="24"/>
          </w:rPr>
          <w:t>Romans says “</w:t>
        </w:r>
        <w:r w:rsidRPr="00673E96">
          <w:rPr>
            <w:rFonts w:ascii="Times New Roman" w:hAnsi="Times New Roman"/>
            <w:i/>
            <w:iCs/>
            <w:color w:val="222222"/>
            <w:sz w:val="24"/>
          </w:rPr>
          <w:t xml:space="preserve">through </w:t>
        </w:r>
        <w:proofErr w:type="spellStart"/>
        <w:r w:rsidRPr="00673E96">
          <w:rPr>
            <w:rFonts w:ascii="Times New Roman" w:hAnsi="Times New Roman"/>
            <w:i/>
            <w:iCs/>
            <w:color w:val="222222"/>
            <w:sz w:val="24"/>
          </w:rPr>
          <w:t>Jesus→Christ</w:t>
        </w:r>
        <w:proofErr w:type="spellEnd"/>
        <w:r w:rsidRPr="00673E96">
          <w:rPr>
            <w:rFonts w:ascii="Times New Roman" w:hAnsi="Times New Roman"/>
            <w:color w:val="222222"/>
            <w:sz w:val="24"/>
          </w:rPr>
          <w:t>” 6 times, lastly to “</w:t>
        </w:r>
        <w:r w:rsidRPr="00673E96">
          <w:rPr>
            <w:rFonts w:ascii="Times New Roman" w:hAnsi="Times New Roman"/>
            <w:i/>
            <w:iCs/>
            <w:color w:val="222222"/>
            <w:sz w:val="24"/>
          </w:rPr>
          <w:t>God only wise, glory through Jesus Christ</w:t>
        </w:r>
        <w:r w:rsidRPr="00673E96">
          <w:rPr>
            <w:rFonts w:ascii="Times New Roman" w:hAnsi="Times New Roman"/>
            <w:color w:val="222222"/>
            <w:sz w:val="24"/>
          </w:rPr>
          <w:t xml:space="preserve">”; Perhaps (?) then grace glory. But Romans also says through “our” Lord </w:t>
        </w:r>
        <w:proofErr w:type="spellStart"/>
        <w:r w:rsidRPr="00673E96">
          <w:rPr>
            <w:rFonts w:ascii="Times New Roman" w:hAnsi="Times New Roman"/>
            <w:color w:val="222222"/>
            <w:sz w:val="24"/>
          </w:rPr>
          <w:t>Jesus→Christ</w:t>
        </w:r>
        <w:proofErr w:type="spellEnd"/>
        <w:r w:rsidRPr="00673E96">
          <w:rPr>
            <w:rFonts w:ascii="Times New Roman" w:hAnsi="Times New Roman"/>
            <w:color w:val="222222"/>
            <w:sz w:val="24"/>
          </w:rPr>
          <w:t xml:space="preserve"> twice, as if then to even further clarify “also joy” is in “our” Lord J→C.</w:t>
        </w:r>
      </w:ins>
    </w:p>
    <w:p w14:paraId="0BEB5AEC" w14:textId="77777777" w:rsidR="00673E96" w:rsidRPr="00673E96" w:rsidRDefault="00673E96" w:rsidP="00673E96">
      <w:pPr>
        <w:shd w:val="clear" w:color="auto" w:fill="FFFFFF"/>
        <w:spacing w:after="0" w:line="240" w:lineRule="auto"/>
        <w:jc w:val="both"/>
        <w:rPr>
          <w:ins w:id="626" w:author="José Antonio Garcíarivas" w:date="2017-12-19T12:14:00Z"/>
          <w:rFonts w:ascii="Times New Roman" w:hAnsi="Times New Roman"/>
          <w:color w:val="222222"/>
          <w:sz w:val="24"/>
        </w:rPr>
      </w:pPr>
      <w:ins w:id="627" w:author="José Antonio Garcíarivas" w:date="2017-12-19T12:14:00Z">
        <w:r w:rsidRPr="00673E96">
          <w:rPr>
            <w:rFonts w:ascii="Times New Roman" w:hAnsi="Times New Roman"/>
            <w:color w:val="222222"/>
            <w:sz w:val="24"/>
          </w:rPr>
          <w:t> </w:t>
        </w:r>
      </w:ins>
    </w:p>
    <w:p w14:paraId="5F0BCCCD" w14:textId="77777777" w:rsidR="00673E96" w:rsidRPr="00673E96" w:rsidRDefault="00673E96" w:rsidP="00673E96">
      <w:pPr>
        <w:shd w:val="clear" w:color="auto" w:fill="FFFFFF"/>
        <w:spacing w:after="0" w:line="240" w:lineRule="auto"/>
        <w:jc w:val="both"/>
        <w:rPr>
          <w:ins w:id="628" w:author="José Antonio Garcíarivas" w:date="2017-12-19T12:14:00Z"/>
          <w:rFonts w:ascii="Times New Roman" w:hAnsi="Times New Roman"/>
          <w:color w:val="222222"/>
          <w:sz w:val="24"/>
        </w:rPr>
      </w:pPr>
      <w:ins w:id="629" w:author="José Antonio Garcíarivas" w:date="2017-12-19T12:14:00Z">
        <w:r w:rsidRPr="00673E96">
          <w:rPr>
            <w:rFonts w:ascii="Times New Roman" w:hAnsi="Times New Roman"/>
            <w:color w:val="222222"/>
            <w:sz w:val="24"/>
          </w:rPr>
          <w:t>For in 2Cor 3’s contrast of ↓law glory↓ &amp; ↑grace glory↑, “</w:t>
        </w:r>
        <w:r w:rsidRPr="00673E96">
          <w:rPr>
            <w:rFonts w:ascii="Times New Roman" w:hAnsi="Times New Roman"/>
            <w:i/>
            <w:iCs/>
            <w:color w:val="222222"/>
            <w:sz w:val="24"/>
          </w:rPr>
          <w:t>done away</w:t>
        </w:r>
        <w:r w:rsidRPr="00673E96">
          <w:rPr>
            <w:rFonts w:ascii="Times New Roman" w:hAnsi="Times New Roman"/>
            <w:color w:val="222222"/>
            <w:sz w:val="24"/>
          </w:rPr>
          <w:t xml:space="preserve">” is mentioned x2, as if </w:t>
        </w:r>
        <w:proofErr w:type="gramStart"/>
        <w:r w:rsidRPr="00673E96">
          <w:rPr>
            <w:rFonts w:ascii="Times New Roman" w:hAnsi="Times New Roman"/>
            <w:color w:val="222222"/>
            <w:sz w:val="24"/>
          </w:rPr>
          <w:t>it</w:t>
        </w:r>
        <w:proofErr w:type="gramEnd"/>
        <w:r w:rsidRPr="00673E96">
          <w:rPr>
            <w:rFonts w:ascii="Times New Roman" w:hAnsi="Times New Roman"/>
            <w:color w:val="222222"/>
            <w:sz w:val="24"/>
          </w:rPr>
          <w:t xml:space="preserve"> allegory takes 2 poops to be rid of all law dung written in stone &amp; in ink. </w:t>
        </w:r>
        <w:proofErr w:type="gramStart"/>
        <w:r w:rsidRPr="00673E96">
          <w:rPr>
            <w:rFonts w:ascii="Times New Roman" w:hAnsi="Times New Roman"/>
            <w:color w:val="222222"/>
            <w:sz w:val="24"/>
          </w:rPr>
          <w:t>So</w:t>
        </w:r>
        <w:proofErr w:type="gramEnd"/>
        <w:r w:rsidRPr="00673E96">
          <w:rPr>
            <w:rFonts w:ascii="Times New Roman" w:hAnsi="Times New Roman"/>
            <w:color w:val="222222"/>
            <w:sz w:val="24"/>
          </w:rPr>
          <w:t xml:space="preserve"> for both law glory </w:t>
        </w:r>
        <w:r w:rsidRPr="00673E96">
          <w:rPr>
            <w:rFonts w:ascii="Times New Roman" w:hAnsi="Times New Roman"/>
            <w:color w:val="222222"/>
            <w:sz w:val="24"/>
          </w:rPr>
          <w:lastRenderedPageBreak/>
          <w:t>&amp; grace glory it mentions “</w:t>
        </w:r>
        <w:r w:rsidRPr="00673E96">
          <w:rPr>
            <w:rFonts w:ascii="Times New Roman" w:hAnsi="Times New Roman"/>
            <w:i/>
            <w:iCs/>
            <w:color w:val="222222"/>
            <w:sz w:val="24"/>
          </w:rPr>
          <w:t>ministration</w:t>
        </w:r>
        <w:r w:rsidRPr="00673E96">
          <w:rPr>
            <w:rFonts w:ascii="Times New Roman" w:hAnsi="Times New Roman"/>
            <w:color w:val="222222"/>
            <w:sz w:val="24"/>
          </w:rPr>
          <w:t xml:space="preserve">” x2 for both. </w:t>
        </w:r>
        <w:proofErr w:type="spellStart"/>
        <w:r w:rsidRPr="00673E96">
          <w:rPr>
            <w:rFonts w:ascii="Times New Roman" w:hAnsi="Times New Roman"/>
            <w:color w:val="222222"/>
            <w:sz w:val="24"/>
          </w:rPr>
          <w:t>Eg</w:t>
        </w:r>
        <w:proofErr w:type="spellEnd"/>
        <w:r w:rsidRPr="00673E96">
          <w:rPr>
            <w:rFonts w:ascii="Times New Roman" w:hAnsi="Times New Roman"/>
            <w:color w:val="222222"/>
            <w:sz w:val="24"/>
          </w:rPr>
          <w:t>: law is “</w:t>
        </w:r>
        <w:r w:rsidRPr="00673E96">
          <w:rPr>
            <w:rFonts w:ascii="Times New Roman" w:hAnsi="Times New Roman"/>
            <w:i/>
            <w:iCs/>
            <w:color w:val="222222"/>
            <w:sz w:val="24"/>
          </w:rPr>
          <w:t>the ministration of death</w:t>
        </w:r>
        <w:r w:rsidRPr="00673E96">
          <w:rPr>
            <w:rFonts w:ascii="Times New Roman" w:hAnsi="Times New Roman"/>
            <w:color w:val="222222"/>
            <w:sz w:val="24"/>
          </w:rPr>
          <w:t>” &amp; “</w:t>
        </w:r>
        <w:r w:rsidRPr="00673E96">
          <w:rPr>
            <w:rFonts w:ascii="Times New Roman" w:hAnsi="Times New Roman"/>
            <w:i/>
            <w:iCs/>
            <w:color w:val="222222"/>
            <w:sz w:val="24"/>
          </w:rPr>
          <w:t>the ministration of condemnation</w:t>
        </w:r>
        <w:r w:rsidRPr="00673E96">
          <w:rPr>
            <w:rFonts w:ascii="Times New Roman" w:hAnsi="Times New Roman"/>
            <w:color w:val="222222"/>
            <w:sz w:val="24"/>
          </w:rPr>
          <w:t xml:space="preserve">”; </w:t>
        </w:r>
        <w:proofErr w:type="gramStart"/>
        <w:r w:rsidRPr="00673E96">
          <w:rPr>
            <w:rFonts w:ascii="Times New Roman" w:hAnsi="Times New Roman"/>
            <w:color w:val="222222"/>
            <w:sz w:val="24"/>
          </w:rPr>
          <w:t>Also</w:t>
        </w:r>
        <w:proofErr w:type="gramEnd"/>
        <w:r w:rsidRPr="00673E96">
          <w:rPr>
            <w:rFonts w:ascii="Times New Roman" w:hAnsi="Times New Roman"/>
            <w:color w:val="222222"/>
            <w:sz w:val="24"/>
          </w:rPr>
          <w:t xml:space="preserve"> for grace it mentions “</w:t>
        </w:r>
        <w:r w:rsidRPr="00673E96">
          <w:rPr>
            <w:rFonts w:ascii="Times New Roman" w:hAnsi="Times New Roman"/>
            <w:i/>
            <w:iCs/>
            <w:color w:val="222222"/>
            <w:sz w:val="24"/>
          </w:rPr>
          <w:t>the ministration of the spirit</w:t>
        </w:r>
        <w:r w:rsidRPr="00673E96">
          <w:rPr>
            <w:rFonts w:ascii="Times New Roman" w:hAnsi="Times New Roman"/>
            <w:color w:val="222222"/>
            <w:sz w:val="24"/>
          </w:rPr>
          <w:t>” &amp; “</w:t>
        </w:r>
        <w:r w:rsidRPr="00673E96">
          <w:rPr>
            <w:rFonts w:ascii="Times New Roman" w:hAnsi="Times New Roman"/>
            <w:i/>
            <w:iCs/>
            <w:color w:val="222222"/>
            <w:sz w:val="24"/>
          </w:rPr>
          <w:t>the ministration of righteousness</w:t>
        </w:r>
        <w:r w:rsidRPr="00673E96">
          <w:rPr>
            <w:rFonts w:ascii="Times New Roman" w:hAnsi="Times New Roman"/>
            <w:color w:val="222222"/>
            <w:sz w:val="24"/>
          </w:rPr>
          <w:t xml:space="preserve">”. </w:t>
        </w:r>
        <w:proofErr w:type="gramStart"/>
        <w:r w:rsidRPr="00673E96">
          <w:rPr>
            <w:rFonts w:ascii="Times New Roman" w:hAnsi="Times New Roman"/>
            <w:color w:val="222222"/>
            <w:sz w:val="24"/>
          </w:rPr>
          <w:t>So</w:t>
        </w:r>
        <w:proofErr w:type="gramEnd"/>
        <w:r w:rsidRPr="00673E96">
          <w:rPr>
            <w:rFonts w:ascii="Times New Roman" w:hAnsi="Times New Roman"/>
            <w:color w:val="222222"/>
            <w:sz w:val="24"/>
          </w:rPr>
          <w:t xml:space="preserve"> for first seek and find clue, it mentioned </w:t>
        </w:r>
        <w:r w:rsidRPr="00673E96">
          <w:rPr>
            <w:rFonts w:ascii="Times New Roman" w:hAnsi="Times New Roman"/>
            <w:i/>
            <w:iCs/>
            <w:color w:val="222222"/>
            <w:sz w:val="24"/>
          </w:rPr>
          <w:t>seek ye first the kingdom of God</w:t>
        </w:r>
        <w:r w:rsidRPr="00673E96">
          <w:rPr>
            <w:rFonts w:ascii="Times New Roman" w:hAnsi="Times New Roman"/>
            <w:color w:val="222222"/>
            <w:sz w:val="24"/>
          </w:rPr>
          <w:t> “</w:t>
        </w:r>
        <w:r w:rsidRPr="00673E96">
          <w:rPr>
            <w:rFonts w:ascii="Times New Roman" w:hAnsi="Times New Roman"/>
            <w:b/>
            <w:bCs/>
            <w:i/>
            <w:iCs/>
            <w:color w:val="222222"/>
            <w:sz w:val="24"/>
            <w:u w:val="single"/>
          </w:rPr>
          <w:t>and</w:t>
        </w:r>
        <w:r w:rsidRPr="00673E96">
          <w:rPr>
            <w:rFonts w:ascii="Times New Roman" w:hAnsi="Times New Roman"/>
            <w:color w:val="222222"/>
            <w:sz w:val="24"/>
          </w:rPr>
          <w:t>” </w:t>
        </w:r>
        <w:r w:rsidRPr="00673E96">
          <w:rPr>
            <w:rFonts w:ascii="Times New Roman" w:hAnsi="Times New Roman"/>
            <w:i/>
            <w:iCs/>
            <w:color w:val="222222"/>
            <w:sz w:val="24"/>
          </w:rPr>
          <w:t>his righteousness</w:t>
        </w:r>
        <w:r w:rsidRPr="00673E96">
          <w:rPr>
            <w:rFonts w:ascii="Times New Roman" w:hAnsi="Times New Roman"/>
            <w:color w:val="222222"/>
            <w:sz w:val="24"/>
          </w:rPr>
          <w:t>.</w:t>
        </w:r>
      </w:ins>
    </w:p>
    <w:p w14:paraId="62BCAFBC" w14:textId="77777777" w:rsidR="00673E96" w:rsidRPr="00673E96" w:rsidRDefault="00673E96" w:rsidP="00673E96">
      <w:pPr>
        <w:shd w:val="clear" w:color="auto" w:fill="FFFFFF"/>
        <w:spacing w:after="0" w:line="240" w:lineRule="auto"/>
        <w:jc w:val="both"/>
        <w:rPr>
          <w:ins w:id="630" w:author="José Antonio Garcíarivas" w:date="2017-12-19T12:14:00Z"/>
          <w:rFonts w:ascii="Times New Roman" w:hAnsi="Times New Roman"/>
          <w:color w:val="222222"/>
          <w:sz w:val="24"/>
        </w:rPr>
      </w:pPr>
      <w:ins w:id="631" w:author="José Antonio Garcíarivas" w:date="2017-12-19T12:14:00Z">
        <w:r w:rsidRPr="00673E96">
          <w:rPr>
            <w:rFonts w:ascii="Times New Roman" w:hAnsi="Times New Roman"/>
            <w:color w:val="222222"/>
            <w:sz w:val="24"/>
          </w:rPr>
          <w:t> </w:t>
        </w:r>
      </w:ins>
    </w:p>
    <w:p w14:paraId="7BAEA246" w14:textId="77777777" w:rsidR="00673E96" w:rsidRPr="00673E96" w:rsidRDefault="00673E96" w:rsidP="00673E96">
      <w:pPr>
        <w:shd w:val="clear" w:color="auto" w:fill="FFFFFF"/>
        <w:spacing w:after="0" w:line="240" w:lineRule="auto"/>
        <w:jc w:val="both"/>
        <w:rPr>
          <w:ins w:id="632" w:author="José Antonio Garcíarivas" w:date="2017-12-19T12:14:00Z"/>
          <w:rFonts w:ascii="Times New Roman" w:hAnsi="Times New Roman"/>
          <w:color w:val="222222"/>
          <w:sz w:val="24"/>
        </w:rPr>
      </w:pPr>
      <w:ins w:id="633" w:author="José Antonio Garcíarivas" w:date="2017-12-19T12:14:00Z">
        <w:r w:rsidRPr="00673E96">
          <w:rPr>
            <w:rFonts w:ascii="Times New Roman" w:hAnsi="Times New Roman"/>
            <w:color w:val="222222"/>
            <w:sz w:val="24"/>
          </w:rPr>
          <w:t>Seems why(?) in John 8:1-11, where a woman was apprehended in adult-</w:t>
        </w:r>
        <w:proofErr w:type="spellStart"/>
        <w:r w:rsidRPr="00673E96">
          <w:rPr>
            <w:rFonts w:ascii="Times New Roman" w:hAnsi="Times New Roman"/>
            <w:color w:val="222222"/>
            <w:sz w:val="24"/>
          </w:rPr>
          <w:t>ery</w:t>
        </w:r>
        <w:proofErr w:type="spellEnd"/>
        <w:r w:rsidRPr="00673E96">
          <w:rPr>
            <w:rFonts w:ascii="Times New Roman" w:hAnsi="Times New Roman"/>
            <w:color w:val="222222"/>
            <w:sz w:val="24"/>
          </w:rPr>
          <w:t xml:space="preserve"> and brought to Jesus in the law temple for his judgment of her, it notably takes “stooped” x2, wrote on the ground x2, and lifted up himself x2, to clear the room of all accusers &amp; condemners, beginning at the eldest, and unto the last of such-like, especially “them” calling themselves “us”, who’d hoped to accuse Jesus if he did not condemn the woman to stoning according to Moses in the law.  Also interesting is </w:t>
        </w:r>
        <w:proofErr w:type="spellStart"/>
        <w:r w:rsidRPr="00673E96">
          <w:rPr>
            <w:rFonts w:ascii="Times New Roman" w:hAnsi="Times New Roman"/>
            <w:color w:val="222222"/>
            <w:sz w:val="24"/>
          </w:rPr>
          <w:t>jn</w:t>
        </w:r>
        <w:proofErr w:type="spellEnd"/>
        <w:r w:rsidRPr="00673E96">
          <w:rPr>
            <w:rFonts w:ascii="Times New Roman" w:hAnsi="Times New Roman"/>
            <w:color w:val="222222"/>
            <w:sz w:val="24"/>
          </w:rPr>
          <w:t xml:space="preserve"> 8:9 is where such-like got “con-</w:t>
        </w:r>
        <w:proofErr w:type="spellStart"/>
        <w:r w:rsidRPr="00673E96">
          <w:rPr>
            <w:rFonts w:ascii="Times New Roman" w:hAnsi="Times New Roman"/>
            <w:color w:val="222222"/>
            <w:sz w:val="24"/>
          </w:rPr>
          <w:t>victed</w:t>
        </w:r>
        <w:proofErr w:type="spellEnd"/>
        <w:r w:rsidRPr="00673E96">
          <w:rPr>
            <w:rFonts w:ascii="Times New Roman" w:hAnsi="Times New Roman"/>
            <w:color w:val="222222"/>
            <w:sz w:val="24"/>
          </w:rPr>
          <w:t>” by their own “conscience” (when told they were not yet without sin); And it’s first mention of “conscience”, which only occurs from John 8:9 to 1Peter 3:21.</w:t>
        </w:r>
      </w:ins>
    </w:p>
    <w:p w14:paraId="7594559B" w14:textId="77777777" w:rsidR="00673E96" w:rsidRPr="00673E96" w:rsidRDefault="00673E96" w:rsidP="00673E96">
      <w:pPr>
        <w:shd w:val="clear" w:color="auto" w:fill="FFFFFF"/>
        <w:spacing w:after="0" w:line="240" w:lineRule="auto"/>
        <w:jc w:val="both"/>
        <w:rPr>
          <w:ins w:id="634" w:author="José Antonio Garcíarivas" w:date="2017-12-19T12:14:00Z"/>
          <w:rFonts w:ascii="Times New Roman" w:hAnsi="Times New Roman"/>
          <w:color w:val="222222"/>
          <w:sz w:val="24"/>
        </w:rPr>
      </w:pPr>
      <w:ins w:id="635" w:author="José Antonio Garcíarivas" w:date="2017-12-19T12:14:00Z">
        <w:r w:rsidRPr="00673E96">
          <w:rPr>
            <w:rFonts w:ascii="Times New Roman" w:hAnsi="Times New Roman"/>
            <w:color w:val="222222"/>
            <w:sz w:val="24"/>
          </w:rPr>
          <w:t> </w:t>
        </w:r>
      </w:ins>
    </w:p>
    <w:p w14:paraId="56A51704" w14:textId="77777777" w:rsidR="00673E96" w:rsidRPr="00673E96" w:rsidRDefault="00673E96" w:rsidP="00673E96">
      <w:pPr>
        <w:shd w:val="clear" w:color="auto" w:fill="FFFFFF"/>
        <w:spacing w:after="0" w:line="240" w:lineRule="auto"/>
        <w:jc w:val="both"/>
        <w:rPr>
          <w:ins w:id="636" w:author="José Antonio Garcíarivas" w:date="2017-12-19T12:14:00Z"/>
          <w:rFonts w:ascii="Times New Roman" w:hAnsi="Times New Roman"/>
          <w:color w:val="222222"/>
          <w:sz w:val="24"/>
        </w:rPr>
      </w:pPr>
      <w:ins w:id="637" w:author="José Antonio Garcíarivas" w:date="2017-12-19T12:14:00Z">
        <w:r w:rsidRPr="00673E96">
          <w:rPr>
            <w:rFonts w:ascii="Times New Roman" w:hAnsi="Times New Roman"/>
            <w:color w:val="222222"/>
            <w:sz w:val="24"/>
          </w:rPr>
          <w:t xml:space="preserve">Seems 2SonsJesus clarified he was </w:t>
        </w:r>
        <w:proofErr w:type="spellStart"/>
        <w:r w:rsidRPr="00673E96">
          <w:rPr>
            <w:rFonts w:ascii="Times New Roman" w:hAnsi="Times New Roman"/>
            <w:color w:val="222222"/>
            <w:sz w:val="24"/>
          </w:rPr>
          <w:t>NotPeace</w:t>
        </w:r>
        <w:proofErr w:type="spellEnd"/>
        <w:r w:rsidRPr="00673E96">
          <w:rPr>
            <w:rFonts w:ascii="Times New Roman" w:hAnsi="Times New Roman"/>
            <w:color w:val="222222"/>
            <w:sz w:val="24"/>
          </w:rPr>
          <w:t xml:space="preserve"> x2. He did NOT come to bring peace; Neither to “</w:t>
        </w:r>
        <w:r w:rsidRPr="00673E96">
          <w:rPr>
            <w:rFonts w:ascii="Times New Roman" w:hAnsi="Times New Roman"/>
            <w:i/>
            <w:iCs/>
            <w:color w:val="222222"/>
            <w:sz w:val="24"/>
          </w:rPr>
          <w:t>send</w:t>
        </w:r>
        <w:r w:rsidRPr="00673E96">
          <w:rPr>
            <w:rFonts w:ascii="Times New Roman" w:hAnsi="Times New Roman"/>
            <w:color w:val="222222"/>
            <w:sz w:val="24"/>
          </w:rPr>
          <w:t>” peace on earth: Mt 10:34, Nor to “</w:t>
        </w:r>
        <w:r w:rsidRPr="00673E96">
          <w:rPr>
            <w:rFonts w:ascii="Times New Roman" w:hAnsi="Times New Roman"/>
            <w:i/>
            <w:iCs/>
            <w:color w:val="222222"/>
            <w:sz w:val="24"/>
          </w:rPr>
          <w:t>give</w:t>
        </w:r>
        <w:r w:rsidRPr="00673E96">
          <w:rPr>
            <w:rFonts w:ascii="Times New Roman" w:hAnsi="Times New Roman"/>
            <w:color w:val="222222"/>
            <w:sz w:val="24"/>
          </w:rPr>
          <w:t xml:space="preserve">” peace on earth: Lk 12:51, where it’s “ye” who </w:t>
        </w:r>
        <w:r w:rsidRPr="00673E96">
          <w:rPr>
            <w:rFonts w:ascii="Times New Roman" w:hAnsi="Times New Roman"/>
            <w:color w:val="222222"/>
            <w:sz w:val="24"/>
          </w:rPr>
          <w:lastRenderedPageBreak/>
          <w:t>“suppose” they can be </w:t>
        </w:r>
        <w:r w:rsidRPr="00673E96">
          <w:rPr>
            <w:rFonts w:ascii="Times New Roman" w:hAnsi="Times New Roman"/>
            <w:b/>
            <w:bCs/>
            <w:color w:val="222222"/>
            <w:sz w:val="24"/>
          </w:rPr>
          <w:t>given</w:t>
        </w:r>
        <w:r w:rsidRPr="00673E96">
          <w:rPr>
            <w:rFonts w:ascii="Times New Roman" w:hAnsi="Times New Roman"/>
            <w:color w:val="222222"/>
            <w:sz w:val="24"/>
          </w:rPr>
          <w:t> peace by Jesus, who tells them “Nay”, but “division”. Then goes on to describe how law is going to be like “</w:t>
        </w:r>
        <w:r w:rsidRPr="00673E96">
          <w:rPr>
            <w:rFonts w:ascii="Times New Roman" w:hAnsi="Times New Roman"/>
            <w:i/>
            <w:iCs/>
            <w:color w:val="222222"/>
            <w:sz w:val="24"/>
          </w:rPr>
          <w:t>five in one house divided, three against two, and two against three</w:t>
        </w:r>
        <w:r w:rsidRPr="00673E96">
          <w:rPr>
            <w:rFonts w:ascii="Times New Roman" w:hAnsi="Times New Roman"/>
            <w:color w:val="222222"/>
            <w:sz w:val="24"/>
          </w:rPr>
          <w:t>”, which seems to be allegory referring to 5 books of Moses.  </w:t>
        </w:r>
        <w:proofErr w:type="gramStart"/>
        <w:r w:rsidRPr="00673E96">
          <w:rPr>
            <w:rFonts w:ascii="Times New Roman" w:hAnsi="Times New Roman"/>
            <w:color w:val="222222"/>
            <w:sz w:val="24"/>
          </w:rPr>
          <w:t>So</w:t>
        </w:r>
        <w:proofErr w:type="gramEnd"/>
        <w:r w:rsidRPr="00673E96">
          <w:rPr>
            <w:rFonts w:ascii="Times New Roman" w:hAnsi="Times New Roman"/>
            <w:color w:val="222222"/>
            <w:sz w:val="24"/>
          </w:rPr>
          <w:t xml:space="preserve"> in Lk 2:11-14 “</w:t>
        </w:r>
        <w:r w:rsidRPr="00673E96">
          <w:rPr>
            <w:rFonts w:ascii="Times New Roman" w:hAnsi="Times New Roman"/>
            <w:i/>
            <w:iCs/>
            <w:color w:val="222222"/>
            <w:sz w:val="24"/>
          </w:rPr>
          <w:t>on earth peace</w:t>
        </w:r>
        <w:r w:rsidRPr="00673E96">
          <w:rPr>
            <w:rFonts w:ascii="Times New Roman" w:hAnsi="Times New Roman"/>
            <w:color w:val="222222"/>
            <w:sz w:val="24"/>
          </w:rPr>
          <w:t>” is about “</w:t>
        </w:r>
        <w:r w:rsidRPr="00673E96">
          <w:rPr>
            <w:rFonts w:ascii="Times New Roman" w:hAnsi="Times New Roman"/>
            <w:i/>
            <w:iCs/>
            <w:color w:val="222222"/>
            <w:sz w:val="24"/>
          </w:rPr>
          <w:t>Christ</w:t>
        </w:r>
        <w:r w:rsidRPr="00673E96">
          <w:rPr>
            <w:rFonts w:ascii="Times New Roman" w:hAnsi="Times New Roman"/>
            <w:color w:val="222222"/>
            <w:sz w:val="24"/>
          </w:rPr>
          <w:t>”, not Jesus.</w:t>
        </w:r>
      </w:ins>
    </w:p>
    <w:p w14:paraId="1670CA19" w14:textId="77777777" w:rsidR="00673E96" w:rsidRPr="00673E96" w:rsidRDefault="00673E96" w:rsidP="00673E96">
      <w:pPr>
        <w:shd w:val="clear" w:color="auto" w:fill="FFFFFF"/>
        <w:spacing w:after="0" w:line="240" w:lineRule="auto"/>
        <w:jc w:val="both"/>
        <w:rPr>
          <w:ins w:id="638" w:author="José Antonio Garcíarivas" w:date="2017-12-19T12:14:00Z"/>
          <w:rFonts w:ascii="Times New Roman" w:hAnsi="Times New Roman"/>
          <w:color w:val="222222"/>
          <w:sz w:val="24"/>
        </w:rPr>
      </w:pPr>
      <w:ins w:id="639" w:author="José Antonio Garcíarivas" w:date="2017-12-19T12:14:00Z">
        <w:r w:rsidRPr="00673E96">
          <w:rPr>
            <w:rFonts w:ascii="Times New Roman" w:hAnsi="Times New Roman"/>
            <w:color w:val="222222"/>
            <w:sz w:val="24"/>
          </w:rPr>
          <w:t> </w:t>
        </w:r>
      </w:ins>
    </w:p>
    <w:p w14:paraId="0005EC2A" w14:textId="77777777" w:rsidR="00673E96" w:rsidRPr="00673E96" w:rsidRDefault="00673E96" w:rsidP="00673E96">
      <w:pPr>
        <w:shd w:val="clear" w:color="auto" w:fill="FFFFFF"/>
        <w:spacing w:after="0" w:line="240" w:lineRule="auto"/>
        <w:jc w:val="both"/>
        <w:rPr>
          <w:ins w:id="640" w:author="José Antonio Garcíarivas" w:date="2017-12-19T12:14:00Z"/>
          <w:rFonts w:ascii="Times New Roman" w:hAnsi="Times New Roman"/>
          <w:color w:val="222222"/>
          <w:sz w:val="24"/>
        </w:rPr>
      </w:pPr>
      <w:proofErr w:type="spellStart"/>
      <w:ins w:id="641" w:author="José Antonio Garcíarivas" w:date="2017-12-19T12:14:00Z">
        <w:r w:rsidRPr="00673E96">
          <w:rPr>
            <w:rFonts w:ascii="Times New Roman" w:hAnsi="Times New Roman"/>
            <w:color w:val="222222"/>
            <w:sz w:val="24"/>
          </w:rPr>
          <w:t>GracePeace</w:t>
        </w:r>
        <w:proofErr w:type="spellEnd"/>
        <w:r w:rsidRPr="00673E96">
          <w:rPr>
            <w:rFonts w:ascii="Times New Roman" w:hAnsi="Times New Roman"/>
            <w:color w:val="222222"/>
            <w:sz w:val="24"/>
          </w:rPr>
          <w:t xml:space="preserve">: It’s </w:t>
        </w:r>
        <w:proofErr w:type="spellStart"/>
        <w:r w:rsidRPr="00673E96">
          <w:rPr>
            <w:rFonts w:ascii="Times New Roman" w:hAnsi="Times New Roman"/>
            <w:color w:val="222222"/>
            <w:sz w:val="24"/>
          </w:rPr>
          <w:t>MuchMore</w:t>
        </w:r>
        <w:proofErr w:type="spellEnd"/>
        <w:r w:rsidRPr="00673E96">
          <w:rPr>
            <w:rFonts w:ascii="Times New Roman" w:hAnsi="Times New Roman"/>
            <w:color w:val="222222"/>
            <w:sz w:val="24"/>
          </w:rPr>
          <w:t xml:space="preserve"> than</w:t>
        </w:r>
      </w:ins>
    </w:p>
    <w:p w14:paraId="7E41BAE1" w14:textId="77777777" w:rsidR="00673E96" w:rsidRPr="00673E96" w:rsidRDefault="00673E96" w:rsidP="00673E96">
      <w:pPr>
        <w:shd w:val="clear" w:color="auto" w:fill="FFFFFF"/>
        <w:spacing w:after="0" w:line="240" w:lineRule="auto"/>
        <w:jc w:val="both"/>
        <w:rPr>
          <w:ins w:id="642" w:author="José Antonio Garcíarivas" w:date="2017-12-19T12:14:00Z"/>
          <w:rFonts w:ascii="Times New Roman" w:hAnsi="Times New Roman"/>
          <w:color w:val="222222"/>
          <w:sz w:val="24"/>
        </w:rPr>
      </w:pPr>
      <w:proofErr w:type="spellStart"/>
      <w:ins w:id="643" w:author="José Antonio Garcíarivas" w:date="2017-12-19T12:14:00Z">
        <w:r w:rsidRPr="00673E96">
          <w:rPr>
            <w:rFonts w:ascii="Times New Roman" w:hAnsi="Times New Roman"/>
            <w:color w:val="222222"/>
            <w:sz w:val="24"/>
          </w:rPr>
          <w:t>LawPeace</w:t>
        </w:r>
        <w:proofErr w:type="spellEnd"/>
        <w:r w:rsidRPr="00673E96">
          <w:rPr>
            <w:rFonts w:ascii="Times New Roman" w:hAnsi="Times New Roman"/>
            <w:color w:val="222222"/>
            <w:sz w:val="24"/>
          </w:rPr>
          <w:t xml:space="preserve"> of “</w:t>
        </w:r>
        <w:r w:rsidRPr="00673E96">
          <w:rPr>
            <w:rFonts w:ascii="Times New Roman" w:hAnsi="Times New Roman"/>
            <w:i/>
            <w:iCs/>
            <w:color w:val="222222"/>
            <w:sz w:val="24"/>
          </w:rPr>
          <w:t>greater love</w:t>
        </w:r>
        <w:r w:rsidRPr="00673E96">
          <w:rPr>
            <w:rFonts w:ascii="Times New Roman" w:hAnsi="Times New Roman"/>
            <w:color w:val="222222"/>
            <w:sz w:val="24"/>
          </w:rPr>
          <w:t>” assumes it’ll be ok in “</w:t>
        </w:r>
        <w:r w:rsidRPr="00673E96">
          <w:rPr>
            <w:rFonts w:ascii="Times New Roman" w:hAnsi="Times New Roman"/>
            <w:i/>
            <w:iCs/>
            <w:color w:val="222222"/>
            <w:sz w:val="24"/>
          </w:rPr>
          <w:t>the day judgment</w:t>
        </w:r>
        <w:r w:rsidRPr="00673E96">
          <w:rPr>
            <w:rFonts w:ascii="Times New Roman" w:hAnsi="Times New Roman"/>
            <w:color w:val="222222"/>
            <w:sz w:val="24"/>
          </w:rPr>
          <w:t>” in 1John 4; But it’s still notably law = “</w:t>
        </w:r>
        <w:r w:rsidRPr="00673E96">
          <w:rPr>
            <w:rFonts w:ascii="Times New Roman" w:hAnsi="Times New Roman"/>
            <w:i/>
            <w:iCs/>
            <w:color w:val="222222"/>
            <w:sz w:val="24"/>
          </w:rPr>
          <w:t>judgment</w:t>
        </w:r>
        <w:r w:rsidRPr="00673E96">
          <w:rPr>
            <w:rFonts w:ascii="Times New Roman" w:hAnsi="Times New Roman"/>
            <w:color w:val="222222"/>
            <w:sz w:val="24"/>
          </w:rPr>
          <w:t>” = ‘</w:t>
        </w:r>
        <w:proofErr w:type="spellStart"/>
        <w:r w:rsidRPr="00673E96">
          <w:rPr>
            <w:rFonts w:ascii="Times New Roman" w:hAnsi="Times New Roman"/>
            <w:color w:val="222222"/>
            <w:sz w:val="24"/>
          </w:rPr>
          <w:t>krisis</w:t>
        </w:r>
        <w:proofErr w:type="spellEnd"/>
        <w:r w:rsidRPr="00673E96">
          <w:rPr>
            <w:rFonts w:ascii="Times New Roman" w:hAnsi="Times New Roman"/>
            <w:color w:val="222222"/>
            <w:sz w:val="24"/>
          </w:rPr>
          <w:t>’, rhymes with crisis, rhymes with ISIS. Seems, when paying attention, there’s even 2 kinds of ISIS, both having their 2nd Caliphate: Arabic ISIS &amp; Jewish ISIS: </w:t>
        </w:r>
        <w:r w:rsidRPr="00673E96">
          <w:rPr>
            <w:rFonts w:ascii="Times New Roman" w:hAnsi="Times New Roman"/>
            <w:b/>
            <w:bCs/>
            <w:color w:val="222222"/>
            <w:sz w:val="24"/>
          </w:rPr>
          <w:t>I</w:t>
        </w:r>
        <w:r w:rsidRPr="00673E96">
          <w:rPr>
            <w:rFonts w:ascii="Times New Roman" w:hAnsi="Times New Roman"/>
            <w:color w:val="222222"/>
            <w:sz w:val="24"/>
          </w:rPr>
          <w:t>sraeli </w:t>
        </w:r>
        <w:r w:rsidRPr="00673E96">
          <w:rPr>
            <w:rFonts w:ascii="Times New Roman" w:hAnsi="Times New Roman"/>
            <w:b/>
            <w:bCs/>
            <w:color w:val="222222"/>
            <w:sz w:val="24"/>
          </w:rPr>
          <w:t>S</w:t>
        </w:r>
        <w:r w:rsidRPr="00673E96">
          <w:rPr>
            <w:rFonts w:ascii="Times New Roman" w:hAnsi="Times New Roman"/>
            <w:color w:val="222222"/>
            <w:sz w:val="24"/>
          </w:rPr>
          <w:t>ecret </w:t>
        </w:r>
        <w:r w:rsidRPr="00673E96">
          <w:rPr>
            <w:rFonts w:ascii="Times New Roman" w:hAnsi="Times New Roman"/>
            <w:b/>
            <w:bCs/>
            <w:color w:val="222222"/>
            <w:sz w:val="24"/>
          </w:rPr>
          <w:t>I</w:t>
        </w:r>
        <w:r w:rsidRPr="00673E96">
          <w:rPr>
            <w:rFonts w:ascii="Times New Roman" w:hAnsi="Times New Roman"/>
            <w:color w:val="222222"/>
            <w:sz w:val="24"/>
          </w:rPr>
          <w:t>ntelligence </w:t>
        </w:r>
        <w:r w:rsidRPr="00673E96">
          <w:rPr>
            <w:rFonts w:ascii="Times New Roman" w:hAnsi="Times New Roman"/>
            <w:b/>
            <w:bCs/>
            <w:color w:val="222222"/>
            <w:sz w:val="24"/>
          </w:rPr>
          <w:t>S</w:t>
        </w:r>
        <w:r w:rsidRPr="00673E96">
          <w:rPr>
            <w:rFonts w:ascii="Times New Roman" w:hAnsi="Times New Roman"/>
            <w:color w:val="222222"/>
            <w:sz w:val="24"/>
          </w:rPr>
          <w:t xml:space="preserve">ervice (official name of </w:t>
        </w:r>
        <w:proofErr w:type="spellStart"/>
        <w:r w:rsidRPr="00673E96">
          <w:rPr>
            <w:rFonts w:ascii="Times New Roman" w:hAnsi="Times New Roman"/>
            <w:color w:val="222222"/>
            <w:sz w:val="24"/>
          </w:rPr>
          <w:t>Mosad</w:t>
        </w:r>
        <w:proofErr w:type="spellEnd"/>
        <w:r w:rsidRPr="00673E96">
          <w:rPr>
            <w:rFonts w:ascii="Times New Roman" w:hAnsi="Times New Roman"/>
            <w:color w:val="222222"/>
            <w:sz w:val="24"/>
          </w:rPr>
          <w:t>). Seems both such Abraham-</w:t>
        </w:r>
        <w:proofErr w:type="spellStart"/>
        <w:r w:rsidRPr="00673E96">
          <w:rPr>
            <w:rFonts w:ascii="Times New Roman" w:hAnsi="Times New Roman"/>
            <w:color w:val="222222"/>
            <w:sz w:val="24"/>
          </w:rPr>
          <w:t>ic</w:t>
        </w:r>
        <w:proofErr w:type="spellEnd"/>
        <w:r w:rsidRPr="00673E96">
          <w:rPr>
            <w:rFonts w:ascii="Times New Roman" w:hAnsi="Times New Roman"/>
            <w:color w:val="222222"/>
            <w:sz w:val="24"/>
          </w:rPr>
          <w:t xml:space="preserve"> children vs children are lovers of laws, as if lovers of lies, which can also apply to Jesus-</w:t>
        </w:r>
        <w:proofErr w:type="spellStart"/>
        <w:r w:rsidRPr="00673E96">
          <w:rPr>
            <w:rFonts w:ascii="Times New Roman" w:hAnsi="Times New Roman"/>
            <w:color w:val="222222"/>
            <w:sz w:val="24"/>
          </w:rPr>
          <w:t>ians</w:t>
        </w:r>
        <w:proofErr w:type="spellEnd"/>
        <w:r w:rsidRPr="00673E96">
          <w:rPr>
            <w:rFonts w:ascii="Times New Roman" w:hAnsi="Times New Roman"/>
            <w:color w:val="222222"/>
            <w:sz w:val="24"/>
          </w:rPr>
          <w:t xml:space="preserve"> calling themselves Christ-</w:t>
        </w:r>
        <w:proofErr w:type="spellStart"/>
        <w:r w:rsidRPr="00673E96">
          <w:rPr>
            <w:rFonts w:ascii="Times New Roman" w:hAnsi="Times New Roman"/>
            <w:color w:val="222222"/>
            <w:sz w:val="24"/>
          </w:rPr>
          <w:t>ians</w:t>
        </w:r>
        <w:proofErr w:type="spellEnd"/>
        <w:r w:rsidRPr="00673E96">
          <w:rPr>
            <w:rFonts w:ascii="Times New Roman" w:hAnsi="Times New Roman"/>
            <w:color w:val="222222"/>
            <w:sz w:val="24"/>
          </w:rPr>
          <w:t xml:space="preserve"> who desire the apocalyptic return of </w:t>
        </w:r>
        <w:r w:rsidRPr="00673E96">
          <w:rPr>
            <w:rFonts w:ascii="Times New Roman" w:hAnsi="Times New Roman"/>
            <w:i/>
            <w:iCs/>
            <w:color w:val="222222"/>
            <w:sz w:val="24"/>
          </w:rPr>
          <w:t>one like Son of man</w:t>
        </w:r>
        <w:r w:rsidRPr="00673E96">
          <w:rPr>
            <w:rFonts w:ascii="Times New Roman" w:hAnsi="Times New Roman"/>
            <w:color w:val="222222"/>
            <w:sz w:val="24"/>
          </w:rPr>
          <w:t>=’</w:t>
        </w:r>
        <w:proofErr w:type="spellStart"/>
        <w:r w:rsidRPr="00673E96">
          <w:rPr>
            <w:rFonts w:ascii="Times New Roman" w:hAnsi="Times New Roman"/>
            <w:color w:val="222222"/>
            <w:sz w:val="24"/>
          </w:rPr>
          <w:t>anthropos</w:t>
        </w:r>
        <w:proofErr w:type="spellEnd"/>
        <w:r w:rsidRPr="00673E96">
          <w:rPr>
            <w:rFonts w:ascii="Times New Roman" w:hAnsi="Times New Roman"/>
            <w:color w:val="222222"/>
            <w:sz w:val="24"/>
          </w:rPr>
          <w:t>’=”</w:t>
        </w:r>
        <w:r w:rsidRPr="00673E96">
          <w:rPr>
            <w:rFonts w:ascii="Times New Roman" w:hAnsi="Times New Roman"/>
            <w:i/>
            <w:iCs/>
            <w:color w:val="222222"/>
            <w:sz w:val="24"/>
          </w:rPr>
          <w:t>liar</w:t>
        </w:r>
        <w:r w:rsidRPr="00673E96">
          <w:rPr>
            <w:rFonts w:ascii="Times New Roman" w:hAnsi="Times New Roman"/>
            <w:color w:val="222222"/>
            <w:sz w:val="24"/>
          </w:rPr>
          <w:t xml:space="preserve">”: Romans 3:4…Revelation; </w:t>
        </w:r>
        <w:proofErr w:type="spellStart"/>
        <w:r w:rsidRPr="00673E96">
          <w:rPr>
            <w:rFonts w:ascii="Times New Roman" w:hAnsi="Times New Roman"/>
            <w:color w:val="222222"/>
            <w:sz w:val="24"/>
          </w:rPr>
          <w:t>UnAware</w:t>
        </w:r>
        <w:proofErr w:type="spellEnd"/>
        <w:r w:rsidRPr="00673E96">
          <w:rPr>
            <w:rFonts w:ascii="Times New Roman" w:hAnsi="Times New Roman"/>
            <w:color w:val="222222"/>
            <w:sz w:val="24"/>
          </w:rPr>
          <w:t xml:space="preserve"> </w:t>
        </w:r>
        <w:proofErr w:type="spellStart"/>
        <w:r w:rsidRPr="00673E96">
          <w:rPr>
            <w:rFonts w:ascii="Times New Roman" w:hAnsi="Times New Roman"/>
            <w:color w:val="222222"/>
            <w:sz w:val="24"/>
          </w:rPr>
          <w:t>iff</w:t>
        </w:r>
        <w:proofErr w:type="spellEnd"/>
        <w:r w:rsidRPr="00673E96">
          <w:rPr>
            <w:rFonts w:ascii="Times New Roman" w:hAnsi="Times New Roman"/>
            <w:color w:val="222222"/>
            <w:sz w:val="24"/>
          </w:rPr>
          <w:t xml:space="preserve"> such-like should come, result would be </w:t>
        </w:r>
        <w:proofErr w:type="spellStart"/>
        <w:r w:rsidRPr="00673E96">
          <w:rPr>
            <w:rFonts w:ascii="Times New Roman" w:hAnsi="Times New Roman"/>
            <w:color w:val="222222"/>
            <w:sz w:val="24"/>
          </w:rPr>
          <w:t>ww</w:t>
        </w:r>
        <w:proofErr w:type="spellEnd"/>
        <w:r w:rsidRPr="00673E96">
          <w:rPr>
            <w:rFonts w:ascii="Times New Roman" w:hAnsi="Times New Roman"/>
            <w:color w:val="222222"/>
            <w:sz w:val="24"/>
          </w:rPr>
          <w:t xml:space="preserve"> “</w:t>
        </w:r>
        <w:r w:rsidRPr="00673E96">
          <w:rPr>
            <w:rFonts w:ascii="Times New Roman" w:hAnsi="Times New Roman"/>
            <w:i/>
            <w:iCs/>
            <w:color w:val="222222"/>
            <w:sz w:val="24"/>
          </w:rPr>
          <w:t>wail</w:t>
        </w:r>
        <w:r w:rsidRPr="00673E96">
          <w:rPr>
            <w:rFonts w:ascii="Times New Roman" w:hAnsi="Times New Roman"/>
            <w:color w:val="222222"/>
            <w:sz w:val="24"/>
          </w:rPr>
          <w:t>” (not rejoice): Rev 1:7</w:t>
        </w:r>
      </w:ins>
    </w:p>
    <w:p w14:paraId="3AAB4FB6" w14:textId="77777777" w:rsidR="00673E96" w:rsidRPr="00673E96" w:rsidRDefault="00673E96" w:rsidP="00673E96">
      <w:pPr>
        <w:shd w:val="clear" w:color="auto" w:fill="FFFFFF"/>
        <w:spacing w:after="0" w:line="240" w:lineRule="auto"/>
        <w:jc w:val="both"/>
        <w:rPr>
          <w:ins w:id="644" w:author="José Antonio Garcíarivas" w:date="2017-12-19T12:14:00Z"/>
          <w:rFonts w:ascii="Times New Roman" w:hAnsi="Times New Roman"/>
          <w:color w:val="222222"/>
          <w:sz w:val="24"/>
        </w:rPr>
      </w:pPr>
      <w:ins w:id="645" w:author="José Antonio Garcíarivas" w:date="2017-12-19T12:14:00Z">
        <w:r w:rsidRPr="00673E96">
          <w:rPr>
            <w:rFonts w:ascii="Times New Roman" w:hAnsi="Times New Roman"/>
            <w:color w:val="222222"/>
            <w:sz w:val="24"/>
          </w:rPr>
          <w:t> </w:t>
        </w:r>
      </w:ins>
    </w:p>
    <w:p w14:paraId="591DD833" w14:textId="77777777" w:rsidR="00673E96" w:rsidRPr="00673E96" w:rsidRDefault="00673E96" w:rsidP="00673E96">
      <w:pPr>
        <w:shd w:val="clear" w:color="auto" w:fill="FFFFFF"/>
        <w:spacing w:after="0" w:line="240" w:lineRule="auto"/>
        <w:jc w:val="both"/>
        <w:rPr>
          <w:ins w:id="646" w:author="José Antonio Garcíarivas" w:date="2017-12-19T12:14:00Z"/>
          <w:rFonts w:ascii="Times New Roman" w:hAnsi="Times New Roman"/>
          <w:color w:val="222222"/>
          <w:sz w:val="24"/>
        </w:rPr>
      </w:pPr>
      <w:proofErr w:type="gramStart"/>
      <w:ins w:id="647" w:author="José Antonio Garcíarivas" w:date="2017-12-19T12:14:00Z">
        <w:r w:rsidRPr="00673E96">
          <w:rPr>
            <w:rFonts w:ascii="Times New Roman" w:hAnsi="Times New Roman"/>
            <w:color w:val="222222"/>
            <w:sz w:val="24"/>
          </w:rPr>
          <w:lastRenderedPageBreak/>
          <w:t>So</w:t>
        </w:r>
        <w:proofErr w:type="gramEnd"/>
        <w:r w:rsidRPr="00673E96">
          <w:rPr>
            <w:rFonts w:ascii="Times New Roman" w:hAnsi="Times New Roman"/>
            <w:color w:val="222222"/>
            <w:sz w:val="24"/>
          </w:rPr>
          <w:t xml:space="preserve"> we’re learning what True Peace is by contrast it with what Grace Peace is not: Law. To have peace with “</w:t>
        </w:r>
        <w:r w:rsidRPr="00673E96">
          <w:rPr>
            <w:rFonts w:ascii="Times New Roman" w:hAnsi="Times New Roman"/>
            <w:i/>
            <w:iCs/>
            <w:color w:val="222222"/>
            <w:sz w:val="24"/>
          </w:rPr>
          <w:t>God is not</w:t>
        </w:r>
        <w:r w:rsidRPr="00673E96">
          <w:rPr>
            <w:rFonts w:ascii="Times New Roman" w:hAnsi="Times New Roman"/>
            <w:color w:val="222222"/>
            <w:sz w:val="24"/>
          </w:rPr>
          <w:t> [the author] </w:t>
        </w:r>
        <w:r w:rsidRPr="00673E96">
          <w:rPr>
            <w:rFonts w:ascii="Times New Roman" w:hAnsi="Times New Roman"/>
            <w:i/>
            <w:iCs/>
            <w:color w:val="222222"/>
            <w:sz w:val="24"/>
          </w:rPr>
          <w:t>of confusion, but of peace</w:t>
        </w:r>
        <w:r w:rsidRPr="00673E96">
          <w:rPr>
            <w:rFonts w:ascii="Times New Roman" w:hAnsi="Times New Roman"/>
            <w:color w:val="222222"/>
            <w:sz w:val="24"/>
          </w:rPr>
          <w:t>” in 1Cor 14:33, it seems we also have to abolish in our flesh the “</w:t>
        </w:r>
        <w:r w:rsidRPr="00673E96">
          <w:rPr>
            <w:rFonts w:ascii="Times New Roman" w:hAnsi="Times New Roman"/>
            <w:i/>
            <w:iCs/>
            <w:color w:val="222222"/>
            <w:sz w:val="24"/>
          </w:rPr>
          <w:t>enmity</w:t>
        </w:r>
        <w:r w:rsidRPr="00673E96">
          <w:rPr>
            <w:rFonts w:ascii="Times New Roman" w:hAnsi="Times New Roman"/>
            <w:color w:val="222222"/>
            <w:sz w:val="24"/>
          </w:rPr>
          <w:t>”, “</w:t>
        </w:r>
        <w:r w:rsidRPr="00673E96">
          <w:rPr>
            <w:rFonts w:ascii="Times New Roman" w:hAnsi="Times New Roman"/>
            <w:i/>
            <w:iCs/>
            <w:color w:val="222222"/>
            <w:sz w:val="24"/>
          </w:rPr>
          <w:t>the law</w:t>
        </w:r>
        <w:r w:rsidRPr="00673E96">
          <w:rPr>
            <w:rFonts w:ascii="Times New Roman" w:hAnsi="Times New Roman"/>
            <w:color w:val="222222"/>
            <w:sz w:val="24"/>
          </w:rPr>
          <w:t>” of plural and contrary “</w:t>
        </w:r>
        <w:r w:rsidRPr="00673E96">
          <w:rPr>
            <w:rFonts w:ascii="Times New Roman" w:hAnsi="Times New Roman"/>
            <w:i/>
            <w:iCs/>
            <w:color w:val="222222"/>
            <w:sz w:val="24"/>
          </w:rPr>
          <w:t>commandments</w:t>
        </w:r>
        <w:r w:rsidRPr="00673E96">
          <w:rPr>
            <w:rFonts w:ascii="Times New Roman" w:hAnsi="Times New Roman"/>
            <w:color w:val="222222"/>
            <w:sz w:val="24"/>
          </w:rPr>
          <w:t>” noted in Eph 2:15. For when studied out, “</w:t>
        </w:r>
        <w:r w:rsidRPr="00673E96">
          <w:rPr>
            <w:rFonts w:ascii="Times New Roman" w:hAnsi="Times New Roman"/>
            <w:i/>
            <w:iCs/>
            <w:color w:val="222222"/>
            <w:sz w:val="24"/>
          </w:rPr>
          <w:t>the law of commandments</w:t>
        </w:r>
        <w:r w:rsidRPr="00673E96">
          <w:rPr>
            <w:rFonts w:ascii="Times New Roman" w:hAnsi="Times New Roman"/>
            <w:color w:val="222222"/>
            <w:sz w:val="24"/>
          </w:rPr>
          <w:t>” Christ abolished in Eph 2:15 is a tree law in Genesis 2:17 of Genesis 2:16,17:</w:t>
        </w:r>
      </w:ins>
    </w:p>
    <w:p w14:paraId="68FC099F" w14:textId="77777777" w:rsidR="00673E96" w:rsidRPr="00673E96" w:rsidRDefault="00673E96" w:rsidP="00673E96">
      <w:pPr>
        <w:shd w:val="clear" w:color="auto" w:fill="FFFFFF"/>
        <w:spacing w:after="0" w:line="240" w:lineRule="auto"/>
        <w:jc w:val="both"/>
        <w:rPr>
          <w:ins w:id="648" w:author="José Antonio Garcíarivas" w:date="2017-12-19T12:14:00Z"/>
          <w:rFonts w:ascii="Times New Roman" w:hAnsi="Times New Roman"/>
          <w:color w:val="222222"/>
          <w:sz w:val="24"/>
        </w:rPr>
      </w:pPr>
      <w:ins w:id="649" w:author="José Antonio Garcíarivas" w:date="2017-12-19T12:14:00Z">
        <w:r w:rsidRPr="00673E96">
          <w:rPr>
            <w:rFonts w:ascii="Times New Roman" w:hAnsi="Times New Roman"/>
            <w:color w:val="222222"/>
            <w:sz w:val="24"/>
          </w:rPr>
          <w:t> </w:t>
        </w:r>
      </w:ins>
    </w:p>
    <w:p w14:paraId="280A0496" w14:textId="77777777" w:rsidR="00673E96" w:rsidRPr="00673E96" w:rsidRDefault="00673E96" w:rsidP="00673E96">
      <w:pPr>
        <w:shd w:val="clear" w:color="auto" w:fill="FFFFFF"/>
        <w:spacing w:after="0" w:line="240" w:lineRule="auto"/>
        <w:jc w:val="both"/>
        <w:rPr>
          <w:ins w:id="650" w:author="José Antonio Garcíarivas" w:date="2017-12-19T12:14:00Z"/>
          <w:rFonts w:ascii="Times New Roman" w:hAnsi="Times New Roman"/>
          <w:color w:val="222222"/>
          <w:sz w:val="24"/>
        </w:rPr>
      </w:pPr>
      <w:ins w:id="651" w:author="José Antonio Garcíarivas" w:date="2017-12-19T12:14:00Z">
        <w:r w:rsidRPr="00673E96">
          <w:rPr>
            <w:rFonts w:ascii="Times New Roman" w:hAnsi="Times New Roman"/>
            <w:color w:val="222222"/>
            <w:sz w:val="24"/>
          </w:rPr>
          <w:t>-Gen 2:16 = </w:t>
        </w:r>
        <w:r w:rsidRPr="00673E96">
          <w:rPr>
            <w:rFonts w:ascii="Times New Roman" w:hAnsi="Times New Roman"/>
            <w:i/>
            <w:iCs/>
            <w:color w:val="222222"/>
            <w:sz w:val="24"/>
          </w:rPr>
          <w:t>every tree</w:t>
        </w:r>
        <w:r w:rsidRPr="00673E96">
          <w:rPr>
            <w:rFonts w:ascii="Times New Roman" w:hAnsi="Times New Roman"/>
            <w:color w:val="222222"/>
            <w:sz w:val="24"/>
          </w:rPr>
          <w:t>, “</w:t>
        </w:r>
        <w:proofErr w:type="gramStart"/>
        <w:r w:rsidRPr="00673E96">
          <w:rPr>
            <w:rFonts w:ascii="Times New Roman" w:hAnsi="Times New Roman"/>
            <w:i/>
            <w:iCs/>
            <w:color w:val="222222"/>
            <w:sz w:val="24"/>
          </w:rPr>
          <w:t>freely</w:t>
        </w:r>
        <w:r w:rsidRPr="00673E96">
          <w:rPr>
            <w:rFonts w:ascii="Times New Roman" w:hAnsi="Times New Roman"/>
            <w:color w:val="222222"/>
            <w:sz w:val="24"/>
          </w:rPr>
          <w:t>”(</w:t>
        </w:r>
        <w:proofErr w:type="gramEnd"/>
        <w:r w:rsidRPr="00673E96">
          <w:rPr>
            <w:rFonts w:ascii="Times New Roman" w:hAnsi="Times New Roman"/>
            <w:color w:val="222222"/>
            <w:sz w:val="24"/>
          </w:rPr>
          <w:t>= of God: 1Cor 2:12) = allegorically grace = ↑above*↑.</w:t>
        </w:r>
      </w:ins>
    </w:p>
    <w:p w14:paraId="235EB095" w14:textId="77777777" w:rsidR="00673E96" w:rsidRPr="00673E96" w:rsidRDefault="00673E96" w:rsidP="00673E96">
      <w:pPr>
        <w:shd w:val="clear" w:color="auto" w:fill="FFFFFF"/>
        <w:spacing w:after="0" w:line="240" w:lineRule="auto"/>
        <w:jc w:val="both"/>
        <w:rPr>
          <w:ins w:id="652" w:author="José Antonio Garcíarivas" w:date="2017-12-19T12:14:00Z"/>
          <w:rFonts w:ascii="Times New Roman" w:hAnsi="Times New Roman"/>
          <w:color w:val="222222"/>
          <w:sz w:val="24"/>
        </w:rPr>
      </w:pPr>
      <w:ins w:id="653" w:author="José Antonio Garcíarivas" w:date="2017-12-19T12:14:00Z">
        <w:r w:rsidRPr="00673E96">
          <w:rPr>
            <w:rFonts w:ascii="Times New Roman" w:hAnsi="Times New Roman"/>
            <w:color w:val="222222"/>
            <w:sz w:val="24"/>
          </w:rPr>
          <w:t>-Gen 2:17 = not every tree, “</w:t>
        </w:r>
        <w:r w:rsidRPr="00673E96">
          <w:rPr>
            <w:rFonts w:ascii="Times New Roman" w:hAnsi="Times New Roman"/>
            <w:i/>
            <w:iCs/>
            <w:color w:val="222222"/>
            <w:sz w:val="24"/>
          </w:rPr>
          <w:t xml:space="preserve">surely </w:t>
        </w:r>
        <w:proofErr w:type="gramStart"/>
        <w:r w:rsidRPr="00673E96">
          <w:rPr>
            <w:rFonts w:ascii="Times New Roman" w:hAnsi="Times New Roman"/>
            <w:i/>
            <w:iCs/>
            <w:color w:val="222222"/>
            <w:sz w:val="24"/>
          </w:rPr>
          <w:t>die</w:t>
        </w:r>
        <w:r w:rsidRPr="00673E96">
          <w:rPr>
            <w:rFonts w:ascii="Times New Roman" w:hAnsi="Times New Roman"/>
            <w:color w:val="222222"/>
            <w:sz w:val="24"/>
          </w:rPr>
          <w:t>”(</w:t>
        </w:r>
        <w:proofErr w:type="gramEnd"/>
        <w:r w:rsidRPr="00673E96">
          <w:rPr>
            <w:rFonts w:ascii="Times New Roman" w:hAnsi="Times New Roman"/>
            <w:color w:val="222222"/>
            <w:sz w:val="24"/>
          </w:rPr>
          <w:t>=</w:t>
        </w:r>
        <w:r w:rsidRPr="00673E96">
          <w:rPr>
            <w:rFonts w:ascii="Times New Roman" w:hAnsi="Times New Roman"/>
            <w:i/>
            <w:iCs/>
            <w:color w:val="222222"/>
            <w:sz w:val="24"/>
          </w:rPr>
          <w:t>the law given by Moses</w:t>
        </w:r>
        <w:r w:rsidRPr="00673E96">
          <w:rPr>
            <w:rFonts w:ascii="Times New Roman" w:hAnsi="Times New Roman"/>
            <w:color w:val="222222"/>
            <w:sz w:val="24"/>
          </w:rPr>
          <w:t>: Jn 1:17) = ↓under*↓.</w:t>
        </w:r>
      </w:ins>
    </w:p>
    <w:p w14:paraId="02A8FF8D" w14:textId="77777777" w:rsidR="00673E96" w:rsidRPr="00673E96" w:rsidRDefault="00673E96" w:rsidP="00673E96">
      <w:pPr>
        <w:shd w:val="clear" w:color="auto" w:fill="FFFFFF"/>
        <w:spacing w:after="0" w:line="240" w:lineRule="auto"/>
        <w:jc w:val="both"/>
        <w:rPr>
          <w:ins w:id="654" w:author="José Antonio Garcíarivas" w:date="2017-12-19T12:14:00Z"/>
          <w:rFonts w:ascii="Times New Roman" w:hAnsi="Times New Roman"/>
          <w:color w:val="222222"/>
          <w:sz w:val="24"/>
        </w:rPr>
      </w:pPr>
      <w:ins w:id="655" w:author="José Antonio Garcíarivas" w:date="2017-12-19T12:14:00Z">
        <w:r w:rsidRPr="00673E96">
          <w:rPr>
            <w:rFonts w:ascii="Times New Roman" w:hAnsi="Times New Roman"/>
            <w:color w:val="222222"/>
            <w:sz w:val="24"/>
          </w:rPr>
          <w:t xml:space="preserve">*in Gen 1:7 God divided waters ↓under↓ from waters ↑above↑ the firmament in midst. </w:t>
        </w:r>
        <w:proofErr w:type="gramStart"/>
        <w:r w:rsidRPr="00673E96">
          <w:rPr>
            <w:rFonts w:ascii="Times New Roman" w:hAnsi="Times New Roman"/>
            <w:color w:val="222222"/>
            <w:sz w:val="24"/>
          </w:rPr>
          <w:t>So</w:t>
        </w:r>
        <w:proofErr w:type="gramEnd"/>
        <w:r w:rsidRPr="00673E96">
          <w:rPr>
            <w:rFonts w:ascii="Times New Roman" w:hAnsi="Times New Roman"/>
            <w:color w:val="222222"/>
            <w:sz w:val="24"/>
          </w:rPr>
          <w:t xml:space="preserve"> Gen 3:9 poses this question: “</w:t>
        </w:r>
        <w:r w:rsidRPr="00673E96">
          <w:rPr>
            <w:rFonts w:ascii="Times New Roman" w:hAnsi="Times New Roman"/>
            <w:i/>
            <w:iCs/>
            <w:color w:val="222222"/>
            <w:sz w:val="24"/>
          </w:rPr>
          <w:t>Where</w:t>
        </w:r>
        <w:r w:rsidRPr="00673E96">
          <w:rPr>
            <w:rFonts w:ascii="Times New Roman" w:hAnsi="Times New Roman"/>
            <w:color w:val="222222"/>
            <w:sz w:val="24"/>
          </w:rPr>
          <w:t> [art] </w:t>
        </w:r>
        <w:r w:rsidRPr="00673E96">
          <w:rPr>
            <w:rFonts w:ascii="Times New Roman" w:hAnsi="Times New Roman"/>
            <w:i/>
            <w:iCs/>
            <w:color w:val="222222"/>
            <w:sz w:val="24"/>
          </w:rPr>
          <w:t>thou</w:t>
        </w:r>
        <w:r w:rsidRPr="00673E96">
          <w:rPr>
            <w:rFonts w:ascii="Times New Roman" w:hAnsi="Times New Roman"/>
            <w:color w:val="222222"/>
            <w:sz w:val="24"/>
          </w:rPr>
          <w:t xml:space="preserve">?” </w:t>
        </w:r>
        <w:proofErr w:type="spellStart"/>
        <w:r w:rsidRPr="00673E96">
          <w:rPr>
            <w:rFonts w:ascii="Times New Roman" w:hAnsi="Times New Roman"/>
            <w:color w:val="222222"/>
            <w:sz w:val="24"/>
          </w:rPr>
          <w:t>AsIf</w:t>
        </w:r>
        <w:proofErr w:type="spellEnd"/>
        <w:r w:rsidRPr="00673E96">
          <w:rPr>
            <w:rFonts w:ascii="Times New Roman" w:hAnsi="Times New Roman"/>
            <w:color w:val="222222"/>
            <w:sz w:val="24"/>
          </w:rPr>
          <w:t xml:space="preserve"> when under grace, it’s still deadly.</w:t>
        </w:r>
      </w:ins>
    </w:p>
    <w:p w14:paraId="28607946" w14:textId="77777777" w:rsidR="00673E96" w:rsidRPr="00673E96" w:rsidRDefault="00673E96" w:rsidP="00673E96">
      <w:pPr>
        <w:shd w:val="clear" w:color="auto" w:fill="FFFFFF"/>
        <w:spacing w:after="0" w:line="240" w:lineRule="auto"/>
        <w:jc w:val="both"/>
        <w:rPr>
          <w:ins w:id="656" w:author="José Antonio Garcíarivas" w:date="2017-12-19T12:14:00Z"/>
          <w:rFonts w:ascii="Times New Roman" w:hAnsi="Times New Roman"/>
          <w:color w:val="222222"/>
          <w:sz w:val="24"/>
        </w:rPr>
      </w:pPr>
      <w:ins w:id="657" w:author="José Antonio Garcíarivas" w:date="2017-12-19T12:14:00Z">
        <w:r w:rsidRPr="00673E96">
          <w:rPr>
            <w:rFonts w:ascii="Times New Roman" w:hAnsi="Times New Roman"/>
            <w:color w:val="222222"/>
            <w:sz w:val="24"/>
          </w:rPr>
          <w:t> </w:t>
        </w:r>
      </w:ins>
    </w:p>
    <w:p w14:paraId="18193CFD" w14:textId="77777777" w:rsidR="00673E96" w:rsidRPr="00673E96" w:rsidRDefault="00673E96" w:rsidP="00673E96">
      <w:pPr>
        <w:shd w:val="clear" w:color="auto" w:fill="FFFFFF"/>
        <w:spacing w:after="0" w:line="240" w:lineRule="auto"/>
        <w:jc w:val="both"/>
        <w:rPr>
          <w:ins w:id="658" w:author="José Antonio Garcíarivas" w:date="2017-12-19T12:14:00Z"/>
          <w:rFonts w:ascii="Times New Roman" w:hAnsi="Times New Roman"/>
          <w:color w:val="222222"/>
          <w:sz w:val="24"/>
        </w:rPr>
      </w:pPr>
      <w:ins w:id="659" w:author="José Antonio Garcíarivas" w:date="2017-12-19T12:14:00Z">
        <w:r w:rsidRPr="00673E96">
          <w:rPr>
            <w:rFonts w:ascii="Times New Roman" w:hAnsi="Times New Roman"/>
            <w:color w:val="222222"/>
            <w:sz w:val="24"/>
          </w:rPr>
          <w:t>Gen 2:16,17 are plural &amp; </w:t>
        </w:r>
        <w:r w:rsidRPr="00673E96">
          <w:rPr>
            <w:rFonts w:ascii="Times New Roman" w:hAnsi="Times New Roman"/>
            <w:b/>
            <w:bCs/>
            <w:color w:val="222222"/>
            <w:sz w:val="24"/>
          </w:rPr>
          <w:t>contrary</w:t>
        </w:r>
        <w:r w:rsidRPr="00673E96">
          <w:rPr>
            <w:rFonts w:ascii="Times New Roman" w:hAnsi="Times New Roman"/>
            <w:color w:val="222222"/>
            <w:sz w:val="24"/>
          </w:rPr>
          <w:t> “</w:t>
        </w:r>
        <w:r w:rsidRPr="00673E96">
          <w:rPr>
            <w:rFonts w:ascii="Times New Roman" w:hAnsi="Times New Roman"/>
            <w:i/>
            <w:iCs/>
            <w:color w:val="222222"/>
            <w:sz w:val="24"/>
          </w:rPr>
          <w:t>commandments</w:t>
        </w:r>
        <w:r w:rsidRPr="00673E96">
          <w:rPr>
            <w:rFonts w:ascii="Times New Roman" w:hAnsi="Times New Roman"/>
            <w:color w:val="222222"/>
            <w:sz w:val="24"/>
          </w:rPr>
          <w:t>”, which if “</w:t>
        </w:r>
        <w:r w:rsidRPr="00673E96">
          <w:rPr>
            <w:rFonts w:ascii="Times New Roman" w:hAnsi="Times New Roman"/>
            <w:i/>
            <w:iCs/>
            <w:color w:val="222222"/>
            <w:sz w:val="24"/>
          </w:rPr>
          <w:t>mingled</w:t>
        </w:r>
        <w:r w:rsidRPr="00673E96">
          <w:rPr>
            <w:rFonts w:ascii="Times New Roman" w:hAnsi="Times New Roman"/>
            <w:color w:val="222222"/>
            <w:sz w:val="24"/>
          </w:rPr>
          <w:t>” make an oxymoron called “</w:t>
        </w:r>
        <w:r w:rsidRPr="00673E96">
          <w:rPr>
            <w:rFonts w:ascii="Times New Roman" w:hAnsi="Times New Roman"/>
            <w:i/>
            <w:iCs/>
            <w:color w:val="222222"/>
            <w:sz w:val="24"/>
          </w:rPr>
          <w:t>confusion</w:t>
        </w:r>
        <w:r w:rsidRPr="00673E96">
          <w:rPr>
            <w:rFonts w:ascii="Times New Roman" w:hAnsi="Times New Roman"/>
            <w:color w:val="222222"/>
            <w:sz w:val="24"/>
          </w:rPr>
          <w:t xml:space="preserve">”. God is not author of confusion. </w:t>
        </w:r>
        <w:proofErr w:type="gramStart"/>
        <w:r w:rsidRPr="00673E96">
          <w:rPr>
            <w:rFonts w:ascii="Times New Roman" w:hAnsi="Times New Roman"/>
            <w:color w:val="222222"/>
            <w:sz w:val="24"/>
          </w:rPr>
          <w:t>So</w:t>
        </w:r>
        <w:proofErr w:type="gramEnd"/>
        <w:r w:rsidRPr="00673E96">
          <w:rPr>
            <w:rFonts w:ascii="Times New Roman" w:hAnsi="Times New Roman"/>
            <w:color w:val="222222"/>
            <w:sz w:val="24"/>
          </w:rPr>
          <w:t xml:space="preserve"> God didn’t say both. </w:t>
        </w:r>
        <w:proofErr w:type="gramStart"/>
        <w:r w:rsidRPr="00673E96">
          <w:rPr>
            <w:rFonts w:ascii="Times New Roman" w:hAnsi="Times New Roman"/>
            <w:color w:val="222222"/>
            <w:sz w:val="24"/>
          </w:rPr>
          <w:t>So</w:t>
        </w:r>
        <w:proofErr w:type="gramEnd"/>
        <w:r w:rsidRPr="00673E96">
          <w:rPr>
            <w:rFonts w:ascii="Times New Roman" w:hAnsi="Times New Roman"/>
            <w:color w:val="222222"/>
            <w:sz w:val="24"/>
          </w:rPr>
          <w:t xml:space="preserve"> Christ abolished “</w:t>
        </w:r>
        <w:r w:rsidRPr="00673E96">
          <w:rPr>
            <w:rFonts w:ascii="Times New Roman" w:hAnsi="Times New Roman"/>
            <w:i/>
            <w:iCs/>
            <w:color w:val="222222"/>
            <w:sz w:val="24"/>
          </w:rPr>
          <w:t>the law</w:t>
        </w:r>
        <w:r w:rsidRPr="00673E96">
          <w:rPr>
            <w:rFonts w:ascii="Times New Roman" w:hAnsi="Times New Roman"/>
            <w:color w:val="222222"/>
            <w:sz w:val="24"/>
          </w:rPr>
          <w:t>” of “</w:t>
        </w:r>
        <w:r w:rsidRPr="00673E96">
          <w:rPr>
            <w:rFonts w:ascii="Times New Roman" w:hAnsi="Times New Roman"/>
            <w:i/>
            <w:iCs/>
            <w:color w:val="222222"/>
            <w:sz w:val="24"/>
          </w:rPr>
          <w:t>commandments</w:t>
        </w:r>
        <w:r w:rsidRPr="00673E96">
          <w:rPr>
            <w:rFonts w:ascii="Times New Roman" w:hAnsi="Times New Roman"/>
            <w:color w:val="222222"/>
            <w:sz w:val="24"/>
          </w:rPr>
          <w:t>” &amp; refused “</w:t>
        </w:r>
        <w:r w:rsidRPr="00673E96">
          <w:rPr>
            <w:rFonts w:ascii="Times New Roman" w:hAnsi="Times New Roman"/>
            <w:i/>
            <w:iCs/>
            <w:color w:val="222222"/>
            <w:sz w:val="24"/>
          </w:rPr>
          <w:t>mingled</w:t>
        </w:r>
        <w:r w:rsidRPr="00673E96">
          <w:rPr>
            <w:rFonts w:ascii="Times New Roman" w:hAnsi="Times New Roman"/>
            <w:color w:val="222222"/>
            <w:sz w:val="24"/>
          </w:rPr>
          <w:t xml:space="preserve">” drink offered, twice in Mt 27:34 &amp; Mk 15:23, perhaps as if from both </w:t>
        </w:r>
        <w:r w:rsidRPr="00673E96">
          <w:rPr>
            <w:rFonts w:ascii="Times New Roman" w:hAnsi="Times New Roman"/>
            <w:color w:val="222222"/>
            <w:sz w:val="24"/>
          </w:rPr>
          <w:lastRenderedPageBreak/>
          <w:t>L/R sides of the cross. Seems Luke 13:1-5 also reveals something about “</w:t>
        </w:r>
        <w:r w:rsidRPr="00673E96">
          <w:rPr>
            <w:rFonts w:ascii="Times New Roman" w:hAnsi="Times New Roman"/>
            <w:i/>
            <w:iCs/>
            <w:color w:val="222222"/>
            <w:sz w:val="24"/>
          </w:rPr>
          <w:t>mingled</w:t>
        </w:r>
        <w:r w:rsidRPr="00673E96">
          <w:rPr>
            <w:rFonts w:ascii="Times New Roman" w:hAnsi="Times New Roman"/>
            <w:color w:val="222222"/>
            <w:sz w:val="24"/>
          </w:rPr>
          <w:t>” at a “</w:t>
        </w:r>
        <w:r w:rsidRPr="00673E96">
          <w:rPr>
            <w:rFonts w:ascii="Times New Roman" w:hAnsi="Times New Roman"/>
            <w:i/>
            <w:iCs/>
            <w:color w:val="222222"/>
            <w:sz w:val="24"/>
          </w:rPr>
          <w:t>season</w:t>
        </w:r>
        <w:r w:rsidRPr="00673E96">
          <w:rPr>
            <w:rFonts w:ascii="Times New Roman" w:hAnsi="Times New Roman"/>
            <w:color w:val="222222"/>
            <w:sz w:val="24"/>
          </w:rPr>
          <w:t>” (crisis time) of the cross:</w:t>
        </w:r>
      </w:ins>
    </w:p>
    <w:p w14:paraId="1B457620" w14:textId="77777777" w:rsidR="00673E96" w:rsidRPr="00673E96" w:rsidRDefault="00673E96" w:rsidP="00673E96">
      <w:pPr>
        <w:shd w:val="clear" w:color="auto" w:fill="FFFFFF"/>
        <w:spacing w:after="0" w:line="240" w:lineRule="auto"/>
        <w:jc w:val="both"/>
        <w:rPr>
          <w:ins w:id="660" w:author="José Antonio Garcíarivas" w:date="2017-12-19T12:14:00Z"/>
          <w:rFonts w:ascii="Times New Roman" w:hAnsi="Times New Roman"/>
          <w:color w:val="222222"/>
          <w:sz w:val="24"/>
        </w:rPr>
      </w:pPr>
      <w:bookmarkStart w:id="661" w:name="m_4521431797411155704_1"/>
      <w:ins w:id="662" w:author="José Antonio Garcíarivas" w:date="2017-12-19T12:14:00Z">
        <w:r w:rsidRPr="00673E96">
          <w:rPr>
            <w:rFonts w:ascii="Times New Roman" w:hAnsi="Times New Roman"/>
            <w:b/>
            <w:bCs/>
            <w:color w:val="222222"/>
            <w:sz w:val="24"/>
          </w:rPr>
          <w:t>Luke 13:1-5</w:t>
        </w:r>
        <w:bookmarkEnd w:id="661"/>
        <w:r w:rsidRPr="00673E96">
          <w:rPr>
            <w:rFonts w:ascii="Times New Roman" w:hAnsi="Times New Roman"/>
            <w:color w:val="222222"/>
            <w:sz w:val="24"/>
          </w:rPr>
          <w:t> </w:t>
        </w:r>
        <w:r w:rsidRPr="00673E96">
          <w:rPr>
            <w:rFonts w:ascii="Times New Roman" w:hAnsi="Times New Roman"/>
            <w:i/>
            <w:iCs/>
            <w:color w:val="222222"/>
            <w:sz w:val="24"/>
          </w:rPr>
          <w:t xml:space="preserve">There were present at that season some that told him of the </w:t>
        </w:r>
        <w:proofErr w:type="spellStart"/>
        <w:r w:rsidRPr="00673E96">
          <w:rPr>
            <w:rFonts w:ascii="Times New Roman" w:hAnsi="Times New Roman"/>
            <w:i/>
            <w:iCs/>
            <w:color w:val="222222"/>
            <w:sz w:val="24"/>
          </w:rPr>
          <w:t>Galilaeans</w:t>
        </w:r>
        <w:proofErr w:type="spellEnd"/>
        <w:r w:rsidRPr="00673E96">
          <w:rPr>
            <w:rFonts w:ascii="Times New Roman" w:hAnsi="Times New Roman"/>
            <w:i/>
            <w:iCs/>
            <w:color w:val="222222"/>
            <w:sz w:val="24"/>
          </w:rPr>
          <w:t>, whose blood Pilate had </w:t>
        </w:r>
        <w:r w:rsidRPr="00673E96">
          <w:rPr>
            <w:rFonts w:ascii="Times New Roman" w:hAnsi="Times New Roman"/>
            <w:b/>
            <w:bCs/>
            <w:i/>
            <w:iCs/>
            <w:color w:val="222222"/>
            <w:sz w:val="24"/>
          </w:rPr>
          <w:t>mingled</w:t>
        </w:r>
        <w:r w:rsidRPr="00673E96">
          <w:rPr>
            <w:rFonts w:ascii="Times New Roman" w:hAnsi="Times New Roman"/>
            <w:i/>
            <w:iCs/>
            <w:color w:val="222222"/>
            <w:sz w:val="24"/>
          </w:rPr>
          <w:t> with their sacrifices.</w:t>
        </w:r>
        <w:bookmarkStart w:id="663" w:name="m_4521431797411155704_2"/>
        <w:r w:rsidRPr="00673E96">
          <w:rPr>
            <w:rFonts w:ascii="Times New Roman" w:hAnsi="Times New Roman"/>
            <w:i/>
            <w:iCs/>
            <w:color w:val="222222"/>
            <w:sz w:val="24"/>
          </w:rPr>
          <w:t> </w:t>
        </w:r>
        <w:r w:rsidRPr="00673E96">
          <w:rPr>
            <w:rFonts w:ascii="Times New Roman" w:hAnsi="Times New Roman"/>
            <w:b/>
            <w:bCs/>
            <w:i/>
            <w:iCs/>
            <w:color w:val="222222"/>
            <w:sz w:val="24"/>
          </w:rPr>
          <w:t>13:2</w:t>
        </w:r>
        <w:bookmarkEnd w:id="663"/>
        <w:r w:rsidRPr="00673E96">
          <w:rPr>
            <w:rFonts w:ascii="Times New Roman" w:hAnsi="Times New Roman"/>
            <w:i/>
            <w:iCs/>
            <w:color w:val="222222"/>
            <w:sz w:val="24"/>
          </w:rPr>
          <w:t xml:space="preserve"> And Jesus answering said unto them, </w:t>
        </w:r>
        <w:proofErr w:type="gramStart"/>
        <w:r w:rsidRPr="00673E96">
          <w:rPr>
            <w:rFonts w:ascii="Times New Roman" w:hAnsi="Times New Roman"/>
            <w:i/>
            <w:iCs/>
            <w:color w:val="222222"/>
            <w:sz w:val="24"/>
          </w:rPr>
          <w:t>Suppose</w:t>
        </w:r>
        <w:proofErr w:type="gramEnd"/>
        <w:r w:rsidRPr="00673E96">
          <w:rPr>
            <w:rFonts w:ascii="Times New Roman" w:hAnsi="Times New Roman"/>
            <w:i/>
            <w:iCs/>
            <w:color w:val="222222"/>
            <w:sz w:val="24"/>
          </w:rPr>
          <w:t xml:space="preserve"> ye that these </w:t>
        </w:r>
        <w:proofErr w:type="spellStart"/>
        <w:r w:rsidRPr="00673E96">
          <w:rPr>
            <w:rFonts w:ascii="Times New Roman" w:hAnsi="Times New Roman"/>
            <w:i/>
            <w:iCs/>
            <w:color w:val="222222"/>
            <w:sz w:val="24"/>
          </w:rPr>
          <w:t>Galilaeans</w:t>
        </w:r>
        <w:proofErr w:type="spellEnd"/>
        <w:r w:rsidRPr="00673E96">
          <w:rPr>
            <w:rFonts w:ascii="Times New Roman" w:hAnsi="Times New Roman"/>
            <w:i/>
            <w:iCs/>
            <w:color w:val="222222"/>
            <w:sz w:val="24"/>
          </w:rPr>
          <w:t xml:space="preserve"> were sinners above all the </w:t>
        </w:r>
        <w:proofErr w:type="spellStart"/>
        <w:r w:rsidRPr="00673E96">
          <w:rPr>
            <w:rFonts w:ascii="Times New Roman" w:hAnsi="Times New Roman"/>
            <w:i/>
            <w:iCs/>
            <w:color w:val="222222"/>
            <w:sz w:val="24"/>
          </w:rPr>
          <w:t>Galilaeans</w:t>
        </w:r>
        <w:proofErr w:type="spellEnd"/>
        <w:r w:rsidRPr="00673E96">
          <w:rPr>
            <w:rFonts w:ascii="Times New Roman" w:hAnsi="Times New Roman"/>
            <w:i/>
            <w:iCs/>
            <w:color w:val="222222"/>
            <w:sz w:val="24"/>
          </w:rPr>
          <w:t>, because they suffered such things?</w:t>
        </w:r>
        <w:bookmarkStart w:id="664" w:name="m_4521431797411155704_3"/>
        <w:r w:rsidRPr="00673E96">
          <w:rPr>
            <w:rFonts w:ascii="Times New Roman" w:hAnsi="Times New Roman"/>
            <w:i/>
            <w:iCs/>
            <w:color w:val="222222"/>
            <w:sz w:val="24"/>
          </w:rPr>
          <w:t> </w:t>
        </w:r>
        <w:r w:rsidRPr="00673E96">
          <w:rPr>
            <w:rFonts w:ascii="Times New Roman" w:hAnsi="Times New Roman"/>
            <w:b/>
            <w:bCs/>
            <w:i/>
            <w:iCs/>
            <w:color w:val="222222"/>
            <w:sz w:val="24"/>
          </w:rPr>
          <w:t>13:3</w:t>
        </w:r>
        <w:bookmarkEnd w:id="664"/>
        <w:r w:rsidRPr="00673E96">
          <w:rPr>
            <w:rFonts w:ascii="Times New Roman" w:hAnsi="Times New Roman"/>
            <w:i/>
            <w:iCs/>
            <w:color w:val="222222"/>
            <w:sz w:val="24"/>
          </w:rPr>
          <w:t> I tell you, Nay: but, except ye repent, ye shall all likewise perish.</w:t>
        </w:r>
        <w:bookmarkStart w:id="665" w:name="m_4521431797411155704_4"/>
        <w:r w:rsidRPr="00673E96">
          <w:rPr>
            <w:rFonts w:ascii="Times New Roman" w:hAnsi="Times New Roman"/>
            <w:i/>
            <w:iCs/>
            <w:color w:val="222222"/>
            <w:sz w:val="24"/>
          </w:rPr>
          <w:t> </w:t>
        </w:r>
        <w:r w:rsidRPr="00673E96">
          <w:rPr>
            <w:rFonts w:ascii="Times New Roman" w:hAnsi="Times New Roman"/>
            <w:b/>
            <w:bCs/>
            <w:i/>
            <w:iCs/>
            <w:color w:val="222222"/>
            <w:sz w:val="24"/>
          </w:rPr>
          <w:t>13:4</w:t>
        </w:r>
        <w:bookmarkEnd w:id="665"/>
        <w:r w:rsidRPr="00673E96">
          <w:rPr>
            <w:rFonts w:ascii="Times New Roman" w:hAnsi="Times New Roman"/>
            <w:i/>
            <w:iCs/>
            <w:color w:val="222222"/>
            <w:sz w:val="24"/>
          </w:rPr>
          <w:t> Or those eighteen, upon whom the tower in Siloam fell, and slew them, think ye that they were sinners above all men that dwelt in Jerusalem? </w:t>
        </w:r>
        <w:r w:rsidRPr="00673E96">
          <w:rPr>
            <w:rFonts w:ascii="Times New Roman" w:hAnsi="Times New Roman"/>
            <w:b/>
            <w:bCs/>
            <w:i/>
            <w:iCs/>
            <w:color w:val="222222"/>
            <w:sz w:val="24"/>
          </w:rPr>
          <w:t>13:5</w:t>
        </w:r>
        <w:r w:rsidRPr="00673E96">
          <w:rPr>
            <w:rFonts w:ascii="Times New Roman" w:hAnsi="Times New Roman"/>
            <w:i/>
            <w:iCs/>
            <w:color w:val="222222"/>
            <w:sz w:val="24"/>
          </w:rPr>
          <w:t> I tell you, Nay: but, except ye repent, ye shall all likewise perish</w:t>
        </w:r>
        <w:r w:rsidRPr="00673E96">
          <w:rPr>
            <w:rFonts w:ascii="Times New Roman" w:hAnsi="Times New Roman"/>
            <w:color w:val="222222"/>
            <w:sz w:val="24"/>
          </w:rPr>
          <w:t>.</w:t>
        </w:r>
      </w:ins>
    </w:p>
    <w:p w14:paraId="52D176A7" w14:textId="77777777" w:rsidR="00673E96" w:rsidRPr="00673E96" w:rsidRDefault="00673E96" w:rsidP="00673E96">
      <w:pPr>
        <w:shd w:val="clear" w:color="auto" w:fill="FFFFFF"/>
        <w:spacing w:after="0" w:line="240" w:lineRule="auto"/>
        <w:jc w:val="both"/>
        <w:rPr>
          <w:ins w:id="666" w:author="José Antonio Garcíarivas" w:date="2017-12-19T12:14:00Z"/>
          <w:rFonts w:ascii="Times New Roman" w:hAnsi="Times New Roman"/>
          <w:color w:val="222222"/>
          <w:sz w:val="24"/>
        </w:rPr>
      </w:pPr>
      <w:ins w:id="667" w:author="José Antonio Garcíarivas" w:date="2017-12-19T12:14:00Z">
        <w:r w:rsidRPr="00673E96">
          <w:rPr>
            <w:rFonts w:ascii="Times New Roman" w:hAnsi="Times New Roman"/>
            <w:color w:val="222222"/>
            <w:sz w:val="24"/>
          </w:rPr>
          <w:t>So there again we see the threat of all perish noted twice, as if still in law mode 2</w:t>
        </w:r>
        <w:r w:rsidRPr="00673E96">
          <w:rPr>
            <w:rFonts w:ascii="Times New Roman" w:hAnsi="Times New Roman"/>
            <w:color w:val="222222"/>
            <w:sz w:val="24"/>
            <w:vertAlign w:val="superscript"/>
          </w:rPr>
          <w:t>nd</w:t>
        </w:r>
        <w:r w:rsidRPr="00673E96">
          <w:rPr>
            <w:rFonts w:ascii="Times New Roman" w:hAnsi="Times New Roman"/>
            <w:color w:val="222222"/>
            <w:sz w:val="24"/>
          </w:rPr>
          <w:t> time.</w:t>
        </w:r>
      </w:ins>
    </w:p>
    <w:p w14:paraId="48C1B404" w14:textId="77777777" w:rsidR="00673E96" w:rsidRPr="00673E96" w:rsidRDefault="00673E96" w:rsidP="00673E96">
      <w:pPr>
        <w:shd w:val="clear" w:color="auto" w:fill="FFFFFF"/>
        <w:spacing w:after="0" w:line="240" w:lineRule="auto"/>
        <w:jc w:val="both"/>
        <w:rPr>
          <w:ins w:id="668" w:author="José Antonio Garcíarivas" w:date="2017-12-19T12:14:00Z"/>
          <w:rFonts w:ascii="Times New Roman" w:hAnsi="Times New Roman"/>
          <w:color w:val="222222"/>
          <w:sz w:val="24"/>
        </w:rPr>
      </w:pPr>
      <w:ins w:id="669" w:author="José Antonio Garcíarivas" w:date="2017-12-19T12:14:00Z">
        <w:r w:rsidRPr="00673E96">
          <w:rPr>
            <w:rFonts w:ascii="Times New Roman" w:hAnsi="Times New Roman"/>
            <w:color w:val="222222"/>
            <w:sz w:val="24"/>
          </w:rPr>
          <w:t> </w:t>
        </w:r>
      </w:ins>
    </w:p>
    <w:p w14:paraId="4A23E501" w14:textId="77777777" w:rsidR="00673E96" w:rsidRPr="00673E96" w:rsidRDefault="00673E96" w:rsidP="00673E96">
      <w:pPr>
        <w:shd w:val="clear" w:color="auto" w:fill="FFFFFF"/>
        <w:spacing w:after="0" w:line="240" w:lineRule="auto"/>
        <w:jc w:val="both"/>
        <w:rPr>
          <w:ins w:id="670" w:author="José Antonio Garcíarivas" w:date="2017-12-19T12:14:00Z"/>
          <w:rFonts w:ascii="Times New Roman" w:hAnsi="Times New Roman"/>
          <w:color w:val="222222"/>
          <w:sz w:val="24"/>
        </w:rPr>
      </w:pPr>
      <w:proofErr w:type="gramStart"/>
      <w:ins w:id="671" w:author="José Antonio Garcíarivas" w:date="2017-12-19T12:14:00Z">
        <w:r w:rsidRPr="00673E96">
          <w:rPr>
            <w:rFonts w:ascii="Times New Roman" w:hAnsi="Times New Roman"/>
            <w:color w:val="222222"/>
            <w:sz w:val="24"/>
          </w:rPr>
          <w:t>So</w:t>
        </w:r>
        <w:proofErr w:type="gramEnd"/>
        <w:r w:rsidRPr="00673E96">
          <w:rPr>
            <w:rFonts w:ascii="Times New Roman" w:hAnsi="Times New Roman"/>
            <w:color w:val="222222"/>
            <w:sz w:val="24"/>
          </w:rPr>
          <w:t xml:space="preserve"> our Peace goal should be above and beyond both OT Law ←&amp;→ NT </w:t>
        </w:r>
        <w:proofErr w:type="spellStart"/>
        <w:r w:rsidRPr="00673E96">
          <w:rPr>
            <w:rFonts w:ascii="Times New Roman" w:hAnsi="Times New Roman"/>
            <w:color w:val="222222"/>
            <w:sz w:val="24"/>
          </w:rPr>
          <w:t>BetterLaw</w:t>
        </w:r>
        <w:proofErr w:type="spellEnd"/>
        <w:r w:rsidRPr="00673E96">
          <w:rPr>
            <w:rFonts w:ascii="Times New Roman" w:hAnsi="Times New Roman"/>
            <w:color w:val="222222"/>
            <w:sz w:val="24"/>
          </w:rPr>
          <w:t xml:space="preserve">, since even </w:t>
        </w:r>
        <w:proofErr w:type="spellStart"/>
        <w:r w:rsidRPr="00673E96">
          <w:rPr>
            <w:rFonts w:ascii="Times New Roman" w:hAnsi="Times New Roman"/>
            <w:color w:val="222222"/>
            <w:sz w:val="24"/>
          </w:rPr>
          <w:t>BetterLaw</w:t>
        </w:r>
        <w:proofErr w:type="spellEnd"/>
        <w:r w:rsidRPr="00673E96">
          <w:rPr>
            <w:rFonts w:ascii="Times New Roman" w:hAnsi="Times New Roman"/>
            <w:color w:val="222222"/>
            <w:sz w:val="24"/>
          </w:rPr>
          <w:t xml:space="preserve"> of </w:t>
        </w:r>
        <w:proofErr w:type="spellStart"/>
        <w:r w:rsidRPr="00673E96">
          <w:rPr>
            <w:rFonts w:ascii="Times New Roman" w:hAnsi="Times New Roman"/>
            <w:color w:val="222222"/>
            <w:sz w:val="24"/>
          </w:rPr>
          <w:t>BetterCovenant</w:t>
        </w:r>
        <w:proofErr w:type="spellEnd"/>
        <w:r w:rsidRPr="00673E96">
          <w:rPr>
            <w:rFonts w:ascii="Times New Roman" w:hAnsi="Times New Roman"/>
            <w:color w:val="222222"/>
            <w:sz w:val="24"/>
          </w:rPr>
          <w:t xml:space="preserve"> only Better = 2/3 of </w:t>
        </w:r>
        <w:proofErr w:type="spellStart"/>
        <w:r w:rsidRPr="00673E96">
          <w:rPr>
            <w:rFonts w:ascii="Times New Roman" w:hAnsi="Times New Roman"/>
            <w:color w:val="222222"/>
            <w:sz w:val="24"/>
          </w:rPr>
          <w:t>Good→Better</w:t>
        </w:r>
        <w:proofErr w:type="spellEnd"/>
        <w:r w:rsidRPr="00673E96">
          <w:rPr>
            <w:rFonts w:ascii="Times New Roman" w:hAnsi="Times New Roman"/>
            <w:color w:val="222222"/>
            <w:sz w:val="24"/>
          </w:rPr>
          <w:t>→↑Best↑.</w:t>
        </w:r>
      </w:ins>
    </w:p>
    <w:p w14:paraId="5E153240" w14:textId="77777777" w:rsidR="00673E96" w:rsidRPr="00673E96" w:rsidRDefault="00673E96" w:rsidP="00673E96">
      <w:pPr>
        <w:shd w:val="clear" w:color="auto" w:fill="FFFFFF"/>
        <w:spacing w:after="0" w:line="240" w:lineRule="auto"/>
        <w:jc w:val="both"/>
        <w:rPr>
          <w:ins w:id="672" w:author="José Antonio Garcíarivas" w:date="2017-12-19T12:14:00Z"/>
          <w:rFonts w:ascii="Times New Roman" w:hAnsi="Times New Roman"/>
          <w:color w:val="222222"/>
          <w:sz w:val="24"/>
        </w:rPr>
      </w:pPr>
      <w:ins w:id="673" w:author="José Antonio Garcíarivas" w:date="2017-12-19T12:14:00Z">
        <w:r w:rsidRPr="00673E96">
          <w:rPr>
            <w:rFonts w:ascii="Times New Roman" w:hAnsi="Times New Roman"/>
            <w:color w:val="222222"/>
            <w:sz w:val="24"/>
          </w:rPr>
          <w:t> </w:t>
        </w:r>
      </w:ins>
    </w:p>
    <w:p w14:paraId="6E35A7C0" w14:textId="77777777" w:rsidR="00673E96" w:rsidRPr="00673E96" w:rsidRDefault="00673E96" w:rsidP="00673E96">
      <w:pPr>
        <w:shd w:val="clear" w:color="auto" w:fill="FFFFFF"/>
        <w:spacing w:after="0" w:line="240" w:lineRule="auto"/>
        <w:jc w:val="both"/>
        <w:rPr>
          <w:ins w:id="674" w:author="José Antonio Garcíarivas" w:date="2017-12-19T12:14:00Z"/>
          <w:rFonts w:ascii="Times New Roman" w:hAnsi="Times New Roman"/>
          <w:color w:val="222222"/>
          <w:sz w:val="24"/>
        </w:rPr>
      </w:pPr>
      <w:ins w:id="675" w:author="José Antonio Garcíarivas" w:date="2017-12-19T12:14:00Z">
        <w:r w:rsidRPr="00673E96">
          <w:rPr>
            <w:rFonts w:ascii="Times New Roman" w:hAnsi="Times New Roman"/>
            <w:color w:val="222222"/>
            <w:sz w:val="24"/>
          </w:rPr>
          <w:t xml:space="preserve">Better mode of </w:t>
        </w:r>
        <w:proofErr w:type="spellStart"/>
        <w:r w:rsidRPr="00673E96">
          <w:rPr>
            <w:rFonts w:ascii="Times New Roman" w:hAnsi="Times New Roman"/>
            <w:color w:val="222222"/>
            <w:sz w:val="24"/>
          </w:rPr>
          <w:t>Good→Better</w:t>
        </w:r>
        <w:proofErr w:type="spellEnd"/>
        <w:r w:rsidRPr="00673E96">
          <w:rPr>
            <w:rFonts w:ascii="Times New Roman" w:hAnsi="Times New Roman"/>
            <w:color w:val="222222"/>
            <w:sz w:val="24"/>
          </w:rPr>
          <w:t xml:space="preserve">→↑Best↑ is </w:t>
        </w:r>
        <w:proofErr w:type="spellStart"/>
        <w:r w:rsidRPr="00673E96">
          <w:rPr>
            <w:rFonts w:ascii="Times New Roman" w:hAnsi="Times New Roman"/>
            <w:color w:val="222222"/>
            <w:sz w:val="24"/>
          </w:rPr>
          <w:t>NotYet</w:t>
        </w:r>
        <w:proofErr w:type="spellEnd"/>
        <w:r w:rsidRPr="00673E96">
          <w:rPr>
            <w:rFonts w:ascii="Times New Roman" w:hAnsi="Times New Roman"/>
            <w:color w:val="222222"/>
            <w:sz w:val="24"/>
          </w:rPr>
          <w:t xml:space="preserve"> the Rest of the story, like Greater mode of </w:t>
        </w:r>
        <w:proofErr w:type="spellStart"/>
        <w:r w:rsidRPr="00673E96">
          <w:rPr>
            <w:rFonts w:ascii="Times New Roman" w:hAnsi="Times New Roman"/>
            <w:color w:val="222222"/>
            <w:sz w:val="24"/>
          </w:rPr>
          <w:t>Great→Greater</w:t>
        </w:r>
        <w:proofErr w:type="spellEnd"/>
        <w:r w:rsidRPr="00673E96">
          <w:rPr>
            <w:rFonts w:ascii="Times New Roman" w:hAnsi="Times New Roman"/>
            <w:color w:val="222222"/>
            <w:sz w:val="24"/>
          </w:rPr>
          <w:t xml:space="preserve">→↑Greatest↑ is </w:t>
        </w:r>
        <w:proofErr w:type="spellStart"/>
        <w:r w:rsidRPr="00673E96">
          <w:rPr>
            <w:rFonts w:ascii="Times New Roman" w:hAnsi="Times New Roman"/>
            <w:color w:val="222222"/>
            <w:sz w:val="24"/>
          </w:rPr>
          <w:t>NotYet</w:t>
        </w:r>
        <w:proofErr w:type="spellEnd"/>
        <w:r w:rsidRPr="00673E96">
          <w:rPr>
            <w:rFonts w:ascii="Times New Roman" w:hAnsi="Times New Roman"/>
            <w:color w:val="222222"/>
            <w:sz w:val="24"/>
          </w:rPr>
          <w:t xml:space="preserve"> Greatest of 3 things never fails. Greater mode still has </w:t>
        </w:r>
        <w:r w:rsidRPr="00673E96">
          <w:rPr>
            <w:rFonts w:ascii="Times New Roman" w:hAnsi="Times New Roman"/>
            <w:color w:val="222222"/>
            <w:sz w:val="24"/>
          </w:rPr>
          <w:lastRenderedPageBreak/>
          <w:t>“</w:t>
        </w:r>
        <w:r w:rsidRPr="00673E96">
          <w:rPr>
            <w:rFonts w:ascii="Times New Roman" w:hAnsi="Times New Roman"/>
            <w:i/>
            <w:iCs/>
            <w:color w:val="222222"/>
            <w:sz w:val="24"/>
          </w:rPr>
          <w:t>greater damnation</w:t>
        </w:r>
        <w:r w:rsidRPr="00673E96">
          <w:rPr>
            <w:rFonts w:ascii="Times New Roman" w:hAnsi="Times New Roman"/>
            <w:color w:val="222222"/>
            <w:sz w:val="24"/>
          </w:rPr>
          <w:t>”, even though told “</w:t>
        </w:r>
        <w:r w:rsidRPr="00673E96">
          <w:rPr>
            <w:rFonts w:ascii="Times New Roman" w:hAnsi="Times New Roman"/>
            <w:i/>
            <w:iCs/>
            <w:color w:val="222222"/>
            <w:sz w:val="24"/>
          </w:rPr>
          <w:t>greater is he that is in you, than he that is in the world</w:t>
        </w:r>
        <w:r w:rsidRPr="00673E96">
          <w:rPr>
            <w:rFonts w:ascii="Times New Roman" w:hAnsi="Times New Roman"/>
            <w:color w:val="222222"/>
            <w:sz w:val="24"/>
          </w:rPr>
          <w:t>”: 1John 4:4, notably said to “</w:t>
        </w:r>
        <w:r w:rsidRPr="00673E96">
          <w:rPr>
            <w:rFonts w:ascii="Times New Roman" w:hAnsi="Times New Roman"/>
            <w:i/>
            <w:iCs/>
            <w:color w:val="222222"/>
            <w:sz w:val="24"/>
          </w:rPr>
          <w:t>little children</w:t>
        </w:r>
        <w:r w:rsidRPr="00673E96">
          <w:rPr>
            <w:rFonts w:ascii="Times New Roman" w:hAnsi="Times New Roman"/>
            <w:color w:val="222222"/>
            <w:sz w:val="24"/>
          </w:rPr>
          <w:t>” (allegorically law children).</w:t>
        </w:r>
      </w:ins>
    </w:p>
    <w:p w14:paraId="1B715D2C" w14:textId="77777777" w:rsidR="00673E96" w:rsidRPr="00673E96" w:rsidRDefault="00673E96" w:rsidP="00673E96">
      <w:pPr>
        <w:shd w:val="clear" w:color="auto" w:fill="FFFFFF"/>
        <w:spacing w:after="0" w:line="240" w:lineRule="auto"/>
        <w:jc w:val="both"/>
        <w:rPr>
          <w:ins w:id="676" w:author="José Antonio Garcíarivas" w:date="2017-12-19T12:14:00Z"/>
          <w:rFonts w:ascii="Times New Roman" w:hAnsi="Times New Roman"/>
          <w:color w:val="222222"/>
          <w:sz w:val="24"/>
        </w:rPr>
      </w:pPr>
      <w:ins w:id="677" w:author="José Antonio Garcíarivas" w:date="2017-12-19T12:14:00Z">
        <w:r w:rsidRPr="00673E96">
          <w:rPr>
            <w:rFonts w:ascii="Times New Roman" w:hAnsi="Times New Roman"/>
            <w:color w:val="222222"/>
            <w:sz w:val="24"/>
          </w:rPr>
          <w:t> </w:t>
        </w:r>
      </w:ins>
    </w:p>
    <w:p w14:paraId="67103487" w14:textId="77777777" w:rsidR="00673E96" w:rsidRPr="00673E96" w:rsidRDefault="00673E96" w:rsidP="00673E96">
      <w:pPr>
        <w:shd w:val="clear" w:color="auto" w:fill="FFFFFF"/>
        <w:spacing w:after="0" w:line="240" w:lineRule="auto"/>
        <w:jc w:val="both"/>
        <w:rPr>
          <w:ins w:id="678" w:author="José Antonio Garcíarivas" w:date="2017-12-19T12:14:00Z"/>
          <w:rFonts w:ascii="Times New Roman" w:hAnsi="Times New Roman"/>
          <w:color w:val="222222"/>
          <w:sz w:val="24"/>
        </w:rPr>
      </w:pPr>
      <w:proofErr w:type="gramStart"/>
      <w:ins w:id="679" w:author="José Antonio Garcíarivas" w:date="2017-12-19T12:14:00Z">
        <w:r w:rsidRPr="00673E96">
          <w:rPr>
            <w:rFonts w:ascii="Times New Roman" w:hAnsi="Times New Roman"/>
            <w:color w:val="222222"/>
            <w:sz w:val="24"/>
          </w:rPr>
          <w:t>So</w:t>
        </w:r>
        <w:proofErr w:type="gramEnd"/>
        <w:r w:rsidRPr="00673E96">
          <w:rPr>
            <w:rFonts w:ascii="Times New Roman" w:hAnsi="Times New Roman"/>
            <w:color w:val="222222"/>
            <w:sz w:val="24"/>
          </w:rPr>
          <w:t xml:space="preserve"> our Peace goal should go beyond Better &amp; Greater, which are 2/3 = 0.666 = “nothing” yet. Such is allegorized in 1Cor 13, where “</w:t>
        </w:r>
        <w:r w:rsidRPr="00673E96">
          <w:rPr>
            <w:rFonts w:ascii="Times New Roman" w:hAnsi="Times New Roman"/>
            <w:i/>
            <w:iCs/>
            <w:color w:val="222222"/>
            <w:sz w:val="24"/>
          </w:rPr>
          <w:t>charity</w:t>
        </w:r>
        <w:r w:rsidRPr="00673E96">
          <w:rPr>
            <w:rFonts w:ascii="Times New Roman" w:hAnsi="Times New Roman"/>
            <w:color w:val="222222"/>
            <w:sz w:val="24"/>
          </w:rPr>
          <w:t>” is “</w:t>
        </w:r>
        <w:r w:rsidRPr="00673E96">
          <w:rPr>
            <w:rFonts w:ascii="Times New Roman" w:hAnsi="Times New Roman"/>
            <w:i/>
            <w:iCs/>
            <w:color w:val="222222"/>
            <w:sz w:val="24"/>
          </w:rPr>
          <w:t>greatest</w:t>
        </w:r>
        <w:r w:rsidRPr="00673E96">
          <w:rPr>
            <w:rFonts w:ascii="Times New Roman" w:hAnsi="Times New Roman"/>
            <w:color w:val="222222"/>
            <w:sz w:val="24"/>
          </w:rPr>
          <w:t>” of 3 things that abide, as if only greatest of great/greater→↑greatest↑ is what’s best of good/better→↑best↑.</w:t>
        </w:r>
      </w:ins>
    </w:p>
    <w:p w14:paraId="73BC0D2F" w14:textId="77777777" w:rsidR="00673E96" w:rsidRPr="00673E96" w:rsidRDefault="00673E96" w:rsidP="00673E96">
      <w:pPr>
        <w:shd w:val="clear" w:color="auto" w:fill="FFFFFF"/>
        <w:spacing w:after="0" w:line="240" w:lineRule="auto"/>
        <w:jc w:val="both"/>
        <w:rPr>
          <w:ins w:id="680" w:author="José Antonio Garcíarivas" w:date="2017-12-19T12:14:00Z"/>
          <w:rFonts w:ascii="Times New Roman" w:hAnsi="Times New Roman"/>
          <w:color w:val="222222"/>
          <w:sz w:val="24"/>
        </w:rPr>
      </w:pPr>
      <w:ins w:id="681" w:author="José Antonio Garcíarivas" w:date="2017-12-19T12:14:00Z">
        <w:r w:rsidRPr="00673E96">
          <w:rPr>
            <w:rFonts w:ascii="Times New Roman" w:hAnsi="Times New Roman"/>
            <w:color w:val="222222"/>
            <w:sz w:val="24"/>
          </w:rPr>
          <w:t> </w:t>
        </w:r>
      </w:ins>
    </w:p>
    <w:p w14:paraId="1052C4BB" w14:textId="77777777" w:rsidR="00673E96" w:rsidRPr="00673E96" w:rsidRDefault="00673E96" w:rsidP="00673E96">
      <w:pPr>
        <w:shd w:val="clear" w:color="auto" w:fill="FFFFFF"/>
        <w:spacing w:after="0" w:line="240" w:lineRule="auto"/>
        <w:jc w:val="both"/>
        <w:rPr>
          <w:ins w:id="682" w:author="José Antonio Garcíarivas" w:date="2017-12-19T12:14:00Z"/>
          <w:rFonts w:ascii="Times New Roman" w:hAnsi="Times New Roman"/>
          <w:color w:val="222222"/>
          <w:sz w:val="24"/>
        </w:rPr>
      </w:pPr>
      <w:ins w:id="683" w:author="José Antonio Garcíarivas" w:date="2017-12-19T12:14:00Z">
        <w:r w:rsidRPr="00673E96">
          <w:rPr>
            <w:rFonts w:ascii="Times New Roman" w:hAnsi="Times New Roman"/>
            <w:color w:val="222222"/>
            <w:sz w:val="24"/>
          </w:rPr>
          <w:t xml:space="preserve">Speaking of 2/3 still being “nothing” yet, let’s note this about </w:t>
        </w:r>
        <w:proofErr w:type="spellStart"/>
        <w:r w:rsidRPr="00673E96">
          <w:rPr>
            <w:rFonts w:ascii="Times New Roman" w:hAnsi="Times New Roman"/>
            <w:color w:val="222222"/>
            <w:sz w:val="24"/>
          </w:rPr>
          <w:t>TheTruth</w:t>
        </w:r>
        <w:proofErr w:type="spellEnd"/>
        <w:r w:rsidRPr="00673E96">
          <w:rPr>
            <w:rFonts w:ascii="Times New Roman" w:hAnsi="Times New Roman"/>
            <w:color w:val="222222"/>
            <w:sz w:val="24"/>
          </w:rPr>
          <w:t xml:space="preserve"> in John 14:6 KJV: I am = </w:t>
        </w:r>
        <w:proofErr w:type="spellStart"/>
        <w:r w:rsidRPr="00673E96">
          <w:rPr>
            <w:rFonts w:ascii="Times New Roman" w:hAnsi="Times New Roman"/>
            <w:color w:val="222222"/>
            <w:sz w:val="24"/>
          </w:rPr>
          <w:t>TheWay</w:t>
        </w:r>
        <w:proofErr w:type="spellEnd"/>
        <w:r w:rsidRPr="00673E96">
          <w:rPr>
            <w:rFonts w:ascii="Times New Roman" w:hAnsi="Times New Roman"/>
            <w:color w:val="222222"/>
            <w:sz w:val="24"/>
          </w:rPr>
          <w:t xml:space="preserve"> (1/</w:t>
        </w:r>
        <w:proofErr w:type="gramStart"/>
        <w:r w:rsidRPr="00673E96">
          <w:rPr>
            <w:rFonts w:ascii="Times New Roman" w:hAnsi="Times New Roman"/>
            <w:color w:val="222222"/>
            <w:sz w:val="24"/>
          </w:rPr>
          <w:t>3)…</w:t>
        </w:r>
        <w:proofErr w:type="spellStart"/>
        <w:proofErr w:type="gramEnd"/>
        <w:r w:rsidRPr="00673E96">
          <w:rPr>
            <w:rFonts w:ascii="Times New Roman" w:hAnsi="Times New Roman"/>
            <w:color w:val="222222"/>
            <w:sz w:val="24"/>
          </w:rPr>
          <w:t>TheTruth</w:t>
        </w:r>
        <w:proofErr w:type="spellEnd"/>
        <w:r w:rsidRPr="00673E96">
          <w:rPr>
            <w:rFonts w:ascii="Times New Roman" w:hAnsi="Times New Roman"/>
            <w:color w:val="222222"/>
            <w:sz w:val="24"/>
          </w:rPr>
          <w:t xml:space="preserve"> (2/3)…</w:t>
        </w:r>
        <w:proofErr w:type="spellStart"/>
        <w:r w:rsidRPr="00673E96">
          <w:rPr>
            <w:rFonts w:ascii="Times New Roman" w:hAnsi="Times New Roman"/>
            <w:color w:val="222222"/>
            <w:sz w:val="24"/>
          </w:rPr>
          <w:t>TheLife</w:t>
        </w:r>
        <w:proofErr w:type="spellEnd"/>
        <w:r w:rsidRPr="00673E96">
          <w:rPr>
            <w:rFonts w:ascii="Times New Roman" w:hAnsi="Times New Roman"/>
            <w:color w:val="222222"/>
            <w:sz w:val="24"/>
          </w:rPr>
          <w:t xml:space="preserve"> (3/3). So even when we have </w:t>
        </w:r>
        <w:proofErr w:type="spellStart"/>
        <w:r w:rsidRPr="00673E96">
          <w:rPr>
            <w:rFonts w:ascii="Times New Roman" w:hAnsi="Times New Roman"/>
            <w:color w:val="222222"/>
            <w:sz w:val="24"/>
          </w:rPr>
          <w:t>TheTruth</w:t>
        </w:r>
        <w:proofErr w:type="spellEnd"/>
        <w:r w:rsidRPr="00673E96">
          <w:rPr>
            <w:rFonts w:ascii="Times New Roman" w:hAnsi="Times New Roman"/>
            <w:color w:val="222222"/>
            <w:sz w:val="24"/>
          </w:rPr>
          <w:t xml:space="preserve">, such is </w:t>
        </w:r>
        <w:proofErr w:type="spellStart"/>
        <w:r w:rsidRPr="00673E96">
          <w:rPr>
            <w:rFonts w:ascii="Times New Roman" w:hAnsi="Times New Roman"/>
            <w:color w:val="222222"/>
            <w:sz w:val="24"/>
          </w:rPr>
          <w:t>NotYet</w:t>
        </w:r>
        <w:proofErr w:type="spellEnd"/>
        <w:r w:rsidRPr="00673E96">
          <w:rPr>
            <w:rFonts w:ascii="Times New Roman" w:hAnsi="Times New Roman"/>
            <w:color w:val="222222"/>
            <w:sz w:val="24"/>
          </w:rPr>
          <w:t xml:space="preserve"> </w:t>
        </w:r>
        <w:proofErr w:type="spellStart"/>
        <w:r w:rsidRPr="00673E96">
          <w:rPr>
            <w:rFonts w:ascii="Times New Roman" w:hAnsi="Times New Roman"/>
            <w:color w:val="222222"/>
            <w:sz w:val="24"/>
          </w:rPr>
          <w:t>AllTruth</w:t>
        </w:r>
        <w:proofErr w:type="spellEnd"/>
        <w:r w:rsidRPr="00673E96">
          <w:rPr>
            <w:rFonts w:ascii="Times New Roman" w:hAnsi="Times New Roman"/>
            <w:color w:val="222222"/>
            <w:sz w:val="24"/>
          </w:rPr>
          <w:t xml:space="preserve">. </w:t>
        </w:r>
        <w:proofErr w:type="gramStart"/>
        <w:r w:rsidRPr="00673E96">
          <w:rPr>
            <w:rFonts w:ascii="Times New Roman" w:hAnsi="Times New Roman"/>
            <w:color w:val="222222"/>
            <w:sz w:val="24"/>
          </w:rPr>
          <w:t>So</w:t>
        </w:r>
        <w:proofErr w:type="gramEnd"/>
        <w:r w:rsidRPr="00673E96">
          <w:rPr>
            <w:rFonts w:ascii="Times New Roman" w:hAnsi="Times New Roman"/>
            <w:color w:val="222222"/>
            <w:sz w:val="24"/>
          </w:rPr>
          <w:t xml:space="preserve"> the Spirit of grace &amp; of truth will guide u into </w:t>
        </w:r>
        <w:proofErr w:type="spellStart"/>
        <w:r w:rsidRPr="00673E96">
          <w:rPr>
            <w:rFonts w:ascii="Times New Roman" w:hAnsi="Times New Roman"/>
            <w:color w:val="222222"/>
            <w:sz w:val="24"/>
          </w:rPr>
          <w:t>AllTruth</w:t>
        </w:r>
        <w:proofErr w:type="spellEnd"/>
        <w:r w:rsidRPr="00673E96">
          <w:rPr>
            <w:rFonts w:ascii="Times New Roman" w:hAnsi="Times New Roman"/>
            <w:color w:val="222222"/>
            <w:sz w:val="24"/>
          </w:rPr>
          <w:t xml:space="preserve">, above &amp; beyond </w:t>
        </w:r>
        <w:proofErr w:type="spellStart"/>
        <w:r w:rsidRPr="00673E96">
          <w:rPr>
            <w:rFonts w:ascii="Times New Roman" w:hAnsi="Times New Roman"/>
            <w:color w:val="222222"/>
            <w:sz w:val="24"/>
          </w:rPr>
          <w:t>TheTruth</w:t>
        </w:r>
        <w:proofErr w:type="spellEnd"/>
        <w:r w:rsidRPr="00673E96">
          <w:rPr>
            <w:rFonts w:ascii="Times New Roman" w:hAnsi="Times New Roman"/>
            <w:color w:val="222222"/>
            <w:sz w:val="24"/>
          </w:rPr>
          <w:t>, as in John 16:7=</w:t>
        </w:r>
        <w:proofErr w:type="spellStart"/>
        <w:r w:rsidRPr="00673E96">
          <w:rPr>
            <w:rFonts w:ascii="Times New Roman" w:hAnsi="Times New Roman"/>
            <w:color w:val="222222"/>
            <w:sz w:val="24"/>
          </w:rPr>
          <w:t>TheTruth</w:t>
        </w:r>
        <w:proofErr w:type="spellEnd"/>
        <w:r w:rsidRPr="00673E96">
          <w:rPr>
            <w:rFonts w:ascii="Times New Roman" w:hAnsi="Times New Roman"/>
            <w:color w:val="222222"/>
            <w:sz w:val="24"/>
          </w:rPr>
          <w:t>→↑16:13=</w:t>
        </w:r>
        <w:proofErr w:type="spellStart"/>
        <w:r w:rsidRPr="00673E96">
          <w:rPr>
            <w:rFonts w:ascii="Times New Roman" w:hAnsi="Times New Roman"/>
            <w:color w:val="222222"/>
            <w:sz w:val="24"/>
          </w:rPr>
          <w:t>AllTruth</w:t>
        </w:r>
        <w:proofErr w:type="spellEnd"/>
        <w:r w:rsidRPr="00673E96">
          <w:rPr>
            <w:rFonts w:ascii="Times New Roman" w:hAnsi="Times New Roman"/>
            <w:color w:val="222222"/>
            <w:sz w:val="24"/>
          </w:rPr>
          <w:t>↑.</w:t>
        </w:r>
      </w:ins>
    </w:p>
    <w:p w14:paraId="5251E8C3" w14:textId="77777777" w:rsidR="00673E96" w:rsidRPr="00673E96" w:rsidRDefault="00673E96" w:rsidP="00673E96">
      <w:pPr>
        <w:shd w:val="clear" w:color="auto" w:fill="FFFFFF"/>
        <w:spacing w:after="0" w:line="240" w:lineRule="auto"/>
        <w:jc w:val="both"/>
        <w:rPr>
          <w:ins w:id="684" w:author="José Antonio Garcíarivas" w:date="2017-12-19T12:14:00Z"/>
          <w:rFonts w:ascii="Times New Roman" w:hAnsi="Times New Roman"/>
          <w:color w:val="222222"/>
          <w:sz w:val="24"/>
        </w:rPr>
      </w:pPr>
      <w:ins w:id="685" w:author="José Antonio Garcíarivas" w:date="2017-12-19T12:14:00Z">
        <w:r w:rsidRPr="00673E96">
          <w:rPr>
            <w:rFonts w:ascii="Times New Roman" w:hAnsi="Times New Roman"/>
            <w:color w:val="222222"/>
            <w:sz w:val="24"/>
          </w:rPr>
          <w:t> </w:t>
        </w:r>
      </w:ins>
    </w:p>
    <w:p w14:paraId="2B5B6ED6" w14:textId="77777777" w:rsidR="00673E96" w:rsidRPr="00673E96" w:rsidRDefault="00673E96" w:rsidP="00673E96">
      <w:pPr>
        <w:shd w:val="clear" w:color="auto" w:fill="FFFFFF"/>
        <w:spacing w:after="0" w:line="240" w:lineRule="auto"/>
        <w:jc w:val="both"/>
        <w:rPr>
          <w:ins w:id="686" w:author="José Antonio Garcíarivas" w:date="2017-12-19T12:14:00Z"/>
          <w:rFonts w:ascii="Times New Roman" w:hAnsi="Times New Roman"/>
          <w:color w:val="222222"/>
          <w:sz w:val="24"/>
        </w:rPr>
      </w:pPr>
      <w:ins w:id="687" w:author="José Antonio Garcíarivas" w:date="2017-12-19T12:14:00Z">
        <w:r w:rsidRPr="00673E96">
          <w:rPr>
            <w:rFonts w:ascii="Times New Roman" w:hAnsi="Times New Roman"/>
            <w:color w:val="222222"/>
            <w:sz w:val="24"/>
          </w:rPr>
          <w:t>Seems why Apostle Paul even upgraded his “holy kiss” greeting, so peace = 3</w:t>
        </w:r>
        <w:r w:rsidRPr="00673E96">
          <w:rPr>
            <w:rFonts w:ascii="Times New Roman" w:hAnsi="Times New Roman"/>
            <w:color w:val="222222"/>
            <w:sz w:val="24"/>
            <w:vertAlign w:val="superscript"/>
          </w:rPr>
          <w:t>rd</w:t>
        </w:r>
        <w:r w:rsidRPr="00673E96">
          <w:rPr>
            <w:rFonts w:ascii="Times New Roman" w:hAnsi="Times New Roman"/>
            <w:color w:val="222222"/>
            <w:sz w:val="24"/>
          </w:rPr>
          <w:t> of 3, rather than only 2/3, since </w:t>
        </w:r>
        <w:r w:rsidRPr="00673E96">
          <w:rPr>
            <w:rFonts w:ascii="Times New Roman" w:hAnsi="Times New Roman"/>
            <w:i/>
            <w:iCs/>
            <w:color w:val="222222"/>
            <w:sz w:val="24"/>
          </w:rPr>
          <w:t>Grace and peace</w:t>
        </w:r>
        <w:r w:rsidRPr="00673E96">
          <w:rPr>
            <w:rFonts w:ascii="Times New Roman" w:hAnsi="Times New Roman"/>
            <w:color w:val="222222"/>
            <w:sz w:val="24"/>
          </w:rPr>
          <w:t> offered in Revelation 1:4 can get taken away in Revelation 6:4, because it’s only 2/3 = 0.666, rather than 3/3 = 1.000 (</w:t>
        </w:r>
        <w:proofErr w:type="spellStart"/>
        <w:r w:rsidRPr="00673E96">
          <w:rPr>
            <w:rFonts w:ascii="Times New Roman" w:hAnsi="Times New Roman"/>
            <w:color w:val="222222"/>
            <w:sz w:val="24"/>
          </w:rPr>
          <w:t>ONEderful</w:t>
        </w:r>
        <w:proofErr w:type="spellEnd"/>
        <w:r w:rsidRPr="00673E96">
          <w:rPr>
            <w:rFonts w:ascii="Times New Roman" w:hAnsi="Times New Roman"/>
            <w:color w:val="222222"/>
            <w:sz w:val="24"/>
          </w:rPr>
          <w:t xml:space="preserve">). </w:t>
        </w:r>
        <w:proofErr w:type="spellStart"/>
        <w:r w:rsidRPr="00673E96">
          <w:rPr>
            <w:rFonts w:ascii="Times New Roman" w:hAnsi="Times New Roman"/>
            <w:color w:val="222222"/>
            <w:sz w:val="24"/>
          </w:rPr>
          <w:t>Eg</w:t>
        </w:r>
        <w:proofErr w:type="spellEnd"/>
        <w:r w:rsidRPr="00673E96">
          <w:rPr>
            <w:rFonts w:ascii="Times New Roman" w:hAnsi="Times New Roman"/>
            <w:color w:val="222222"/>
            <w:sz w:val="24"/>
          </w:rPr>
          <w:t>:</w:t>
        </w:r>
      </w:ins>
    </w:p>
    <w:p w14:paraId="6DB7D417" w14:textId="77777777" w:rsidR="00673E96" w:rsidRPr="00673E96" w:rsidRDefault="00673E96" w:rsidP="00673E96">
      <w:pPr>
        <w:shd w:val="clear" w:color="auto" w:fill="FFFFFF"/>
        <w:spacing w:after="0" w:line="240" w:lineRule="auto"/>
        <w:jc w:val="both"/>
        <w:rPr>
          <w:ins w:id="688" w:author="José Antonio Garcíarivas" w:date="2017-12-19T12:14:00Z"/>
          <w:rFonts w:ascii="Times New Roman" w:hAnsi="Times New Roman"/>
          <w:color w:val="222222"/>
          <w:sz w:val="24"/>
        </w:rPr>
      </w:pPr>
      <w:ins w:id="689" w:author="José Antonio Garcíarivas" w:date="2017-12-19T12:14:00Z">
        <w:r w:rsidRPr="00673E96">
          <w:rPr>
            <w:rFonts w:ascii="Times New Roman" w:hAnsi="Times New Roman"/>
            <w:color w:val="222222"/>
            <w:sz w:val="24"/>
          </w:rPr>
          <w:lastRenderedPageBreak/>
          <w:t xml:space="preserve">-        holy kiss1: Romans 1:7 KJV: </w:t>
        </w:r>
        <w:proofErr w:type="spellStart"/>
        <w:r w:rsidRPr="00673E96">
          <w:rPr>
            <w:rFonts w:ascii="Times New Roman" w:hAnsi="Times New Roman"/>
            <w:color w:val="222222"/>
            <w:sz w:val="24"/>
          </w:rPr>
          <w:t>GraceToU</w:t>
        </w:r>
        <w:proofErr w:type="spellEnd"/>
        <w:r w:rsidRPr="00673E96">
          <w:rPr>
            <w:rFonts w:ascii="Times New Roman" w:hAnsi="Times New Roman"/>
            <w:color w:val="222222"/>
            <w:sz w:val="24"/>
          </w:rPr>
          <w:t xml:space="preserve"> and peace=2/3= 0.666</w:t>
        </w:r>
      </w:ins>
    </w:p>
    <w:p w14:paraId="40507A14" w14:textId="77777777" w:rsidR="00673E96" w:rsidRPr="00673E96" w:rsidRDefault="00673E96" w:rsidP="00673E96">
      <w:pPr>
        <w:shd w:val="clear" w:color="auto" w:fill="FFFFFF"/>
        <w:spacing w:after="0" w:line="240" w:lineRule="auto"/>
        <w:jc w:val="both"/>
        <w:rPr>
          <w:ins w:id="690" w:author="José Antonio Garcíarivas" w:date="2017-12-19T12:14:00Z"/>
          <w:rFonts w:ascii="Times New Roman" w:hAnsi="Times New Roman"/>
          <w:color w:val="222222"/>
          <w:sz w:val="24"/>
        </w:rPr>
      </w:pPr>
      <w:ins w:id="691" w:author="José Antonio Garcíarivas" w:date="2017-12-19T12:14:00Z">
        <w:r w:rsidRPr="00673E96">
          <w:rPr>
            <w:rFonts w:ascii="Times New Roman" w:hAnsi="Times New Roman"/>
            <w:color w:val="222222"/>
            <w:sz w:val="24"/>
          </w:rPr>
          <w:t>-        holy kiss2: 1Timothy 1:2 KJV: Grace, mercy, peace=3/3= 1.000</w:t>
        </w:r>
      </w:ins>
    </w:p>
    <w:p w14:paraId="6A6837B1" w14:textId="77777777" w:rsidR="00673E96" w:rsidRPr="00673E96" w:rsidRDefault="00673E96" w:rsidP="00673E96">
      <w:pPr>
        <w:shd w:val="clear" w:color="auto" w:fill="FFFFFF"/>
        <w:spacing w:after="0" w:line="240" w:lineRule="auto"/>
        <w:jc w:val="both"/>
        <w:rPr>
          <w:ins w:id="692" w:author="José Antonio Garcíarivas" w:date="2017-12-19T12:14:00Z"/>
          <w:rFonts w:ascii="Times New Roman" w:hAnsi="Times New Roman"/>
          <w:color w:val="222222"/>
          <w:sz w:val="24"/>
        </w:rPr>
      </w:pPr>
      <w:ins w:id="693" w:author="José Antonio Garcíarivas" w:date="2017-12-19T12:14:00Z">
        <w:r w:rsidRPr="00673E96">
          <w:rPr>
            <w:rFonts w:ascii="Times New Roman" w:hAnsi="Times New Roman"/>
            <w:color w:val="222222"/>
            <w:sz w:val="24"/>
          </w:rPr>
          <w:t> </w:t>
        </w:r>
      </w:ins>
    </w:p>
    <w:p w14:paraId="3B2D66C1" w14:textId="77777777" w:rsidR="00673E96" w:rsidRPr="00673E96" w:rsidRDefault="00673E96" w:rsidP="00673E96">
      <w:pPr>
        <w:shd w:val="clear" w:color="auto" w:fill="FFFFFF"/>
        <w:spacing w:after="0" w:line="240" w:lineRule="auto"/>
        <w:jc w:val="both"/>
        <w:rPr>
          <w:ins w:id="694" w:author="José Antonio Garcíarivas" w:date="2017-12-19T12:14:00Z"/>
          <w:rFonts w:ascii="Times New Roman" w:hAnsi="Times New Roman"/>
          <w:color w:val="222222"/>
          <w:sz w:val="24"/>
        </w:rPr>
      </w:pPr>
      <w:ins w:id="695" w:author="José Antonio Garcíarivas" w:date="2017-12-19T12:14:00Z">
        <w:r w:rsidRPr="00673E96">
          <w:rPr>
            <w:rFonts w:ascii="Times New Roman" w:hAnsi="Times New Roman"/>
            <w:color w:val="222222"/>
            <w:sz w:val="24"/>
          </w:rPr>
          <w:t>Another notable difference is</w:t>
        </w:r>
      </w:ins>
    </w:p>
    <w:p w14:paraId="57CBD1B4" w14:textId="77777777" w:rsidR="00673E96" w:rsidRPr="00673E96" w:rsidRDefault="00673E96" w:rsidP="00673E96">
      <w:pPr>
        <w:shd w:val="clear" w:color="auto" w:fill="FFFFFF"/>
        <w:spacing w:after="0" w:line="240" w:lineRule="auto"/>
        <w:jc w:val="both"/>
        <w:rPr>
          <w:ins w:id="696" w:author="José Antonio Garcíarivas" w:date="2017-12-19T12:14:00Z"/>
          <w:rFonts w:ascii="Times New Roman" w:hAnsi="Times New Roman"/>
          <w:color w:val="222222"/>
          <w:sz w:val="24"/>
        </w:rPr>
      </w:pPr>
      <w:ins w:id="697" w:author="José Antonio Garcíarivas" w:date="2017-12-19T12:14:00Z">
        <w:r w:rsidRPr="00673E96">
          <w:rPr>
            <w:rFonts w:ascii="Times New Roman" w:hAnsi="Times New Roman"/>
            <w:color w:val="222222"/>
            <w:sz w:val="24"/>
          </w:rPr>
          <w:t>- peace of holy kiss1 is from “</w:t>
        </w:r>
        <w:r w:rsidRPr="00673E96">
          <w:rPr>
            <w:rFonts w:ascii="Times New Roman" w:hAnsi="Times New Roman"/>
            <w:i/>
            <w:iCs/>
            <w:color w:val="222222"/>
            <w:sz w:val="24"/>
            <w:u w:val="single"/>
          </w:rPr>
          <w:t>the</w:t>
        </w:r>
        <w:r w:rsidRPr="00673E96">
          <w:rPr>
            <w:rFonts w:ascii="Times New Roman" w:hAnsi="Times New Roman"/>
            <w:color w:val="222222"/>
            <w:sz w:val="24"/>
          </w:rPr>
          <w:t>” Lord JC,  </w:t>
        </w:r>
      </w:ins>
    </w:p>
    <w:p w14:paraId="4138CD31" w14:textId="77777777" w:rsidR="00673E96" w:rsidRPr="00673E96" w:rsidRDefault="00673E96" w:rsidP="00673E96">
      <w:pPr>
        <w:shd w:val="clear" w:color="auto" w:fill="FFFFFF"/>
        <w:spacing w:after="0" w:line="240" w:lineRule="auto"/>
        <w:jc w:val="both"/>
        <w:rPr>
          <w:ins w:id="698" w:author="José Antonio Garcíarivas" w:date="2017-12-19T12:14:00Z"/>
          <w:rFonts w:ascii="Times New Roman" w:hAnsi="Times New Roman"/>
          <w:color w:val="222222"/>
          <w:sz w:val="24"/>
        </w:rPr>
      </w:pPr>
      <w:ins w:id="699" w:author="José Antonio Garcíarivas" w:date="2017-12-19T12:14:00Z">
        <w:r w:rsidRPr="00673E96">
          <w:rPr>
            <w:rFonts w:ascii="Times New Roman" w:hAnsi="Times New Roman"/>
            <w:color w:val="222222"/>
            <w:sz w:val="24"/>
          </w:rPr>
          <w:t>- peace of holy kiss2 is from “</w:t>
        </w:r>
        <w:r w:rsidRPr="00673E96">
          <w:rPr>
            <w:rFonts w:ascii="Times New Roman" w:hAnsi="Times New Roman"/>
            <w:i/>
            <w:iCs/>
            <w:color w:val="222222"/>
            <w:sz w:val="24"/>
            <w:u w:val="single"/>
          </w:rPr>
          <w:t>our</w:t>
        </w:r>
        <w:r w:rsidRPr="00673E96">
          <w:rPr>
            <w:rFonts w:ascii="Times New Roman" w:hAnsi="Times New Roman"/>
            <w:color w:val="222222"/>
            <w:sz w:val="24"/>
          </w:rPr>
          <w:t>” Lord JC.</w:t>
        </w:r>
      </w:ins>
    </w:p>
    <w:p w14:paraId="3B24B2BC" w14:textId="77777777" w:rsidR="00673E96" w:rsidRPr="00673E96" w:rsidRDefault="00673E96" w:rsidP="00673E96">
      <w:pPr>
        <w:shd w:val="clear" w:color="auto" w:fill="FFFFFF"/>
        <w:spacing w:after="0" w:line="240" w:lineRule="auto"/>
        <w:jc w:val="both"/>
        <w:rPr>
          <w:ins w:id="700" w:author="José Antonio Garcíarivas" w:date="2017-12-19T12:14:00Z"/>
          <w:rFonts w:ascii="Times New Roman" w:hAnsi="Times New Roman"/>
          <w:color w:val="222222"/>
          <w:sz w:val="24"/>
        </w:rPr>
      </w:pPr>
      <w:ins w:id="701" w:author="José Antonio Garcíarivas" w:date="2017-12-19T12:14:00Z">
        <w:r w:rsidRPr="00673E96">
          <w:rPr>
            <w:rFonts w:ascii="Times New Roman" w:hAnsi="Times New Roman"/>
            <w:color w:val="222222"/>
            <w:sz w:val="24"/>
          </w:rPr>
          <w:t xml:space="preserve">So </w:t>
        </w:r>
        <w:proofErr w:type="spellStart"/>
        <w:r w:rsidRPr="00673E96">
          <w:rPr>
            <w:rFonts w:ascii="Times New Roman" w:hAnsi="Times New Roman"/>
            <w:color w:val="222222"/>
            <w:sz w:val="24"/>
          </w:rPr>
          <w:t>TheEnd</w:t>
        </w:r>
        <w:proofErr w:type="spellEnd"/>
        <w:r w:rsidRPr="00673E96">
          <w:rPr>
            <w:rFonts w:ascii="Times New Roman" w:hAnsi="Times New Roman"/>
            <w:color w:val="222222"/>
            <w:sz w:val="24"/>
          </w:rPr>
          <w:t xml:space="preserve"> to </w:t>
        </w:r>
        <w:proofErr w:type="spellStart"/>
        <w:r w:rsidRPr="00673E96">
          <w:rPr>
            <w:rFonts w:ascii="Times New Roman" w:hAnsi="Times New Roman"/>
            <w:color w:val="222222"/>
            <w:sz w:val="24"/>
          </w:rPr>
          <w:t>ENDure</w:t>
        </w:r>
        <w:proofErr w:type="spellEnd"/>
        <w:r w:rsidRPr="00673E96">
          <w:rPr>
            <w:rFonts w:ascii="Times New Roman" w:hAnsi="Times New Roman"/>
            <w:color w:val="222222"/>
            <w:sz w:val="24"/>
          </w:rPr>
          <w:t xml:space="preserve"> unto clarifies the grace of “</w:t>
        </w:r>
        <w:r w:rsidRPr="00673E96">
          <w:rPr>
            <w:rFonts w:ascii="Times New Roman" w:hAnsi="Times New Roman"/>
            <w:i/>
            <w:iCs/>
            <w:color w:val="222222"/>
            <w:sz w:val="24"/>
            <w:u w:val="single"/>
          </w:rPr>
          <w:t>our</w:t>
        </w:r>
        <w:r w:rsidRPr="00673E96">
          <w:rPr>
            <w:rFonts w:ascii="Times New Roman" w:hAnsi="Times New Roman"/>
            <w:color w:val="222222"/>
            <w:sz w:val="24"/>
          </w:rPr>
          <w:t>” Lord JC [be] with you all. Amen.  </w:t>
        </w:r>
      </w:ins>
    </w:p>
    <w:p w14:paraId="09E99949" w14:textId="77777777" w:rsidR="00673E96" w:rsidRPr="00673E96" w:rsidRDefault="00673E96" w:rsidP="00673E96">
      <w:pPr>
        <w:shd w:val="clear" w:color="auto" w:fill="FFFFFF"/>
        <w:spacing w:after="0" w:line="240" w:lineRule="auto"/>
        <w:jc w:val="both"/>
        <w:rPr>
          <w:ins w:id="702" w:author="José Antonio Garcíarivas" w:date="2017-12-19T12:14:00Z"/>
          <w:rFonts w:ascii="Times New Roman" w:hAnsi="Times New Roman"/>
          <w:color w:val="222222"/>
          <w:sz w:val="24"/>
        </w:rPr>
      </w:pPr>
      <w:ins w:id="703" w:author="José Antonio Garcíarivas" w:date="2017-12-19T12:14:00Z">
        <w:r w:rsidRPr="00673E96">
          <w:rPr>
            <w:rFonts w:ascii="Times New Roman" w:hAnsi="Times New Roman"/>
            <w:color w:val="222222"/>
            <w:sz w:val="24"/>
          </w:rPr>
          <w:t> </w:t>
        </w:r>
      </w:ins>
    </w:p>
    <w:p w14:paraId="61AA47D4" w14:textId="77777777" w:rsidR="00673E96" w:rsidRPr="00673E96" w:rsidRDefault="00673E96" w:rsidP="00673E96">
      <w:pPr>
        <w:shd w:val="clear" w:color="auto" w:fill="FFFFFF"/>
        <w:spacing w:after="0" w:line="240" w:lineRule="auto"/>
        <w:jc w:val="both"/>
        <w:rPr>
          <w:ins w:id="704" w:author="José Antonio Garcíarivas" w:date="2017-12-19T12:14:00Z"/>
          <w:rFonts w:ascii="Times New Roman" w:hAnsi="Times New Roman"/>
          <w:color w:val="222222"/>
          <w:sz w:val="24"/>
        </w:rPr>
      </w:pPr>
      <w:proofErr w:type="gramStart"/>
      <w:ins w:id="705" w:author="José Antonio Garcíarivas" w:date="2017-12-19T12:14:00Z">
        <w:r w:rsidRPr="00673E96">
          <w:rPr>
            <w:rFonts w:ascii="Times New Roman" w:hAnsi="Times New Roman"/>
            <w:color w:val="222222"/>
            <w:sz w:val="24"/>
          </w:rPr>
          <w:t>So</w:t>
        </w:r>
        <w:proofErr w:type="gramEnd"/>
        <w:r w:rsidRPr="00673E96">
          <w:rPr>
            <w:rFonts w:ascii="Times New Roman" w:hAnsi="Times New Roman"/>
            <w:color w:val="222222"/>
            <w:sz w:val="24"/>
          </w:rPr>
          <w:t xml:space="preserve"> it reasons there’s temporal peace, that can still get taken away, and permanent peace, that cannot get taken away. Our goal is to have the permanent peace, by noticing and applying all the upgrades that help us to be content, free of the frustration of contention.</w:t>
        </w:r>
      </w:ins>
    </w:p>
    <w:p w14:paraId="5C9286B3" w14:textId="77777777" w:rsidR="00673E96" w:rsidRPr="00673E96" w:rsidRDefault="00673E96" w:rsidP="00673E96">
      <w:pPr>
        <w:shd w:val="clear" w:color="auto" w:fill="FFFFFF"/>
        <w:spacing w:after="0" w:line="240" w:lineRule="auto"/>
        <w:jc w:val="both"/>
        <w:rPr>
          <w:ins w:id="706" w:author="José Antonio Garcíarivas" w:date="2017-12-19T12:14:00Z"/>
          <w:rFonts w:ascii="Times New Roman" w:hAnsi="Times New Roman"/>
          <w:color w:val="222222"/>
          <w:sz w:val="24"/>
        </w:rPr>
      </w:pPr>
      <w:ins w:id="707" w:author="José Antonio Garcíarivas" w:date="2017-12-19T12:14:00Z">
        <w:r w:rsidRPr="00673E96">
          <w:rPr>
            <w:rFonts w:ascii="Times New Roman" w:hAnsi="Times New Roman"/>
            <w:color w:val="222222"/>
            <w:sz w:val="24"/>
          </w:rPr>
          <w:t> </w:t>
        </w:r>
      </w:ins>
    </w:p>
    <w:p w14:paraId="7C467670" w14:textId="77777777" w:rsidR="00673E96" w:rsidRPr="00673E96" w:rsidRDefault="00673E96" w:rsidP="00673E96">
      <w:pPr>
        <w:shd w:val="clear" w:color="auto" w:fill="FFFFFF"/>
        <w:spacing w:after="0" w:line="240" w:lineRule="auto"/>
        <w:jc w:val="both"/>
        <w:rPr>
          <w:ins w:id="708" w:author="José Antonio Garcíarivas" w:date="2017-12-19T12:14:00Z"/>
          <w:rFonts w:ascii="Times New Roman" w:hAnsi="Times New Roman"/>
          <w:color w:val="222222"/>
          <w:sz w:val="24"/>
        </w:rPr>
      </w:pPr>
      <w:ins w:id="709" w:author="José Antonio Garcíarivas" w:date="2017-12-19T12:14:00Z">
        <w:r w:rsidRPr="00673E96">
          <w:rPr>
            <w:rFonts w:ascii="Times New Roman" w:hAnsi="Times New Roman"/>
            <w:color w:val="222222"/>
            <w:sz w:val="24"/>
          </w:rPr>
          <w:t>Like other NT words, there’s six different kinds of “peace” in Greek mode:</w:t>
        </w:r>
      </w:ins>
    </w:p>
    <w:p w14:paraId="363A98BB" w14:textId="77777777" w:rsidR="00673E96" w:rsidRPr="00673E96" w:rsidRDefault="00673E96" w:rsidP="00673E96">
      <w:pPr>
        <w:shd w:val="clear" w:color="auto" w:fill="FFFFFF"/>
        <w:spacing w:after="0" w:line="240" w:lineRule="auto"/>
        <w:jc w:val="both"/>
        <w:rPr>
          <w:ins w:id="710" w:author="José Antonio Garcíarivas" w:date="2017-12-19T12:14:00Z"/>
          <w:rFonts w:ascii="Times New Roman" w:hAnsi="Times New Roman"/>
          <w:color w:val="222222"/>
          <w:sz w:val="24"/>
        </w:rPr>
      </w:pPr>
      <w:ins w:id="711" w:author="José Antonio Garcíarivas" w:date="2017-12-19T12:14:00Z">
        <w:r w:rsidRPr="00673E96">
          <w:rPr>
            <w:rFonts w:ascii="Times New Roman" w:hAnsi="Times New Roman"/>
            <w:color w:val="222222"/>
            <w:sz w:val="24"/>
          </w:rPr>
          <w:t>-        </w:t>
        </w:r>
        <w:proofErr w:type="spellStart"/>
        <w:r w:rsidRPr="00673E96">
          <w:rPr>
            <w:rFonts w:ascii="Times New Roman" w:hAnsi="Times New Roman"/>
            <w:color w:val="222222"/>
            <w:sz w:val="24"/>
          </w:rPr>
          <w:t>eirene</w:t>
        </w:r>
        <w:proofErr w:type="spellEnd"/>
        <w:r w:rsidRPr="00673E96">
          <w:rPr>
            <w:rFonts w:ascii="Times New Roman" w:hAnsi="Times New Roman"/>
            <w:color w:val="222222"/>
            <w:sz w:val="24"/>
          </w:rPr>
          <w:t xml:space="preserve"> (noun) = peace, one, rest, quietness</w:t>
        </w:r>
      </w:ins>
    </w:p>
    <w:p w14:paraId="01020319" w14:textId="77777777" w:rsidR="00673E96" w:rsidRPr="00673E96" w:rsidRDefault="00673E96" w:rsidP="00673E96">
      <w:pPr>
        <w:shd w:val="clear" w:color="auto" w:fill="FFFFFF"/>
        <w:spacing w:after="0" w:line="240" w:lineRule="auto"/>
        <w:jc w:val="both"/>
        <w:rPr>
          <w:ins w:id="712" w:author="José Antonio Garcíarivas" w:date="2017-12-19T12:14:00Z"/>
          <w:rFonts w:ascii="Times New Roman" w:hAnsi="Times New Roman"/>
          <w:color w:val="222222"/>
          <w:sz w:val="24"/>
        </w:rPr>
      </w:pPr>
      <w:ins w:id="713" w:author="José Antonio Garcíarivas" w:date="2017-12-19T12:14:00Z">
        <w:r w:rsidRPr="00673E96">
          <w:rPr>
            <w:rFonts w:ascii="Times New Roman" w:hAnsi="Times New Roman"/>
            <w:color w:val="222222"/>
            <w:sz w:val="24"/>
          </w:rPr>
          <w:t>-        </w:t>
        </w:r>
        <w:proofErr w:type="spellStart"/>
        <w:r w:rsidRPr="00673E96">
          <w:rPr>
            <w:rFonts w:ascii="Times New Roman" w:hAnsi="Times New Roman"/>
            <w:color w:val="222222"/>
            <w:sz w:val="24"/>
          </w:rPr>
          <w:t>eireneuo</w:t>
        </w:r>
        <w:proofErr w:type="spellEnd"/>
        <w:r w:rsidRPr="00673E96">
          <w:rPr>
            <w:rFonts w:ascii="Times New Roman" w:hAnsi="Times New Roman"/>
            <w:color w:val="222222"/>
            <w:sz w:val="24"/>
          </w:rPr>
          <w:t xml:space="preserve"> (verb): to make peace, live peaceably</w:t>
        </w:r>
      </w:ins>
    </w:p>
    <w:p w14:paraId="453D7C4C" w14:textId="77777777" w:rsidR="00673E96" w:rsidRPr="00673E96" w:rsidRDefault="00673E96" w:rsidP="00673E96">
      <w:pPr>
        <w:shd w:val="clear" w:color="auto" w:fill="FFFFFF"/>
        <w:spacing w:after="0" w:line="240" w:lineRule="auto"/>
        <w:jc w:val="both"/>
        <w:rPr>
          <w:ins w:id="714" w:author="José Antonio Garcíarivas" w:date="2017-12-19T12:14:00Z"/>
          <w:rFonts w:ascii="Times New Roman" w:hAnsi="Times New Roman"/>
          <w:color w:val="222222"/>
          <w:sz w:val="24"/>
        </w:rPr>
      </w:pPr>
      <w:ins w:id="715" w:author="José Antonio Garcíarivas" w:date="2017-12-19T12:14:00Z">
        <w:r w:rsidRPr="00673E96">
          <w:rPr>
            <w:rFonts w:ascii="Times New Roman" w:hAnsi="Times New Roman"/>
            <w:color w:val="222222"/>
            <w:sz w:val="24"/>
          </w:rPr>
          <w:t>-        </w:t>
        </w:r>
        <w:proofErr w:type="spellStart"/>
        <w:r w:rsidRPr="00673E96">
          <w:rPr>
            <w:rFonts w:ascii="Times New Roman" w:hAnsi="Times New Roman"/>
            <w:color w:val="222222"/>
            <w:sz w:val="24"/>
          </w:rPr>
          <w:t>siapao</w:t>
        </w:r>
        <w:proofErr w:type="spellEnd"/>
        <w:r w:rsidRPr="00673E96">
          <w:rPr>
            <w:rFonts w:ascii="Times New Roman" w:hAnsi="Times New Roman"/>
            <w:color w:val="222222"/>
            <w:sz w:val="24"/>
          </w:rPr>
          <w:t xml:space="preserve"> (verb): be silent, hold your peace</w:t>
        </w:r>
      </w:ins>
    </w:p>
    <w:p w14:paraId="62D63B83" w14:textId="77777777" w:rsidR="00673E96" w:rsidRPr="00673E96" w:rsidRDefault="00673E96" w:rsidP="00673E96">
      <w:pPr>
        <w:shd w:val="clear" w:color="auto" w:fill="FFFFFF"/>
        <w:spacing w:after="0" w:line="240" w:lineRule="auto"/>
        <w:jc w:val="both"/>
        <w:rPr>
          <w:ins w:id="716" w:author="José Antonio Garcíarivas" w:date="2017-12-19T12:14:00Z"/>
          <w:rFonts w:ascii="Times New Roman" w:hAnsi="Times New Roman"/>
          <w:color w:val="222222"/>
          <w:sz w:val="24"/>
        </w:rPr>
      </w:pPr>
      <w:ins w:id="717" w:author="José Antonio Garcíarivas" w:date="2017-12-19T12:14:00Z">
        <w:r w:rsidRPr="00673E96">
          <w:rPr>
            <w:rFonts w:ascii="Times New Roman" w:hAnsi="Times New Roman"/>
            <w:color w:val="222222"/>
            <w:sz w:val="24"/>
          </w:rPr>
          <w:lastRenderedPageBreak/>
          <w:t>-        </w:t>
        </w:r>
        <w:proofErr w:type="spellStart"/>
        <w:r w:rsidRPr="00673E96">
          <w:rPr>
            <w:rFonts w:ascii="Times New Roman" w:hAnsi="Times New Roman"/>
            <w:color w:val="222222"/>
            <w:sz w:val="24"/>
          </w:rPr>
          <w:t>phimoo</w:t>
        </w:r>
        <w:proofErr w:type="spellEnd"/>
        <w:r w:rsidRPr="00673E96">
          <w:rPr>
            <w:rFonts w:ascii="Times New Roman" w:hAnsi="Times New Roman"/>
            <w:color w:val="222222"/>
            <w:sz w:val="24"/>
          </w:rPr>
          <w:t xml:space="preserve"> (verb): put to silence, muzzle</w:t>
        </w:r>
      </w:ins>
    </w:p>
    <w:p w14:paraId="4FB5F5F8" w14:textId="77777777" w:rsidR="00673E96" w:rsidRPr="00673E96" w:rsidRDefault="00673E96" w:rsidP="00673E96">
      <w:pPr>
        <w:shd w:val="clear" w:color="auto" w:fill="FFFFFF"/>
        <w:spacing w:after="0" w:line="240" w:lineRule="auto"/>
        <w:jc w:val="both"/>
        <w:rPr>
          <w:ins w:id="718" w:author="José Antonio Garcíarivas" w:date="2017-12-19T12:14:00Z"/>
          <w:rFonts w:ascii="Times New Roman" w:hAnsi="Times New Roman"/>
          <w:color w:val="222222"/>
          <w:sz w:val="24"/>
        </w:rPr>
      </w:pPr>
      <w:ins w:id="719" w:author="José Antonio Garcíarivas" w:date="2017-12-19T12:14:00Z">
        <w:r w:rsidRPr="00673E96">
          <w:rPr>
            <w:rFonts w:ascii="Times New Roman" w:hAnsi="Times New Roman"/>
            <w:color w:val="222222"/>
            <w:sz w:val="24"/>
          </w:rPr>
          <w:t>-        </w:t>
        </w:r>
        <w:proofErr w:type="spellStart"/>
        <w:r w:rsidRPr="00673E96">
          <w:rPr>
            <w:rFonts w:ascii="Times New Roman" w:hAnsi="Times New Roman"/>
            <w:color w:val="222222"/>
            <w:sz w:val="24"/>
          </w:rPr>
          <w:t>hesychazo</w:t>
        </w:r>
        <w:proofErr w:type="spellEnd"/>
        <w:r w:rsidRPr="00673E96">
          <w:rPr>
            <w:rFonts w:ascii="Times New Roman" w:hAnsi="Times New Roman"/>
            <w:color w:val="222222"/>
            <w:sz w:val="24"/>
          </w:rPr>
          <w:t xml:space="preserve"> (verb): keep quiet, rest, cease from </w:t>
        </w:r>
        <w:proofErr w:type="spellStart"/>
        <w:r w:rsidRPr="00673E96">
          <w:rPr>
            <w:rFonts w:ascii="Times New Roman" w:hAnsi="Times New Roman"/>
            <w:color w:val="222222"/>
            <w:sz w:val="24"/>
          </w:rPr>
          <w:t>labour</w:t>
        </w:r>
        <w:proofErr w:type="spellEnd"/>
        <w:r w:rsidRPr="00673E96">
          <w:rPr>
            <w:rFonts w:ascii="Times New Roman" w:hAnsi="Times New Roman"/>
            <w:color w:val="222222"/>
            <w:sz w:val="24"/>
          </w:rPr>
          <w:t>, be quiet</w:t>
        </w:r>
      </w:ins>
    </w:p>
    <w:p w14:paraId="12A9FBB8" w14:textId="77777777" w:rsidR="00673E96" w:rsidRPr="00673E96" w:rsidRDefault="00673E96" w:rsidP="00673E96">
      <w:pPr>
        <w:shd w:val="clear" w:color="auto" w:fill="FFFFFF"/>
        <w:spacing w:after="0" w:line="240" w:lineRule="auto"/>
        <w:jc w:val="both"/>
        <w:rPr>
          <w:ins w:id="720" w:author="José Antonio Garcíarivas" w:date="2017-12-19T12:14:00Z"/>
          <w:rFonts w:ascii="Times New Roman" w:hAnsi="Times New Roman"/>
          <w:color w:val="222222"/>
          <w:sz w:val="24"/>
        </w:rPr>
      </w:pPr>
      <w:ins w:id="721" w:author="José Antonio Garcíarivas" w:date="2017-12-19T12:14:00Z">
        <w:r w:rsidRPr="00673E96">
          <w:rPr>
            <w:rFonts w:ascii="Times New Roman" w:hAnsi="Times New Roman"/>
            <w:color w:val="222222"/>
            <w:sz w:val="24"/>
          </w:rPr>
          <w:t>-        </w:t>
        </w:r>
        <w:proofErr w:type="spellStart"/>
        <w:r w:rsidRPr="00673E96">
          <w:rPr>
            <w:rFonts w:ascii="Times New Roman" w:hAnsi="Times New Roman"/>
            <w:color w:val="222222"/>
            <w:sz w:val="24"/>
          </w:rPr>
          <w:t>siago</w:t>
        </w:r>
        <w:proofErr w:type="spellEnd"/>
        <w:r w:rsidRPr="00673E96">
          <w:rPr>
            <w:rFonts w:ascii="Times New Roman" w:hAnsi="Times New Roman"/>
            <w:color w:val="222222"/>
            <w:sz w:val="24"/>
          </w:rPr>
          <w:t xml:space="preserve"> (verb): keep silent, keep secret</w:t>
        </w:r>
      </w:ins>
    </w:p>
    <w:p w14:paraId="1E2A8668" w14:textId="77777777" w:rsidR="00673E96" w:rsidRPr="00673E96" w:rsidRDefault="00673E96" w:rsidP="00673E96">
      <w:pPr>
        <w:shd w:val="clear" w:color="auto" w:fill="FFFFFF"/>
        <w:spacing w:after="0" w:line="240" w:lineRule="auto"/>
        <w:jc w:val="both"/>
        <w:rPr>
          <w:ins w:id="722" w:author="José Antonio Garcíarivas" w:date="2017-12-19T12:14:00Z"/>
          <w:rFonts w:ascii="Times New Roman" w:hAnsi="Times New Roman"/>
          <w:color w:val="222222"/>
          <w:sz w:val="24"/>
        </w:rPr>
      </w:pPr>
      <w:ins w:id="723" w:author="José Antonio Garcíarivas" w:date="2017-12-19T12:14:00Z">
        <w:r w:rsidRPr="00673E96">
          <w:rPr>
            <w:rFonts w:ascii="Times New Roman" w:hAnsi="Times New Roman"/>
            <w:color w:val="222222"/>
            <w:sz w:val="24"/>
          </w:rPr>
          <w:t> </w:t>
        </w:r>
      </w:ins>
    </w:p>
    <w:p w14:paraId="6072FEF9" w14:textId="77777777" w:rsidR="00673E96" w:rsidRPr="00673E96" w:rsidRDefault="00673E96" w:rsidP="00673E96">
      <w:pPr>
        <w:shd w:val="clear" w:color="auto" w:fill="FFFFFF"/>
        <w:spacing w:after="0" w:line="240" w:lineRule="auto"/>
        <w:jc w:val="both"/>
        <w:rPr>
          <w:ins w:id="724" w:author="José Antonio Garcíarivas" w:date="2017-12-19T12:14:00Z"/>
          <w:rFonts w:ascii="Times New Roman" w:hAnsi="Times New Roman"/>
          <w:color w:val="222222"/>
          <w:sz w:val="24"/>
        </w:rPr>
      </w:pPr>
      <w:ins w:id="725" w:author="José Antonio Garcíarivas" w:date="2017-12-19T12:14:00Z">
        <w:r w:rsidRPr="00673E96">
          <w:rPr>
            <w:rFonts w:ascii="Times New Roman" w:hAnsi="Times New Roman"/>
            <w:color w:val="222222"/>
            <w:sz w:val="24"/>
          </w:rPr>
          <w:t>The Greek word used most often in NT, especially in Paul’s epistles, is ‘</w:t>
        </w:r>
        <w:proofErr w:type="spellStart"/>
        <w:r w:rsidRPr="00673E96">
          <w:rPr>
            <w:rFonts w:ascii="Times New Roman" w:hAnsi="Times New Roman"/>
            <w:color w:val="222222"/>
            <w:sz w:val="24"/>
          </w:rPr>
          <w:t>eirene</w:t>
        </w:r>
        <w:proofErr w:type="spellEnd"/>
        <w:r w:rsidRPr="00673E96">
          <w:rPr>
            <w:rFonts w:ascii="Times New Roman" w:hAnsi="Times New Roman"/>
            <w:color w:val="222222"/>
            <w:sz w:val="24"/>
          </w:rPr>
          <w:t xml:space="preserve">’. </w:t>
        </w:r>
        <w:proofErr w:type="spellStart"/>
        <w:r w:rsidRPr="00673E96">
          <w:rPr>
            <w:rFonts w:ascii="Times New Roman" w:hAnsi="Times New Roman"/>
            <w:color w:val="222222"/>
            <w:sz w:val="24"/>
          </w:rPr>
          <w:t>Eg</w:t>
        </w:r>
        <w:proofErr w:type="spellEnd"/>
        <w:r w:rsidRPr="00673E96">
          <w:rPr>
            <w:rFonts w:ascii="Times New Roman" w:hAnsi="Times New Roman"/>
            <w:color w:val="222222"/>
            <w:sz w:val="24"/>
          </w:rPr>
          <w:t>:</w:t>
        </w:r>
      </w:ins>
    </w:p>
    <w:p w14:paraId="36AC8354" w14:textId="77777777" w:rsidR="00673E96" w:rsidRPr="00673E96" w:rsidRDefault="00673E96" w:rsidP="00673E96">
      <w:pPr>
        <w:shd w:val="clear" w:color="auto" w:fill="FFFFFF"/>
        <w:spacing w:after="0" w:line="240" w:lineRule="auto"/>
        <w:jc w:val="both"/>
        <w:rPr>
          <w:ins w:id="726" w:author="José Antonio Garcíarivas" w:date="2017-12-19T12:14:00Z"/>
          <w:rFonts w:ascii="Times New Roman" w:hAnsi="Times New Roman"/>
          <w:color w:val="222222"/>
          <w:sz w:val="24"/>
        </w:rPr>
      </w:pPr>
      <w:ins w:id="727" w:author="José Antonio Garcíarivas" w:date="2017-12-19T12:14:00Z">
        <w:r w:rsidRPr="00673E96">
          <w:rPr>
            <w:rFonts w:ascii="Times New Roman" w:hAnsi="Times New Roman"/>
            <w:i/>
            <w:iCs/>
            <w:color w:val="222222"/>
            <w:sz w:val="24"/>
          </w:rPr>
          <w:t>Grace, mercy, and peace</w:t>
        </w:r>
        <w:r w:rsidRPr="00673E96">
          <w:rPr>
            <w:rFonts w:ascii="Times New Roman" w:hAnsi="Times New Roman"/>
            <w:color w:val="222222"/>
            <w:sz w:val="24"/>
          </w:rPr>
          <w:t>(‘</w:t>
        </w:r>
        <w:proofErr w:type="spellStart"/>
        <w:r w:rsidRPr="00673E96">
          <w:rPr>
            <w:rFonts w:ascii="Times New Roman" w:hAnsi="Times New Roman"/>
            <w:color w:val="222222"/>
            <w:sz w:val="24"/>
          </w:rPr>
          <w:t>eirenne</w:t>
        </w:r>
        <w:proofErr w:type="spellEnd"/>
        <w:r w:rsidRPr="00673E96">
          <w:rPr>
            <w:rFonts w:ascii="Times New Roman" w:hAnsi="Times New Roman"/>
            <w:color w:val="222222"/>
            <w:sz w:val="24"/>
          </w:rPr>
          <w:t>’) </w:t>
        </w:r>
        <w:r w:rsidRPr="00673E96">
          <w:rPr>
            <w:rFonts w:ascii="Times New Roman" w:hAnsi="Times New Roman"/>
            <w:i/>
            <w:iCs/>
            <w:color w:val="222222"/>
            <w:sz w:val="24"/>
          </w:rPr>
          <w:t>from God, our Father, and Jesus Christ our Lord</w:t>
        </w:r>
        <w:r w:rsidRPr="00673E96">
          <w:rPr>
            <w:rFonts w:ascii="Times New Roman" w:hAnsi="Times New Roman"/>
            <w:color w:val="222222"/>
            <w:sz w:val="24"/>
          </w:rPr>
          <w:t>.</w:t>
        </w:r>
      </w:ins>
    </w:p>
    <w:p w14:paraId="1337046F" w14:textId="77777777" w:rsidR="00673E96" w:rsidRPr="00673E96" w:rsidRDefault="00673E96" w:rsidP="00673E96">
      <w:pPr>
        <w:shd w:val="clear" w:color="auto" w:fill="FFFFFF"/>
        <w:spacing w:after="0" w:line="240" w:lineRule="auto"/>
        <w:jc w:val="both"/>
        <w:rPr>
          <w:ins w:id="728" w:author="José Antonio Garcíarivas" w:date="2017-12-19T12:14:00Z"/>
          <w:rFonts w:ascii="Times New Roman" w:hAnsi="Times New Roman"/>
          <w:color w:val="222222"/>
          <w:sz w:val="24"/>
        </w:rPr>
      </w:pPr>
      <w:ins w:id="729" w:author="José Antonio Garcíarivas" w:date="2017-12-19T12:14:00Z">
        <w:r w:rsidRPr="00673E96">
          <w:rPr>
            <w:rFonts w:ascii="Times New Roman" w:hAnsi="Times New Roman"/>
            <w:color w:val="222222"/>
            <w:sz w:val="24"/>
          </w:rPr>
          <w:t> </w:t>
        </w:r>
      </w:ins>
    </w:p>
    <w:p w14:paraId="40B1E4C6" w14:textId="77777777" w:rsidR="00673E96" w:rsidRPr="00673E96" w:rsidRDefault="00673E96" w:rsidP="00673E96">
      <w:pPr>
        <w:shd w:val="clear" w:color="auto" w:fill="FFFFFF"/>
        <w:spacing w:after="0" w:line="240" w:lineRule="auto"/>
        <w:jc w:val="both"/>
        <w:rPr>
          <w:ins w:id="730" w:author="José Antonio Garcíarivas" w:date="2017-12-19T12:14:00Z"/>
          <w:rFonts w:ascii="Times New Roman" w:hAnsi="Times New Roman"/>
          <w:color w:val="222222"/>
          <w:sz w:val="24"/>
        </w:rPr>
      </w:pPr>
      <w:ins w:id="731" w:author="José Antonio Garcíarivas" w:date="2017-12-19T12:14:00Z">
        <w:r w:rsidRPr="00673E96">
          <w:rPr>
            <w:rFonts w:ascii="Times New Roman" w:hAnsi="Times New Roman"/>
            <w:color w:val="222222"/>
            <w:sz w:val="24"/>
          </w:rPr>
          <w:t xml:space="preserve">Readers are reminded to look up scripture references and see for yourself what it says, and what the Spirit may reveal about such, as if then doing your home-work. For the decision is yours to </w:t>
        </w:r>
        <w:proofErr w:type="gramStart"/>
        <w:r w:rsidRPr="00673E96">
          <w:rPr>
            <w:rFonts w:ascii="Times New Roman" w:hAnsi="Times New Roman"/>
            <w:color w:val="222222"/>
            <w:sz w:val="24"/>
          </w:rPr>
          <w:t>make, and</w:t>
        </w:r>
        <w:proofErr w:type="gramEnd"/>
        <w:r w:rsidRPr="00673E96">
          <w:rPr>
            <w:rFonts w:ascii="Times New Roman" w:hAnsi="Times New Roman"/>
            <w:color w:val="222222"/>
            <w:sz w:val="24"/>
          </w:rPr>
          <w:t xml:space="preserve"> should be made based on having looked at all the evidence. Grace will not force itself on anyone, and the Spirit will not do all your home-work for you, but aware you of what to investigate, and assist you to add pieces to the puzzle until the big picture being assembled comes into clearer view.</w:t>
        </w:r>
      </w:ins>
    </w:p>
    <w:p w14:paraId="03A26097" w14:textId="77777777" w:rsidR="00673E96" w:rsidRPr="00673E96" w:rsidRDefault="00673E96" w:rsidP="00673E96">
      <w:pPr>
        <w:shd w:val="clear" w:color="auto" w:fill="FFFFFF"/>
        <w:spacing w:after="0" w:line="240" w:lineRule="auto"/>
        <w:jc w:val="both"/>
        <w:rPr>
          <w:ins w:id="732" w:author="José Antonio Garcíarivas" w:date="2017-12-19T12:14:00Z"/>
          <w:rFonts w:ascii="Times New Roman" w:hAnsi="Times New Roman"/>
          <w:color w:val="222222"/>
          <w:sz w:val="24"/>
        </w:rPr>
      </w:pPr>
      <w:ins w:id="733" w:author="José Antonio Garcíarivas" w:date="2017-12-19T12:14:00Z">
        <w:r w:rsidRPr="00673E96">
          <w:rPr>
            <w:rFonts w:ascii="Times New Roman" w:hAnsi="Times New Roman"/>
            <w:color w:val="222222"/>
            <w:sz w:val="24"/>
          </w:rPr>
          <w:t> </w:t>
        </w:r>
      </w:ins>
    </w:p>
    <w:p w14:paraId="07604079" w14:textId="77777777" w:rsidR="00673E96" w:rsidRPr="00673E96" w:rsidRDefault="00673E96" w:rsidP="00673E96">
      <w:pPr>
        <w:shd w:val="clear" w:color="auto" w:fill="FFFFFF"/>
        <w:spacing w:after="0" w:line="240" w:lineRule="auto"/>
        <w:jc w:val="both"/>
        <w:rPr>
          <w:ins w:id="734" w:author="José Antonio Garcíarivas" w:date="2017-12-19T12:14:00Z"/>
          <w:rFonts w:ascii="Times New Roman" w:hAnsi="Times New Roman"/>
          <w:color w:val="222222"/>
          <w:sz w:val="24"/>
        </w:rPr>
      </w:pPr>
      <w:ins w:id="735" w:author="José Antonio Garcíarivas" w:date="2017-12-19T12:14:00Z">
        <w:r w:rsidRPr="00673E96">
          <w:rPr>
            <w:rFonts w:ascii="Times New Roman" w:hAnsi="Times New Roman"/>
            <w:color w:val="222222"/>
            <w:sz w:val="24"/>
          </w:rPr>
          <w:t>Also, for clarity sake, whatever has been said about Peace offered by Jews, or Muslims, or Hindus, or Jesus-</w:t>
        </w:r>
        <w:proofErr w:type="spellStart"/>
        <w:r w:rsidRPr="00673E96">
          <w:rPr>
            <w:rFonts w:ascii="Times New Roman" w:hAnsi="Times New Roman"/>
            <w:color w:val="222222"/>
            <w:sz w:val="24"/>
          </w:rPr>
          <w:t>ians</w:t>
        </w:r>
        <w:proofErr w:type="spellEnd"/>
        <w:r w:rsidRPr="00673E96">
          <w:rPr>
            <w:rFonts w:ascii="Times New Roman" w:hAnsi="Times New Roman"/>
            <w:color w:val="222222"/>
            <w:sz w:val="24"/>
          </w:rPr>
          <w:t>, or even plural Christ-</w:t>
        </w:r>
        <w:proofErr w:type="spellStart"/>
        <w:r w:rsidRPr="00673E96">
          <w:rPr>
            <w:rFonts w:ascii="Times New Roman" w:hAnsi="Times New Roman"/>
            <w:color w:val="222222"/>
            <w:sz w:val="24"/>
          </w:rPr>
          <w:t>ians</w:t>
        </w:r>
        <w:proofErr w:type="spellEnd"/>
        <w:r w:rsidRPr="00673E96">
          <w:rPr>
            <w:rFonts w:ascii="Times New Roman" w:hAnsi="Times New Roman"/>
            <w:color w:val="222222"/>
            <w:sz w:val="24"/>
          </w:rPr>
          <w:t xml:space="preserve">: It’s not to promote fear nor partiality; But </w:t>
        </w:r>
        <w:r w:rsidRPr="00673E96">
          <w:rPr>
            <w:rFonts w:ascii="Times New Roman" w:hAnsi="Times New Roman"/>
            <w:color w:val="222222"/>
            <w:sz w:val="24"/>
          </w:rPr>
          <w:lastRenderedPageBreak/>
          <w:t xml:space="preserve">simply </w:t>
        </w:r>
        <w:proofErr w:type="spellStart"/>
        <w:r w:rsidRPr="00673E96">
          <w:rPr>
            <w:rFonts w:ascii="Times New Roman" w:hAnsi="Times New Roman"/>
            <w:color w:val="222222"/>
            <w:sz w:val="24"/>
          </w:rPr>
          <w:t>to</w:t>
        </w:r>
        <w:proofErr w:type="spellEnd"/>
        <w:r w:rsidRPr="00673E96">
          <w:rPr>
            <w:rFonts w:ascii="Times New Roman" w:hAnsi="Times New Roman"/>
            <w:color w:val="222222"/>
            <w:sz w:val="24"/>
          </w:rPr>
          <w:t xml:space="preserve"> aware for awareness sake only, with no accusation or condemnation to any.</w:t>
        </w:r>
      </w:ins>
    </w:p>
    <w:p w14:paraId="12961D9A" w14:textId="77777777" w:rsidR="00673E96" w:rsidRPr="00673E96" w:rsidRDefault="00673E96" w:rsidP="00673E96">
      <w:pPr>
        <w:shd w:val="clear" w:color="auto" w:fill="FFFFFF"/>
        <w:spacing w:after="0" w:line="240" w:lineRule="auto"/>
        <w:jc w:val="both"/>
        <w:rPr>
          <w:ins w:id="736" w:author="José Antonio Garcíarivas" w:date="2017-12-19T12:14:00Z"/>
          <w:rFonts w:ascii="Times New Roman" w:hAnsi="Times New Roman"/>
          <w:color w:val="222222"/>
          <w:sz w:val="24"/>
        </w:rPr>
      </w:pPr>
      <w:ins w:id="737" w:author="José Antonio Garcíarivas" w:date="2017-12-19T12:14:00Z">
        <w:r w:rsidRPr="00673E96">
          <w:rPr>
            <w:rFonts w:ascii="Times New Roman" w:hAnsi="Times New Roman"/>
            <w:color w:val="222222"/>
            <w:sz w:val="24"/>
          </w:rPr>
          <w:t> </w:t>
        </w:r>
      </w:ins>
    </w:p>
    <w:p w14:paraId="23FA66E7" w14:textId="77777777" w:rsidR="008957EC" w:rsidRPr="008957EC" w:rsidRDefault="008957EC">
      <w:pPr>
        <w:pStyle w:val="Heading1"/>
        <w:rPr>
          <w:ins w:id="738" w:author="José Antonio Garcíarivas" w:date="2017-12-19T12:18:00Z"/>
        </w:rPr>
        <w:pPrChange w:id="739" w:author="José Antonio Garcíarivas" w:date="2017-12-19T12:18:00Z">
          <w:pPr>
            <w:shd w:val="clear" w:color="auto" w:fill="FFFFFF"/>
            <w:spacing w:after="0" w:line="240" w:lineRule="auto"/>
            <w:jc w:val="both"/>
          </w:pPr>
        </w:pPrChange>
      </w:pPr>
      <w:ins w:id="740" w:author="José Antonio Garcíarivas" w:date="2017-12-19T12:18:00Z">
        <w:r w:rsidRPr="008957EC">
          <w:t>Chapter 5:</w:t>
        </w:r>
      </w:ins>
    </w:p>
    <w:p w14:paraId="584A6A1B" w14:textId="77777777" w:rsidR="008957EC" w:rsidRPr="008957EC" w:rsidRDefault="008957EC" w:rsidP="008957EC">
      <w:pPr>
        <w:shd w:val="clear" w:color="auto" w:fill="FFFFFF"/>
        <w:spacing w:after="0" w:line="240" w:lineRule="auto"/>
        <w:jc w:val="both"/>
        <w:rPr>
          <w:ins w:id="741" w:author="José Antonio Garcíarivas" w:date="2017-12-19T12:18:00Z"/>
          <w:rFonts w:ascii="Times New Roman" w:hAnsi="Times New Roman"/>
          <w:color w:val="222222"/>
          <w:sz w:val="24"/>
        </w:rPr>
      </w:pPr>
    </w:p>
    <w:p w14:paraId="39D584DF" w14:textId="77777777" w:rsidR="008957EC" w:rsidRPr="00474642" w:rsidRDefault="008957EC" w:rsidP="008957EC">
      <w:pPr>
        <w:shd w:val="clear" w:color="auto" w:fill="FFFFFF"/>
        <w:spacing w:after="0" w:line="240" w:lineRule="auto"/>
        <w:jc w:val="both"/>
        <w:rPr>
          <w:ins w:id="742" w:author="José Antonio Garcíarivas" w:date="2017-12-19T12:18:00Z"/>
          <w:rFonts w:ascii="Times New Roman" w:hAnsi="Times New Roman"/>
          <w:b/>
          <w:color w:val="222222"/>
          <w:sz w:val="24"/>
        </w:rPr>
      </w:pPr>
      <w:ins w:id="743" w:author="José Antonio Garcíarivas" w:date="2017-12-19T12:18:00Z">
        <w:r w:rsidRPr="00474642">
          <w:rPr>
            <w:rFonts w:ascii="Times New Roman" w:hAnsi="Times New Roman"/>
            <w:b/>
            <w:color w:val="222222"/>
            <w:sz w:val="24"/>
          </w:rPr>
          <w:t>Longsuffering: 4th Fruit</w:t>
        </w:r>
      </w:ins>
    </w:p>
    <w:p w14:paraId="4F572A8A" w14:textId="77777777" w:rsidR="008957EC" w:rsidRPr="008957EC" w:rsidRDefault="008957EC" w:rsidP="008957EC">
      <w:pPr>
        <w:shd w:val="clear" w:color="auto" w:fill="FFFFFF"/>
        <w:spacing w:after="0" w:line="240" w:lineRule="auto"/>
        <w:jc w:val="both"/>
        <w:rPr>
          <w:ins w:id="744" w:author="José Antonio Garcíarivas" w:date="2017-12-19T12:18:00Z"/>
          <w:rFonts w:ascii="Times New Roman" w:hAnsi="Times New Roman"/>
          <w:color w:val="222222"/>
          <w:sz w:val="24"/>
        </w:rPr>
      </w:pPr>
    </w:p>
    <w:p w14:paraId="5E07CD91" w14:textId="77777777" w:rsidR="008957EC" w:rsidRPr="008957EC" w:rsidRDefault="008957EC" w:rsidP="008957EC">
      <w:pPr>
        <w:shd w:val="clear" w:color="auto" w:fill="FFFFFF"/>
        <w:spacing w:after="0" w:line="240" w:lineRule="auto"/>
        <w:jc w:val="both"/>
        <w:rPr>
          <w:ins w:id="745" w:author="José Antonio Garcíarivas" w:date="2017-12-19T12:18:00Z"/>
          <w:rFonts w:ascii="Times New Roman" w:hAnsi="Times New Roman"/>
          <w:color w:val="222222"/>
          <w:sz w:val="24"/>
        </w:rPr>
      </w:pPr>
      <w:ins w:id="746" w:author="José Antonio Garcíarivas" w:date="2017-12-19T12:18:00Z">
        <w:r w:rsidRPr="008957EC">
          <w:rPr>
            <w:rFonts w:ascii="Times New Roman" w:hAnsi="Times New Roman"/>
            <w:color w:val="222222"/>
            <w:sz w:val="24"/>
          </w:rPr>
          <w:t xml:space="preserve"> </w:t>
        </w:r>
      </w:ins>
    </w:p>
    <w:p w14:paraId="6C6620EB" w14:textId="77777777" w:rsidR="008957EC" w:rsidRPr="008957EC" w:rsidRDefault="008957EC" w:rsidP="008957EC">
      <w:pPr>
        <w:shd w:val="clear" w:color="auto" w:fill="FFFFFF"/>
        <w:spacing w:after="0" w:line="240" w:lineRule="auto"/>
        <w:jc w:val="both"/>
        <w:rPr>
          <w:ins w:id="747" w:author="José Antonio Garcíarivas" w:date="2017-12-19T12:18:00Z"/>
          <w:rFonts w:ascii="Times New Roman" w:hAnsi="Times New Roman"/>
          <w:color w:val="222222"/>
          <w:sz w:val="24"/>
        </w:rPr>
      </w:pPr>
    </w:p>
    <w:p w14:paraId="2509D122" w14:textId="77777777" w:rsidR="008957EC" w:rsidRPr="008957EC" w:rsidRDefault="008957EC" w:rsidP="008957EC">
      <w:pPr>
        <w:shd w:val="clear" w:color="auto" w:fill="FFFFFF"/>
        <w:spacing w:after="0" w:line="240" w:lineRule="auto"/>
        <w:jc w:val="both"/>
        <w:rPr>
          <w:ins w:id="748" w:author="José Antonio Garcíarivas" w:date="2017-12-19T12:18:00Z"/>
          <w:rFonts w:ascii="Times New Roman" w:hAnsi="Times New Roman"/>
          <w:color w:val="222222"/>
          <w:sz w:val="24"/>
        </w:rPr>
      </w:pPr>
      <w:proofErr w:type="spellStart"/>
      <w:ins w:id="749" w:author="José Antonio Garcíarivas" w:date="2017-12-19T12:18:00Z">
        <w:r w:rsidRPr="008957EC">
          <w:rPr>
            <w:rFonts w:ascii="Times New Roman" w:hAnsi="Times New Roman"/>
            <w:color w:val="222222"/>
            <w:sz w:val="24"/>
          </w:rPr>
          <w:t>Love→Joy→Peace→leads</w:t>
        </w:r>
        <w:proofErr w:type="spellEnd"/>
        <w:r w:rsidRPr="008957EC">
          <w:rPr>
            <w:rFonts w:ascii="Times New Roman" w:hAnsi="Times New Roman"/>
            <w:color w:val="222222"/>
            <w:sz w:val="24"/>
          </w:rPr>
          <w:t xml:space="preserve"> us to &amp; through </w:t>
        </w:r>
        <w:proofErr w:type="spellStart"/>
        <w:r w:rsidRPr="008957EC">
          <w:rPr>
            <w:rFonts w:ascii="Times New Roman" w:hAnsi="Times New Roman"/>
            <w:color w:val="222222"/>
            <w:sz w:val="24"/>
          </w:rPr>
          <w:t>Longsuffering→unto</w:t>
        </w:r>
        <w:proofErr w:type="spellEnd"/>
        <w:r w:rsidRPr="008957EC">
          <w:rPr>
            <w:rFonts w:ascii="Times New Roman" w:hAnsi="Times New Roman"/>
            <w:color w:val="222222"/>
            <w:sz w:val="24"/>
          </w:rPr>
          <w:t xml:space="preserve"> Gentleness….</w:t>
        </w:r>
      </w:ins>
    </w:p>
    <w:p w14:paraId="04A8BF46" w14:textId="77777777" w:rsidR="008957EC" w:rsidRPr="008957EC" w:rsidRDefault="008957EC" w:rsidP="008957EC">
      <w:pPr>
        <w:shd w:val="clear" w:color="auto" w:fill="FFFFFF"/>
        <w:spacing w:after="0" w:line="240" w:lineRule="auto"/>
        <w:jc w:val="both"/>
        <w:rPr>
          <w:ins w:id="750" w:author="José Antonio Garcíarivas" w:date="2017-12-19T12:18:00Z"/>
          <w:rFonts w:ascii="Times New Roman" w:hAnsi="Times New Roman"/>
          <w:color w:val="222222"/>
          <w:sz w:val="24"/>
        </w:rPr>
      </w:pPr>
    </w:p>
    <w:p w14:paraId="58BEA390" w14:textId="77777777" w:rsidR="008957EC" w:rsidRPr="008957EC" w:rsidRDefault="008957EC" w:rsidP="008957EC">
      <w:pPr>
        <w:shd w:val="clear" w:color="auto" w:fill="FFFFFF"/>
        <w:spacing w:after="0" w:line="240" w:lineRule="auto"/>
        <w:jc w:val="both"/>
        <w:rPr>
          <w:ins w:id="751" w:author="José Antonio Garcíarivas" w:date="2017-12-19T12:18:00Z"/>
          <w:rFonts w:ascii="Times New Roman" w:hAnsi="Times New Roman"/>
          <w:color w:val="222222"/>
          <w:sz w:val="24"/>
        </w:rPr>
      </w:pPr>
      <w:ins w:id="752" w:author="José Antonio Garcíarivas" w:date="2017-12-19T12:18:00Z">
        <w:r w:rsidRPr="008957EC">
          <w:rPr>
            <w:rFonts w:ascii="Times New Roman" w:hAnsi="Times New Roman"/>
            <w:color w:val="222222"/>
            <w:sz w:val="24"/>
          </w:rPr>
          <w:t xml:space="preserve"> </w:t>
        </w:r>
      </w:ins>
    </w:p>
    <w:p w14:paraId="2495C1ED" w14:textId="77777777" w:rsidR="008957EC" w:rsidRPr="008957EC" w:rsidRDefault="008957EC" w:rsidP="008957EC">
      <w:pPr>
        <w:shd w:val="clear" w:color="auto" w:fill="FFFFFF"/>
        <w:spacing w:after="0" w:line="240" w:lineRule="auto"/>
        <w:jc w:val="both"/>
        <w:rPr>
          <w:ins w:id="753" w:author="José Antonio Garcíarivas" w:date="2017-12-19T12:18:00Z"/>
          <w:rFonts w:ascii="Times New Roman" w:hAnsi="Times New Roman"/>
          <w:color w:val="222222"/>
          <w:sz w:val="24"/>
        </w:rPr>
      </w:pPr>
    </w:p>
    <w:p w14:paraId="203D692E" w14:textId="77777777" w:rsidR="008957EC" w:rsidRPr="008957EC" w:rsidRDefault="008957EC" w:rsidP="008957EC">
      <w:pPr>
        <w:shd w:val="clear" w:color="auto" w:fill="FFFFFF"/>
        <w:spacing w:after="0" w:line="240" w:lineRule="auto"/>
        <w:jc w:val="both"/>
        <w:rPr>
          <w:ins w:id="754" w:author="José Antonio Garcíarivas" w:date="2017-12-19T12:18:00Z"/>
          <w:rFonts w:ascii="Times New Roman" w:hAnsi="Times New Roman"/>
          <w:color w:val="222222"/>
          <w:sz w:val="24"/>
        </w:rPr>
      </w:pPr>
      <w:ins w:id="755" w:author="José Antonio Garcíarivas" w:date="2017-12-19T12:18:00Z">
        <w:r w:rsidRPr="008957EC">
          <w:rPr>
            <w:rFonts w:ascii="Times New Roman" w:hAnsi="Times New Roman"/>
            <w:color w:val="222222"/>
            <w:sz w:val="24"/>
          </w:rPr>
          <w:t>Yet, prior to Gentleness, let’s see what can we now learn about Longsuffering?</w:t>
        </w:r>
      </w:ins>
    </w:p>
    <w:p w14:paraId="6EF8D982" w14:textId="77777777" w:rsidR="008957EC" w:rsidRPr="008957EC" w:rsidRDefault="008957EC" w:rsidP="008957EC">
      <w:pPr>
        <w:shd w:val="clear" w:color="auto" w:fill="FFFFFF"/>
        <w:spacing w:after="0" w:line="240" w:lineRule="auto"/>
        <w:jc w:val="both"/>
        <w:rPr>
          <w:ins w:id="756" w:author="José Antonio Garcíarivas" w:date="2017-12-19T12:18:00Z"/>
          <w:rFonts w:ascii="Times New Roman" w:hAnsi="Times New Roman"/>
          <w:color w:val="222222"/>
          <w:sz w:val="24"/>
        </w:rPr>
      </w:pPr>
    </w:p>
    <w:p w14:paraId="5BBD3B39" w14:textId="77777777" w:rsidR="008957EC" w:rsidRPr="008957EC" w:rsidRDefault="008957EC" w:rsidP="008957EC">
      <w:pPr>
        <w:shd w:val="clear" w:color="auto" w:fill="FFFFFF"/>
        <w:spacing w:after="0" w:line="240" w:lineRule="auto"/>
        <w:jc w:val="both"/>
        <w:rPr>
          <w:ins w:id="757" w:author="José Antonio Garcíarivas" w:date="2017-12-19T12:18:00Z"/>
          <w:rFonts w:ascii="Times New Roman" w:hAnsi="Times New Roman"/>
          <w:color w:val="222222"/>
          <w:sz w:val="24"/>
        </w:rPr>
      </w:pPr>
      <w:ins w:id="758" w:author="José Antonio Garcíarivas" w:date="2017-12-19T12:18:00Z">
        <w:r w:rsidRPr="008957EC">
          <w:rPr>
            <w:rFonts w:ascii="Times New Roman" w:hAnsi="Times New Roman"/>
            <w:color w:val="222222"/>
            <w:sz w:val="24"/>
          </w:rPr>
          <w:t xml:space="preserve"> </w:t>
        </w:r>
      </w:ins>
    </w:p>
    <w:p w14:paraId="0595E23C" w14:textId="77777777" w:rsidR="008957EC" w:rsidRPr="008957EC" w:rsidRDefault="008957EC" w:rsidP="008957EC">
      <w:pPr>
        <w:shd w:val="clear" w:color="auto" w:fill="FFFFFF"/>
        <w:spacing w:after="0" w:line="240" w:lineRule="auto"/>
        <w:jc w:val="both"/>
        <w:rPr>
          <w:ins w:id="759" w:author="José Antonio Garcíarivas" w:date="2017-12-19T12:18:00Z"/>
          <w:rFonts w:ascii="Times New Roman" w:hAnsi="Times New Roman"/>
          <w:color w:val="222222"/>
          <w:sz w:val="24"/>
        </w:rPr>
      </w:pPr>
    </w:p>
    <w:p w14:paraId="6214DA2E" w14:textId="77777777" w:rsidR="008957EC" w:rsidRPr="008957EC" w:rsidRDefault="008957EC" w:rsidP="008957EC">
      <w:pPr>
        <w:shd w:val="clear" w:color="auto" w:fill="FFFFFF"/>
        <w:spacing w:after="0" w:line="240" w:lineRule="auto"/>
        <w:jc w:val="both"/>
        <w:rPr>
          <w:ins w:id="760" w:author="José Antonio Garcíarivas" w:date="2017-12-19T12:18:00Z"/>
          <w:rFonts w:ascii="Times New Roman" w:hAnsi="Times New Roman"/>
          <w:color w:val="222222"/>
          <w:sz w:val="24"/>
        </w:rPr>
      </w:pPr>
      <w:ins w:id="761" w:author="José Antonio Garcíarivas" w:date="2017-12-19T12:18:00Z">
        <w:r w:rsidRPr="008957EC">
          <w:rPr>
            <w:rFonts w:ascii="Times New Roman" w:hAnsi="Times New Roman"/>
            <w:color w:val="222222"/>
            <w:sz w:val="24"/>
          </w:rPr>
          <w:t>Seems longsuffering is Greek rendered as both a</w:t>
        </w:r>
      </w:ins>
    </w:p>
    <w:p w14:paraId="5503145D" w14:textId="77777777" w:rsidR="008957EC" w:rsidRPr="008957EC" w:rsidRDefault="008957EC" w:rsidP="008957EC">
      <w:pPr>
        <w:shd w:val="clear" w:color="auto" w:fill="FFFFFF"/>
        <w:spacing w:after="0" w:line="240" w:lineRule="auto"/>
        <w:jc w:val="both"/>
        <w:rPr>
          <w:ins w:id="762" w:author="José Antonio Garcíarivas" w:date="2017-12-19T12:18:00Z"/>
          <w:rFonts w:ascii="Times New Roman" w:hAnsi="Times New Roman"/>
          <w:color w:val="222222"/>
          <w:sz w:val="24"/>
        </w:rPr>
      </w:pPr>
    </w:p>
    <w:p w14:paraId="72312513" w14:textId="77777777" w:rsidR="008957EC" w:rsidRPr="008957EC" w:rsidRDefault="008957EC" w:rsidP="008957EC">
      <w:pPr>
        <w:shd w:val="clear" w:color="auto" w:fill="FFFFFF"/>
        <w:spacing w:after="0" w:line="240" w:lineRule="auto"/>
        <w:jc w:val="both"/>
        <w:rPr>
          <w:ins w:id="763" w:author="José Antonio Garcíarivas" w:date="2017-12-19T12:18:00Z"/>
          <w:rFonts w:ascii="Times New Roman" w:hAnsi="Times New Roman"/>
          <w:color w:val="222222"/>
          <w:sz w:val="24"/>
        </w:rPr>
      </w:pPr>
      <w:ins w:id="764" w:author="José Antonio Garcíarivas" w:date="2017-12-19T12:18:00Z">
        <w:r w:rsidRPr="008957EC">
          <w:rPr>
            <w:rFonts w:ascii="Times New Roman" w:hAnsi="Times New Roman"/>
            <w:color w:val="222222"/>
            <w:sz w:val="24"/>
          </w:rPr>
          <w:lastRenderedPageBreak/>
          <w:t>-        noun: ‘</w:t>
        </w:r>
        <w:proofErr w:type="spellStart"/>
        <w:r w:rsidRPr="008957EC">
          <w:rPr>
            <w:rFonts w:ascii="Times New Roman" w:hAnsi="Times New Roman"/>
            <w:color w:val="222222"/>
            <w:sz w:val="24"/>
          </w:rPr>
          <w:t>makrothymia</w:t>
        </w:r>
        <w:proofErr w:type="spellEnd"/>
        <w:r w:rsidRPr="008957EC">
          <w:rPr>
            <w:rFonts w:ascii="Times New Roman" w:hAnsi="Times New Roman"/>
            <w:color w:val="222222"/>
            <w:sz w:val="24"/>
          </w:rPr>
          <w:t>’: patience, endurance, constancy, steadfastness, perseverance, forbearance, longsuffering, slowness in avenging wrongs: longsuffering x12, patience x2 = 14.</w:t>
        </w:r>
      </w:ins>
    </w:p>
    <w:p w14:paraId="62683C51" w14:textId="77777777" w:rsidR="008957EC" w:rsidRPr="008957EC" w:rsidRDefault="008957EC" w:rsidP="008957EC">
      <w:pPr>
        <w:shd w:val="clear" w:color="auto" w:fill="FFFFFF"/>
        <w:spacing w:after="0" w:line="240" w:lineRule="auto"/>
        <w:jc w:val="both"/>
        <w:rPr>
          <w:ins w:id="765" w:author="José Antonio Garcíarivas" w:date="2017-12-19T12:18:00Z"/>
          <w:rFonts w:ascii="Times New Roman" w:hAnsi="Times New Roman"/>
          <w:color w:val="222222"/>
          <w:sz w:val="24"/>
        </w:rPr>
      </w:pPr>
    </w:p>
    <w:p w14:paraId="53DED75A" w14:textId="77777777" w:rsidR="008957EC" w:rsidRPr="008957EC" w:rsidRDefault="008957EC" w:rsidP="008957EC">
      <w:pPr>
        <w:shd w:val="clear" w:color="auto" w:fill="FFFFFF"/>
        <w:spacing w:after="0" w:line="240" w:lineRule="auto"/>
        <w:jc w:val="both"/>
        <w:rPr>
          <w:ins w:id="766" w:author="José Antonio Garcíarivas" w:date="2017-12-19T12:18:00Z"/>
          <w:rFonts w:ascii="Times New Roman" w:hAnsi="Times New Roman"/>
          <w:color w:val="222222"/>
          <w:sz w:val="24"/>
        </w:rPr>
      </w:pPr>
      <w:ins w:id="767" w:author="José Antonio Garcíarivas" w:date="2017-12-19T12:18:00Z">
        <w:r w:rsidRPr="008957EC">
          <w:rPr>
            <w:rFonts w:ascii="Times New Roman" w:hAnsi="Times New Roman"/>
            <w:color w:val="222222"/>
            <w:sz w:val="24"/>
          </w:rPr>
          <w:t>-        verb: ‘</w:t>
        </w:r>
        <w:proofErr w:type="spellStart"/>
        <w:r w:rsidRPr="008957EC">
          <w:rPr>
            <w:rFonts w:ascii="Times New Roman" w:hAnsi="Times New Roman"/>
            <w:color w:val="222222"/>
            <w:sz w:val="24"/>
          </w:rPr>
          <w:t>makrothymeo</w:t>
        </w:r>
        <w:proofErr w:type="spellEnd"/>
        <w:r w:rsidRPr="008957EC">
          <w:rPr>
            <w:rFonts w:ascii="Times New Roman" w:hAnsi="Times New Roman"/>
            <w:color w:val="222222"/>
            <w:sz w:val="24"/>
          </w:rPr>
          <w:t>’: to be of a long spirit, not to lose heart, to persevere patiently and bravely in enduring misfortunes and troubles,  to be patient in bearing the offenses and injuries of others: be patient x3, have patience x2, have long patience x1, bear long x1, suffer long x1, be longsuffering x1, patiently endure x1 = 10.</w:t>
        </w:r>
      </w:ins>
    </w:p>
    <w:p w14:paraId="26F86F10" w14:textId="77777777" w:rsidR="008957EC" w:rsidRPr="008957EC" w:rsidRDefault="008957EC" w:rsidP="008957EC">
      <w:pPr>
        <w:shd w:val="clear" w:color="auto" w:fill="FFFFFF"/>
        <w:spacing w:after="0" w:line="240" w:lineRule="auto"/>
        <w:jc w:val="both"/>
        <w:rPr>
          <w:ins w:id="768" w:author="José Antonio Garcíarivas" w:date="2017-12-19T12:18:00Z"/>
          <w:rFonts w:ascii="Times New Roman" w:hAnsi="Times New Roman"/>
          <w:color w:val="222222"/>
          <w:sz w:val="24"/>
        </w:rPr>
      </w:pPr>
    </w:p>
    <w:p w14:paraId="23C98AB6" w14:textId="77777777" w:rsidR="008957EC" w:rsidRPr="008957EC" w:rsidRDefault="008957EC" w:rsidP="008957EC">
      <w:pPr>
        <w:shd w:val="clear" w:color="auto" w:fill="FFFFFF"/>
        <w:spacing w:after="0" w:line="240" w:lineRule="auto"/>
        <w:jc w:val="both"/>
        <w:rPr>
          <w:ins w:id="769" w:author="José Antonio Garcíarivas" w:date="2017-12-19T12:18:00Z"/>
          <w:rFonts w:ascii="Times New Roman" w:hAnsi="Times New Roman"/>
          <w:color w:val="222222"/>
          <w:sz w:val="24"/>
        </w:rPr>
      </w:pPr>
      <w:ins w:id="770" w:author="José Antonio Garcíarivas" w:date="2017-12-19T12:18:00Z">
        <w:r w:rsidRPr="008957EC">
          <w:rPr>
            <w:rFonts w:ascii="Times New Roman" w:hAnsi="Times New Roman"/>
            <w:color w:val="222222"/>
            <w:sz w:val="24"/>
          </w:rPr>
          <w:t xml:space="preserve"> </w:t>
        </w:r>
      </w:ins>
    </w:p>
    <w:p w14:paraId="05DB300D" w14:textId="77777777" w:rsidR="008957EC" w:rsidRPr="008957EC" w:rsidRDefault="008957EC" w:rsidP="008957EC">
      <w:pPr>
        <w:shd w:val="clear" w:color="auto" w:fill="FFFFFF"/>
        <w:spacing w:after="0" w:line="240" w:lineRule="auto"/>
        <w:jc w:val="both"/>
        <w:rPr>
          <w:ins w:id="771" w:author="José Antonio Garcíarivas" w:date="2017-12-19T12:18:00Z"/>
          <w:rFonts w:ascii="Times New Roman" w:hAnsi="Times New Roman"/>
          <w:color w:val="222222"/>
          <w:sz w:val="24"/>
        </w:rPr>
      </w:pPr>
    </w:p>
    <w:p w14:paraId="44CF2496" w14:textId="77777777" w:rsidR="008957EC" w:rsidRPr="008957EC" w:rsidRDefault="008957EC" w:rsidP="008957EC">
      <w:pPr>
        <w:shd w:val="clear" w:color="auto" w:fill="FFFFFF"/>
        <w:spacing w:after="0" w:line="240" w:lineRule="auto"/>
        <w:jc w:val="both"/>
        <w:rPr>
          <w:ins w:id="772" w:author="José Antonio Garcíarivas" w:date="2017-12-19T12:18:00Z"/>
          <w:rFonts w:ascii="Times New Roman" w:hAnsi="Times New Roman"/>
          <w:color w:val="222222"/>
          <w:sz w:val="24"/>
        </w:rPr>
      </w:pPr>
      <w:commentRangeStart w:id="773"/>
      <w:ins w:id="774" w:author="José Antonio Garcíarivas" w:date="2017-12-19T12:18:00Z">
        <w:r w:rsidRPr="008957EC">
          <w:rPr>
            <w:rFonts w:ascii="Times New Roman" w:hAnsi="Times New Roman"/>
            <w:color w:val="222222"/>
            <w:sz w:val="24"/>
          </w:rPr>
          <w:t xml:space="preserve">Either way, noun or verb, it has a lot to do with patience &amp; endurance. The verb is also rendered as endured. Perhaps it’s like saying, as Paul says in Hebrews 6:15 about what God </w:t>
        </w:r>
        <w:proofErr w:type="spellStart"/>
        <w:r w:rsidRPr="008957EC">
          <w:rPr>
            <w:rFonts w:ascii="Times New Roman" w:hAnsi="Times New Roman"/>
            <w:color w:val="222222"/>
            <w:sz w:val="24"/>
          </w:rPr>
          <w:t>sware</w:t>
        </w:r>
        <w:proofErr w:type="spellEnd"/>
        <w:r w:rsidRPr="008957EC">
          <w:rPr>
            <w:rFonts w:ascii="Times New Roman" w:hAnsi="Times New Roman"/>
            <w:color w:val="222222"/>
            <w:sz w:val="24"/>
          </w:rPr>
          <w:t xml:space="preserve"> to Abraham: Surely blessing I will bless </w:t>
        </w:r>
        <w:proofErr w:type="gramStart"/>
        <w:r w:rsidRPr="008957EC">
          <w:rPr>
            <w:rFonts w:ascii="Times New Roman" w:hAnsi="Times New Roman"/>
            <w:color w:val="222222"/>
            <w:sz w:val="24"/>
          </w:rPr>
          <w:t>thee, and</w:t>
        </w:r>
        <w:proofErr w:type="gramEnd"/>
        <w:r w:rsidRPr="008957EC">
          <w:rPr>
            <w:rFonts w:ascii="Times New Roman" w:hAnsi="Times New Roman"/>
            <w:color w:val="222222"/>
            <w:sz w:val="24"/>
          </w:rPr>
          <w:t xml:space="preserve"> multiplying I will multiply thee. So, AFTER he had patiently endured, he obtained the promise. </w:t>
        </w:r>
        <w:proofErr w:type="gramStart"/>
        <w:r w:rsidRPr="008957EC">
          <w:rPr>
            <w:rFonts w:ascii="Times New Roman" w:hAnsi="Times New Roman"/>
            <w:color w:val="222222"/>
            <w:sz w:val="24"/>
          </w:rPr>
          <w:t>So</w:t>
        </w:r>
        <w:proofErr w:type="gramEnd"/>
        <w:r w:rsidRPr="008957EC">
          <w:rPr>
            <w:rFonts w:ascii="Times New Roman" w:hAnsi="Times New Roman"/>
            <w:color w:val="222222"/>
            <w:sz w:val="24"/>
          </w:rPr>
          <w:t xml:space="preserve"> Paul also says in Hebrews 10:36, ye have need of patience, that, AFTER ye have done the will of God, ye might receive the promise. Perhaps he’s firstly allegory referring to the Seed: Christ: the end of the law; Which allows us to </w:t>
        </w:r>
        <w:r w:rsidRPr="008957EC">
          <w:rPr>
            <w:rFonts w:ascii="Times New Roman" w:hAnsi="Times New Roman"/>
            <w:color w:val="222222"/>
            <w:sz w:val="24"/>
          </w:rPr>
          <w:lastRenderedPageBreak/>
          <w:t>thereby also lay hold on eternal life [higher calling], after fighting the good fight of faith [lower calling]).</w:t>
        </w:r>
      </w:ins>
      <w:commentRangeEnd w:id="773"/>
      <w:ins w:id="775" w:author="José Antonio Garcíarivas" w:date="2018-10-14T18:26:00Z">
        <w:r w:rsidR="004E334F">
          <w:rPr>
            <w:rStyle w:val="CommentReference"/>
          </w:rPr>
          <w:commentReference w:id="773"/>
        </w:r>
      </w:ins>
    </w:p>
    <w:p w14:paraId="59BB5B5E" w14:textId="77777777" w:rsidR="008957EC" w:rsidRPr="008957EC" w:rsidRDefault="008957EC" w:rsidP="008957EC">
      <w:pPr>
        <w:shd w:val="clear" w:color="auto" w:fill="FFFFFF"/>
        <w:spacing w:after="0" w:line="240" w:lineRule="auto"/>
        <w:jc w:val="both"/>
        <w:rPr>
          <w:ins w:id="776" w:author="José Antonio Garcíarivas" w:date="2017-12-19T12:18:00Z"/>
          <w:rFonts w:ascii="Times New Roman" w:hAnsi="Times New Roman"/>
          <w:color w:val="222222"/>
          <w:sz w:val="24"/>
        </w:rPr>
      </w:pPr>
    </w:p>
    <w:p w14:paraId="03AD0CEE" w14:textId="77777777" w:rsidR="008957EC" w:rsidRPr="008957EC" w:rsidRDefault="008957EC" w:rsidP="008957EC">
      <w:pPr>
        <w:shd w:val="clear" w:color="auto" w:fill="FFFFFF"/>
        <w:spacing w:after="0" w:line="240" w:lineRule="auto"/>
        <w:jc w:val="both"/>
        <w:rPr>
          <w:ins w:id="777" w:author="José Antonio Garcíarivas" w:date="2017-12-19T12:18:00Z"/>
          <w:rFonts w:ascii="Times New Roman" w:hAnsi="Times New Roman"/>
          <w:color w:val="222222"/>
          <w:sz w:val="24"/>
        </w:rPr>
      </w:pPr>
      <w:ins w:id="778" w:author="José Antonio Garcíarivas" w:date="2017-12-19T12:18:00Z">
        <w:r w:rsidRPr="008957EC">
          <w:rPr>
            <w:rFonts w:ascii="Times New Roman" w:hAnsi="Times New Roman"/>
            <w:color w:val="222222"/>
            <w:sz w:val="24"/>
          </w:rPr>
          <w:t xml:space="preserve"> </w:t>
        </w:r>
      </w:ins>
    </w:p>
    <w:p w14:paraId="20D5A988" w14:textId="77777777" w:rsidR="008957EC" w:rsidRPr="008957EC" w:rsidRDefault="008957EC" w:rsidP="008957EC">
      <w:pPr>
        <w:shd w:val="clear" w:color="auto" w:fill="FFFFFF"/>
        <w:spacing w:after="0" w:line="240" w:lineRule="auto"/>
        <w:jc w:val="both"/>
        <w:rPr>
          <w:ins w:id="779" w:author="José Antonio Garcíarivas" w:date="2017-12-19T12:18:00Z"/>
          <w:rFonts w:ascii="Times New Roman" w:hAnsi="Times New Roman"/>
          <w:color w:val="222222"/>
          <w:sz w:val="24"/>
        </w:rPr>
      </w:pPr>
    </w:p>
    <w:p w14:paraId="3FD57A2F" w14:textId="77777777" w:rsidR="008957EC" w:rsidRPr="008957EC" w:rsidRDefault="008957EC" w:rsidP="008957EC">
      <w:pPr>
        <w:shd w:val="clear" w:color="auto" w:fill="FFFFFF"/>
        <w:spacing w:after="0" w:line="240" w:lineRule="auto"/>
        <w:jc w:val="both"/>
        <w:rPr>
          <w:ins w:id="780" w:author="José Antonio Garcíarivas" w:date="2017-12-19T12:18:00Z"/>
          <w:rFonts w:ascii="Times New Roman" w:hAnsi="Times New Roman"/>
          <w:color w:val="222222"/>
          <w:sz w:val="24"/>
        </w:rPr>
      </w:pPr>
      <w:proofErr w:type="gramStart"/>
      <w:ins w:id="781" w:author="José Antonio Garcíarivas" w:date="2017-12-19T12:18:00Z">
        <w:r w:rsidRPr="008957EC">
          <w:rPr>
            <w:rFonts w:ascii="Times New Roman" w:hAnsi="Times New Roman"/>
            <w:color w:val="222222"/>
            <w:sz w:val="24"/>
          </w:rPr>
          <w:t>So</w:t>
        </w:r>
        <w:proofErr w:type="gramEnd"/>
        <w:r w:rsidRPr="008957EC">
          <w:rPr>
            <w:rFonts w:ascii="Times New Roman" w:hAnsi="Times New Roman"/>
            <w:color w:val="222222"/>
            <w:sz w:val="24"/>
          </w:rPr>
          <w:t xml:space="preserve"> to get to what comes AFTER, we firstly l-o-n-g-suffer. </w:t>
        </w:r>
      </w:ins>
    </w:p>
    <w:p w14:paraId="7BBD2441" w14:textId="77777777" w:rsidR="008957EC" w:rsidRPr="008957EC" w:rsidRDefault="008957EC" w:rsidP="008957EC">
      <w:pPr>
        <w:shd w:val="clear" w:color="auto" w:fill="FFFFFF"/>
        <w:spacing w:after="0" w:line="240" w:lineRule="auto"/>
        <w:jc w:val="both"/>
        <w:rPr>
          <w:ins w:id="782" w:author="José Antonio Garcíarivas" w:date="2017-12-19T12:18:00Z"/>
          <w:rFonts w:ascii="Times New Roman" w:hAnsi="Times New Roman"/>
          <w:color w:val="222222"/>
          <w:sz w:val="24"/>
        </w:rPr>
      </w:pPr>
    </w:p>
    <w:p w14:paraId="2224C0E2" w14:textId="77777777" w:rsidR="008957EC" w:rsidRPr="008957EC" w:rsidRDefault="008957EC" w:rsidP="008957EC">
      <w:pPr>
        <w:shd w:val="clear" w:color="auto" w:fill="FFFFFF"/>
        <w:spacing w:after="0" w:line="240" w:lineRule="auto"/>
        <w:jc w:val="both"/>
        <w:rPr>
          <w:ins w:id="783" w:author="José Antonio Garcíarivas" w:date="2017-12-19T12:18:00Z"/>
          <w:rFonts w:ascii="Times New Roman" w:hAnsi="Times New Roman"/>
          <w:color w:val="222222"/>
          <w:sz w:val="24"/>
        </w:rPr>
      </w:pPr>
      <w:ins w:id="784" w:author="José Antonio Garcíarivas" w:date="2017-12-19T12:18:00Z">
        <w:r w:rsidRPr="008957EC">
          <w:rPr>
            <w:rFonts w:ascii="Times New Roman" w:hAnsi="Times New Roman"/>
            <w:color w:val="222222"/>
            <w:sz w:val="24"/>
          </w:rPr>
          <w:t xml:space="preserve"> </w:t>
        </w:r>
      </w:ins>
    </w:p>
    <w:p w14:paraId="77086DE6" w14:textId="77777777" w:rsidR="008957EC" w:rsidRPr="008957EC" w:rsidRDefault="008957EC" w:rsidP="008957EC">
      <w:pPr>
        <w:shd w:val="clear" w:color="auto" w:fill="FFFFFF"/>
        <w:spacing w:after="0" w:line="240" w:lineRule="auto"/>
        <w:jc w:val="both"/>
        <w:rPr>
          <w:ins w:id="785" w:author="José Antonio Garcíarivas" w:date="2017-12-19T12:18:00Z"/>
          <w:rFonts w:ascii="Times New Roman" w:hAnsi="Times New Roman"/>
          <w:color w:val="222222"/>
          <w:sz w:val="24"/>
        </w:rPr>
      </w:pPr>
    </w:p>
    <w:p w14:paraId="196CFB8E" w14:textId="77777777" w:rsidR="008957EC" w:rsidRPr="008957EC" w:rsidRDefault="008957EC" w:rsidP="008957EC">
      <w:pPr>
        <w:shd w:val="clear" w:color="auto" w:fill="FFFFFF"/>
        <w:spacing w:after="0" w:line="240" w:lineRule="auto"/>
        <w:jc w:val="both"/>
        <w:rPr>
          <w:ins w:id="786" w:author="José Antonio Garcíarivas" w:date="2017-12-19T12:18:00Z"/>
          <w:rFonts w:ascii="Times New Roman" w:hAnsi="Times New Roman"/>
          <w:color w:val="222222"/>
          <w:sz w:val="24"/>
        </w:rPr>
      </w:pPr>
      <w:ins w:id="787" w:author="José Antonio Garcíarivas" w:date="2017-12-19T12:18:00Z">
        <w:r w:rsidRPr="008957EC">
          <w:rPr>
            <w:rFonts w:ascii="Times New Roman" w:hAnsi="Times New Roman"/>
            <w:color w:val="222222"/>
            <w:sz w:val="24"/>
          </w:rPr>
          <w:t>Longsuffering occurs in both these lists as the noun: ‘</w:t>
        </w:r>
        <w:proofErr w:type="spellStart"/>
        <w:r w:rsidRPr="008957EC">
          <w:rPr>
            <w:rFonts w:ascii="Times New Roman" w:hAnsi="Times New Roman"/>
            <w:color w:val="222222"/>
            <w:sz w:val="24"/>
          </w:rPr>
          <w:t>makrothymia</w:t>
        </w:r>
        <w:proofErr w:type="spellEnd"/>
        <w:r w:rsidRPr="008957EC">
          <w:rPr>
            <w:rFonts w:ascii="Times New Roman" w:hAnsi="Times New Roman"/>
            <w:color w:val="222222"/>
            <w:sz w:val="24"/>
          </w:rPr>
          <w:t>’:</w:t>
        </w:r>
      </w:ins>
    </w:p>
    <w:p w14:paraId="04FB38C0" w14:textId="77777777" w:rsidR="008957EC" w:rsidRPr="008957EC" w:rsidRDefault="008957EC" w:rsidP="008957EC">
      <w:pPr>
        <w:shd w:val="clear" w:color="auto" w:fill="FFFFFF"/>
        <w:spacing w:after="0" w:line="240" w:lineRule="auto"/>
        <w:jc w:val="both"/>
        <w:rPr>
          <w:ins w:id="788" w:author="José Antonio Garcíarivas" w:date="2017-12-19T12:18:00Z"/>
          <w:rFonts w:ascii="Times New Roman" w:hAnsi="Times New Roman"/>
          <w:color w:val="222222"/>
          <w:sz w:val="24"/>
        </w:rPr>
      </w:pPr>
    </w:p>
    <w:p w14:paraId="34BCE023" w14:textId="77777777" w:rsidR="008957EC" w:rsidRPr="008957EC" w:rsidRDefault="008957EC" w:rsidP="008957EC">
      <w:pPr>
        <w:shd w:val="clear" w:color="auto" w:fill="FFFFFF"/>
        <w:spacing w:after="0" w:line="240" w:lineRule="auto"/>
        <w:jc w:val="both"/>
        <w:rPr>
          <w:ins w:id="789" w:author="José Antonio Garcíarivas" w:date="2017-12-19T12:18:00Z"/>
          <w:rFonts w:ascii="Times New Roman" w:hAnsi="Times New Roman"/>
          <w:color w:val="222222"/>
          <w:sz w:val="24"/>
        </w:rPr>
      </w:pPr>
      <w:ins w:id="790" w:author="José Antonio Garcíarivas" w:date="2017-12-19T12:18:00Z">
        <w:r w:rsidRPr="008957EC">
          <w:rPr>
            <w:rFonts w:ascii="Times New Roman" w:hAnsi="Times New Roman"/>
            <w:color w:val="222222"/>
            <w:sz w:val="24"/>
          </w:rPr>
          <w:t>- Galatians 5:22,23 list (Fruit to Walk thru):</w:t>
        </w:r>
      </w:ins>
    </w:p>
    <w:p w14:paraId="4CEF7601" w14:textId="77777777" w:rsidR="008957EC" w:rsidRPr="008957EC" w:rsidRDefault="008957EC" w:rsidP="008957EC">
      <w:pPr>
        <w:shd w:val="clear" w:color="auto" w:fill="FFFFFF"/>
        <w:spacing w:after="0" w:line="240" w:lineRule="auto"/>
        <w:jc w:val="both"/>
        <w:rPr>
          <w:ins w:id="791" w:author="José Antonio Garcíarivas" w:date="2017-12-19T12:18:00Z"/>
          <w:rFonts w:ascii="Times New Roman" w:hAnsi="Times New Roman"/>
          <w:color w:val="222222"/>
          <w:sz w:val="24"/>
        </w:rPr>
      </w:pPr>
    </w:p>
    <w:p w14:paraId="198EF5A8" w14:textId="77777777" w:rsidR="008957EC" w:rsidRPr="008957EC" w:rsidRDefault="008957EC" w:rsidP="008957EC">
      <w:pPr>
        <w:shd w:val="clear" w:color="auto" w:fill="FFFFFF"/>
        <w:spacing w:after="0" w:line="240" w:lineRule="auto"/>
        <w:jc w:val="both"/>
        <w:rPr>
          <w:ins w:id="792" w:author="José Antonio Garcíarivas" w:date="2017-12-19T12:18:00Z"/>
          <w:rFonts w:ascii="Times New Roman" w:hAnsi="Times New Roman"/>
          <w:color w:val="222222"/>
          <w:sz w:val="24"/>
        </w:rPr>
      </w:pPr>
      <w:ins w:id="793" w:author="José Antonio Garcíarivas" w:date="2017-12-19T12:18:00Z">
        <w:r w:rsidRPr="008957EC">
          <w:rPr>
            <w:rFonts w:ascii="Times New Roman" w:hAnsi="Times New Roman"/>
            <w:color w:val="222222"/>
            <w:sz w:val="24"/>
          </w:rPr>
          <w:t>Love, joy, peace, longsuffering, gentleness, goodness, faith, meekness, temperance.</w:t>
        </w:r>
      </w:ins>
    </w:p>
    <w:p w14:paraId="1C72FA16" w14:textId="77777777" w:rsidR="008957EC" w:rsidRPr="008957EC" w:rsidRDefault="008957EC" w:rsidP="008957EC">
      <w:pPr>
        <w:shd w:val="clear" w:color="auto" w:fill="FFFFFF"/>
        <w:spacing w:after="0" w:line="240" w:lineRule="auto"/>
        <w:jc w:val="both"/>
        <w:rPr>
          <w:ins w:id="794" w:author="José Antonio Garcíarivas" w:date="2017-12-19T12:18:00Z"/>
          <w:rFonts w:ascii="Times New Roman" w:hAnsi="Times New Roman"/>
          <w:color w:val="222222"/>
          <w:sz w:val="24"/>
        </w:rPr>
      </w:pPr>
    </w:p>
    <w:p w14:paraId="01F0DF7C" w14:textId="77777777" w:rsidR="008957EC" w:rsidRPr="008957EC" w:rsidRDefault="008957EC" w:rsidP="008957EC">
      <w:pPr>
        <w:shd w:val="clear" w:color="auto" w:fill="FFFFFF"/>
        <w:spacing w:after="0" w:line="240" w:lineRule="auto"/>
        <w:jc w:val="both"/>
        <w:rPr>
          <w:ins w:id="795" w:author="José Antonio Garcíarivas" w:date="2017-12-19T12:18:00Z"/>
          <w:rFonts w:ascii="Times New Roman" w:hAnsi="Times New Roman"/>
          <w:color w:val="222222"/>
          <w:sz w:val="24"/>
        </w:rPr>
      </w:pPr>
      <w:ins w:id="796" w:author="José Antonio Garcíarivas" w:date="2017-12-19T12:18:00Z">
        <w:r w:rsidRPr="008957EC">
          <w:rPr>
            <w:rFonts w:ascii="Times New Roman" w:hAnsi="Times New Roman"/>
            <w:color w:val="222222"/>
            <w:sz w:val="24"/>
          </w:rPr>
          <w:t xml:space="preserve"> </w:t>
        </w:r>
      </w:ins>
    </w:p>
    <w:p w14:paraId="10BA4216" w14:textId="77777777" w:rsidR="008957EC" w:rsidRPr="008957EC" w:rsidRDefault="008957EC" w:rsidP="008957EC">
      <w:pPr>
        <w:shd w:val="clear" w:color="auto" w:fill="FFFFFF"/>
        <w:spacing w:after="0" w:line="240" w:lineRule="auto"/>
        <w:jc w:val="both"/>
        <w:rPr>
          <w:ins w:id="797" w:author="José Antonio Garcíarivas" w:date="2017-12-19T12:18:00Z"/>
          <w:rFonts w:ascii="Times New Roman" w:hAnsi="Times New Roman"/>
          <w:color w:val="222222"/>
          <w:sz w:val="24"/>
        </w:rPr>
      </w:pPr>
    </w:p>
    <w:p w14:paraId="5485F5A6" w14:textId="77777777" w:rsidR="008957EC" w:rsidRPr="008957EC" w:rsidRDefault="008957EC" w:rsidP="008957EC">
      <w:pPr>
        <w:shd w:val="clear" w:color="auto" w:fill="FFFFFF"/>
        <w:spacing w:after="0" w:line="240" w:lineRule="auto"/>
        <w:jc w:val="both"/>
        <w:rPr>
          <w:ins w:id="798" w:author="José Antonio Garcíarivas" w:date="2017-12-19T12:18:00Z"/>
          <w:rFonts w:ascii="Times New Roman" w:hAnsi="Times New Roman"/>
          <w:color w:val="222222"/>
          <w:sz w:val="24"/>
        </w:rPr>
      </w:pPr>
      <w:ins w:id="799" w:author="José Antonio Garcíarivas" w:date="2017-12-19T12:18:00Z">
        <w:r w:rsidRPr="008957EC">
          <w:rPr>
            <w:rFonts w:ascii="Times New Roman" w:hAnsi="Times New Roman"/>
            <w:color w:val="222222"/>
            <w:sz w:val="24"/>
          </w:rPr>
          <w:t>- Colossians 3:12-15 list (</w:t>
        </w:r>
        <w:proofErr w:type="spellStart"/>
        <w:r w:rsidRPr="008957EC">
          <w:rPr>
            <w:rFonts w:ascii="Times New Roman" w:hAnsi="Times New Roman"/>
            <w:color w:val="222222"/>
            <w:sz w:val="24"/>
          </w:rPr>
          <w:t>UpGrades</w:t>
        </w:r>
        <w:proofErr w:type="spellEnd"/>
        <w:r w:rsidRPr="008957EC">
          <w:rPr>
            <w:rFonts w:ascii="Times New Roman" w:hAnsi="Times New Roman"/>
            <w:color w:val="222222"/>
            <w:sz w:val="24"/>
          </w:rPr>
          <w:t xml:space="preserve"> to put on):</w:t>
        </w:r>
      </w:ins>
    </w:p>
    <w:p w14:paraId="322DBFDE" w14:textId="77777777" w:rsidR="008957EC" w:rsidRPr="008957EC" w:rsidRDefault="008957EC" w:rsidP="008957EC">
      <w:pPr>
        <w:shd w:val="clear" w:color="auto" w:fill="FFFFFF"/>
        <w:spacing w:after="0" w:line="240" w:lineRule="auto"/>
        <w:jc w:val="both"/>
        <w:rPr>
          <w:ins w:id="800" w:author="José Antonio Garcíarivas" w:date="2017-12-19T12:18:00Z"/>
          <w:rFonts w:ascii="Times New Roman" w:hAnsi="Times New Roman"/>
          <w:color w:val="222222"/>
          <w:sz w:val="24"/>
        </w:rPr>
      </w:pPr>
    </w:p>
    <w:p w14:paraId="202663F8" w14:textId="77777777" w:rsidR="008957EC" w:rsidRPr="008957EC" w:rsidRDefault="008957EC" w:rsidP="008957EC">
      <w:pPr>
        <w:shd w:val="clear" w:color="auto" w:fill="FFFFFF"/>
        <w:spacing w:after="0" w:line="240" w:lineRule="auto"/>
        <w:jc w:val="both"/>
        <w:rPr>
          <w:ins w:id="801" w:author="José Antonio Garcíarivas" w:date="2017-12-19T12:18:00Z"/>
          <w:rFonts w:ascii="Times New Roman" w:hAnsi="Times New Roman"/>
          <w:color w:val="222222"/>
          <w:sz w:val="24"/>
        </w:rPr>
      </w:pPr>
      <w:ins w:id="802" w:author="José Antonio Garcíarivas" w:date="2017-12-19T12:18:00Z">
        <w:r w:rsidRPr="008957EC">
          <w:rPr>
            <w:rFonts w:ascii="Times New Roman" w:hAnsi="Times New Roman"/>
            <w:color w:val="222222"/>
            <w:sz w:val="24"/>
          </w:rPr>
          <w:lastRenderedPageBreak/>
          <w:t>Bowels of mercies, kindness, humbleness of mind, meekness, longsuffering, forbearing one another, forgiving one another, charity.</w:t>
        </w:r>
      </w:ins>
    </w:p>
    <w:p w14:paraId="7BD5DD08" w14:textId="77777777" w:rsidR="008957EC" w:rsidRPr="008957EC" w:rsidRDefault="008957EC" w:rsidP="008957EC">
      <w:pPr>
        <w:shd w:val="clear" w:color="auto" w:fill="FFFFFF"/>
        <w:spacing w:after="0" w:line="240" w:lineRule="auto"/>
        <w:jc w:val="both"/>
        <w:rPr>
          <w:ins w:id="803" w:author="José Antonio Garcíarivas" w:date="2017-12-19T12:18:00Z"/>
          <w:rFonts w:ascii="Times New Roman" w:hAnsi="Times New Roman"/>
          <w:color w:val="222222"/>
          <w:sz w:val="24"/>
        </w:rPr>
      </w:pPr>
    </w:p>
    <w:p w14:paraId="568D8819" w14:textId="77777777" w:rsidR="008957EC" w:rsidRPr="008957EC" w:rsidRDefault="008957EC" w:rsidP="008957EC">
      <w:pPr>
        <w:shd w:val="clear" w:color="auto" w:fill="FFFFFF"/>
        <w:spacing w:after="0" w:line="240" w:lineRule="auto"/>
        <w:jc w:val="both"/>
        <w:rPr>
          <w:ins w:id="804" w:author="José Antonio Garcíarivas" w:date="2017-12-19T12:18:00Z"/>
          <w:rFonts w:ascii="Times New Roman" w:hAnsi="Times New Roman"/>
          <w:color w:val="222222"/>
          <w:sz w:val="24"/>
        </w:rPr>
      </w:pPr>
      <w:ins w:id="805" w:author="José Antonio Garcíarivas" w:date="2017-12-19T12:18:00Z">
        <w:r w:rsidRPr="008957EC">
          <w:rPr>
            <w:rFonts w:ascii="Times New Roman" w:hAnsi="Times New Roman"/>
            <w:color w:val="222222"/>
            <w:sz w:val="24"/>
          </w:rPr>
          <w:t xml:space="preserve"> </w:t>
        </w:r>
      </w:ins>
    </w:p>
    <w:p w14:paraId="0EAAFB3B" w14:textId="77777777" w:rsidR="008957EC" w:rsidRPr="008957EC" w:rsidRDefault="008957EC" w:rsidP="008957EC">
      <w:pPr>
        <w:shd w:val="clear" w:color="auto" w:fill="FFFFFF"/>
        <w:spacing w:after="0" w:line="240" w:lineRule="auto"/>
        <w:jc w:val="both"/>
        <w:rPr>
          <w:ins w:id="806" w:author="José Antonio Garcíarivas" w:date="2017-12-19T12:18:00Z"/>
          <w:rFonts w:ascii="Times New Roman" w:hAnsi="Times New Roman"/>
          <w:color w:val="222222"/>
          <w:sz w:val="24"/>
        </w:rPr>
      </w:pPr>
    </w:p>
    <w:p w14:paraId="5074B93C" w14:textId="77777777" w:rsidR="008957EC" w:rsidRPr="008957EC" w:rsidRDefault="008957EC" w:rsidP="008957EC">
      <w:pPr>
        <w:shd w:val="clear" w:color="auto" w:fill="FFFFFF"/>
        <w:spacing w:after="0" w:line="240" w:lineRule="auto"/>
        <w:jc w:val="both"/>
        <w:rPr>
          <w:ins w:id="807" w:author="José Antonio Garcíarivas" w:date="2017-12-19T12:18:00Z"/>
          <w:rFonts w:ascii="Times New Roman" w:hAnsi="Times New Roman"/>
          <w:color w:val="222222"/>
          <w:sz w:val="24"/>
        </w:rPr>
      </w:pPr>
      <w:proofErr w:type="gramStart"/>
      <w:ins w:id="808" w:author="José Antonio Garcíarivas" w:date="2017-12-19T12:18:00Z">
        <w:r w:rsidRPr="008957EC">
          <w:rPr>
            <w:rFonts w:ascii="Times New Roman" w:hAnsi="Times New Roman"/>
            <w:color w:val="222222"/>
            <w:sz w:val="24"/>
          </w:rPr>
          <w:t>So</w:t>
        </w:r>
        <w:proofErr w:type="gramEnd"/>
        <w:r w:rsidRPr="008957EC">
          <w:rPr>
            <w:rFonts w:ascii="Times New Roman" w:hAnsi="Times New Roman"/>
            <w:color w:val="222222"/>
            <w:sz w:val="24"/>
          </w:rPr>
          <w:t xml:space="preserve"> longsuffering is both a fruit to learn about AND an upgrade to apply while patiently enduring unto charity never </w:t>
        </w:r>
        <w:proofErr w:type="spellStart"/>
        <w:r w:rsidRPr="008957EC">
          <w:rPr>
            <w:rFonts w:ascii="Times New Roman" w:hAnsi="Times New Roman"/>
            <w:color w:val="222222"/>
            <w:sz w:val="24"/>
          </w:rPr>
          <w:t>faileth</w:t>
        </w:r>
        <w:proofErr w:type="spellEnd"/>
        <w:r w:rsidRPr="008957EC">
          <w:rPr>
            <w:rFonts w:ascii="Times New Roman" w:hAnsi="Times New Roman"/>
            <w:color w:val="222222"/>
            <w:sz w:val="24"/>
          </w:rPr>
          <w:t xml:space="preserve">. For in 1Cor 13:4, the very 1st of 15 things listed about charity is charity </w:t>
        </w:r>
        <w:proofErr w:type="spellStart"/>
        <w:r w:rsidRPr="008957EC">
          <w:rPr>
            <w:rFonts w:ascii="Times New Roman" w:hAnsi="Times New Roman"/>
            <w:color w:val="222222"/>
            <w:sz w:val="24"/>
          </w:rPr>
          <w:t>suffereth</w:t>
        </w:r>
        <w:proofErr w:type="spellEnd"/>
        <w:r w:rsidRPr="008957EC">
          <w:rPr>
            <w:rFonts w:ascii="Times New Roman" w:hAnsi="Times New Roman"/>
            <w:color w:val="222222"/>
            <w:sz w:val="24"/>
          </w:rPr>
          <w:t xml:space="preserve"> long = verb ‘</w:t>
        </w:r>
        <w:proofErr w:type="spellStart"/>
        <w:r w:rsidRPr="008957EC">
          <w:rPr>
            <w:rFonts w:ascii="Times New Roman" w:hAnsi="Times New Roman"/>
            <w:color w:val="222222"/>
            <w:sz w:val="24"/>
          </w:rPr>
          <w:t>makrothymeo</w:t>
        </w:r>
        <w:proofErr w:type="spellEnd"/>
        <w:r w:rsidRPr="008957EC">
          <w:rPr>
            <w:rFonts w:ascii="Times New Roman" w:hAnsi="Times New Roman"/>
            <w:color w:val="222222"/>
            <w:sz w:val="24"/>
          </w:rPr>
          <w:t xml:space="preserve">’, and 14th thing is charity </w:t>
        </w:r>
        <w:proofErr w:type="spellStart"/>
        <w:r w:rsidRPr="008957EC">
          <w:rPr>
            <w:rFonts w:ascii="Times New Roman" w:hAnsi="Times New Roman"/>
            <w:color w:val="222222"/>
            <w:sz w:val="24"/>
          </w:rPr>
          <w:t>endureth</w:t>
        </w:r>
        <w:proofErr w:type="spellEnd"/>
        <w:r w:rsidRPr="008957EC">
          <w:rPr>
            <w:rFonts w:ascii="Times New Roman" w:hAnsi="Times New Roman"/>
            <w:color w:val="222222"/>
            <w:sz w:val="24"/>
          </w:rPr>
          <w:t xml:space="preserve"> all things, prior to 15th thing: charity never </w:t>
        </w:r>
        <w:proofErr w:type="spellStart"/>
        <w:r w:rsidRPr="008957EC">
          <w:rPr>
            <w:rFonts w:ascii="Times New Roman" w:hAnsi="Times New Roman"/>
            <w:color w:val="222222"/>
            <w:sz w:val="24"/>
          </w:rPr>
          <w:t>faileth</w:t>
        </w:r>
        <w:proofErr w:type="spellEnd"/>
        <w:r w:rsidRPr="008957EC">
          <w:rPr>
            <w:rFonts w:ascii="Times New Roman" w:hAnsi="Times New Roman"/>
            <w:color w:val="222222"/>
            <w:sz w:val="24"/>
          </w:rPr>
          <w:t xml:space="preserve">. Yet first mention of charity begins in 1Cor 8:1, where it notes charity </w:t>
        </w:r>
        <w:proofErr w:type="spellStart"/>
        <w:r w:rsidRPr="008957EC">
          <w:rPr>
            <w:rFonts w:ascii="Times New Roman" w:hAnsi="Times New Roman"/>
            <w:color w:val="222222"/>
            <w:sz w:val="24"/>
          </w:rPr>
          <w:t>edifieth</w:t>
        </w:r>
        <w:proofErr w:type="spellEnd"/>
        <w:r w:rsidRPr="008957EC">
          <w:rPr>
            <w:rFonts w:ascii="Times New Roman" w:hAnsi="Times New Roman"/>
            <w:color w:val="222222"/>
            <w:sz w:val="24"/>
          </w:rPr>
          <w:t xml:space="preserve">, and in contrast to ‘gnosis’ knowledge </w:t>
        </w:r>
        <w:proofErr w:type="spellStart"/>
        <w:r w:rsidRPr="008957EC">
          <w:rPr>
            <w:rFonts w:ascii="Times New Roman" w:hAnsi="Times New Roman"/>
            <w:color w:val="222222"/>
            <w:sz w:val="24"/>
          </w:rPr>
          <w:t>puffeth</w:t>
        </w:r>
        <w:proofErr w:type="spellEnd"/>
        <w:r w:rsidRPr="008957EC">
          <w:rPr>
            <w:rFonts w:ascii="Times New Roman" w:hAnsi="Times New Roman"/>
            <w:color w:val="222222"/>
            <w:sz w:val="24"/>
          </w:rPr>
          <w:t xml:space="preserve"> up. </w:t>
        </w:r>
        <w:proofErr w:type="gramStart"/>
        <w:r w:rsidRPr="008957EC">
          <w:rPr>
            <w:rFonts w:ascii="Times New Roman" w:hAnsi="Times New Roman"/>
            <w:color w:val="222222"/>
            <w:sz w:val="24"/>
          </w:rPr>
          <w:t>So</w:t>
        </w:r>
        <w:proofErr w:type="gramEnd"/>
        <w:r w:rsidRPr="008957EC">
          <w:rPr>
            <w:rFonts w:ascii="Times New Roman" w:hAnsi="Times New Roman"/>
            <w:color w:val="222222"/>
            <w:sz w:val="24"/>
          </w:rPr>
          <w:t xml:space="preserve"> the ‘gnosis’ knowledge is not what comes after, but before; For it’s the ‘gnosis’ knowledge in 1Cor 13:8 that shall “vanish away” when it comes to never fail.</w:t>
        </w:r>
      </w:ins>
    </w:p>
    <w:p w14:paraId="28F3127B" w14:textId="77777777" w:rsidR="008957EC" w:rsidRPr="008957EC" w:rsidRDefault="008957EC" w:rsidP="008957EC">
      <w:pPr>
        <w:shd w:val="clear" w:color="auto" w:fill="FFFFFF"/>
        <w:spacing w:after="0" w:line="240" w:lineRule="auto"/>
        <w:jc w:val="both"/>
        <w:rPr>
          <w:ins w:id="809" w:author="José Antonio Garcíarivas" w:date="2017-12-19T12:18:00Z"/>
          <w:rFonts w:ascii="Times New Roman" w:hAnsi="Times New Roman"/>
          <w:color w:val="222222"/>
          <w:sz w:val="24"/>
        </w:rPr>
      </w:pPr>
    </w:p>
    <w:p w14:paraId="1018D0CD" w14:textId="77777777" w:rsidR="008957EC" w:rsidRPr="008957EC" w:rsidRDefault="008957EC" w:rsidP="008957EC">
      <w:pPr>
        <w:shd w:val="clear" w:color="auto" w:fill="FFFFFF"/>
        <w:spacing w:after="0" w:line="240" w:lineRule="auto"/>
        <w:jc w:val="both"/>
        <w:rPr>
          <w:ins w:id="810" w:author="José Antonio Garcíarivas" w:date="2017-12-19T12:18:00Z"/>
          <w:rFonts w:ascii="Times New Roman" w:hAnsi="Times New Roman"/>
          <w:color w:val="222222"/>
          <w:sz w:val="24"/>
        </w:rPr>
      </w:pPr>
      <w:ins w:id="811" w:author="José Antonio Garcíarivas" w:date="2017-12-19T12:18:00Z">
        <w:r w:rsidRPr="008957EC">
          <w:rPr>
            <w:rFonts w:ascii="Times New Roman" w:hAnsi="Times New Roman"/>
            <w:color w:val="222222"/>
            <w:sz w:val="24"/>
          </w:rPr>
          <w:t xml:space="preserve"> </w:t>
        </w:r>
      </w:ins>
    </w:p>
    <w:p w14:paraId="230F1354" w14:textId="77777777" w:rsidR="008957EC" w:rsidRPr="008957EC" w:rsidRDefault="008957EC" w:rsidP="008957EC">
      <w:pPr>
        <w:shd w:val="clear" w:color="auto" w:fill="FFFFFF"/>
        <w:spacing w:after="0" w:line="240" w:lineRule="auto"/>
        <w:jc w:val="both"/>
        <w:rPr>
          <w:ins w:id="812" w:author="José Antonio Garcíarivas" w:date="2017-12-19T12:18:00Z"/>
          <w:rFonts w:ascii="Times New Roman" w:hAnsi="Times New Roman"/>
          <w:color w:val="222222"/>
          <w:sz w:val="24"/>
        </w:rPr>
      </w:pPr>
    </w:p>
    <w:p w14:paraId="1465429A" w14:textId="77777777" w:rsidR="008957EC" w:rsidRPr="008957EC" w:rsidRDefault="008957EC" w:rsidP="008957EC">
      <w:pPr>
        <w:shd w:val="clear" w:color="auto" w:fill="FFFFFF"/>
        <w:spacing w:after="0" w:line="240" w:lineRule="auto"/>
        <w:jc w:val="both"/>
        <w:rPr>
          <w:ins w:id="813" w:author="José Antonio Garcíarivas" w:date="2017-12-19T12:18:00Z"/>
          <w:rFonts w:ascii="Times New Roman" w:hAnsi="Times New Roman"/>
          <w:color w:val="222222"/>
          <w:sz w:val="24"/>
        </w:rPr>
      </w:pPr>
      <w:ins w:id="814" w:author="José Antonio Garcíarivas" w:date="2017-12-19T12:18:00Z">
        <w:r w:rsidRPr="008957EC">
          <w:rPr>
            <w:rFonts w:ascii="Times New Roman" w:hAnsi="Times New Roman"/>
            <w:color w:val="222222"/>
            <w:sz w:val="24"/>
          </w:rPr>
          <w:t xml:space="preserve">A verse oft heard about longsuffering is 2Peter 3:9, given after his time allegory in 3:8 about not being ignorant of this one </w:t>
        </w:r>
        <w:r w:rsidRPr="008957EC">
          <w:rPr>
            <w:rFonts w:ascii="Times New Roman" w:hAnsi="Times New Roman"/>
            <w:color w:val="222222"/>
            <w:sz w:val="24"/>
          </w:rPr>
          <w:lastRenderedPageBreak/>
          <w:t>thing, that one day [is] with the Lord as a thousand years, and a thousand years as one day… 3:9 says:</w:t>
        </w:r>
      </w:ins>
    </w:p>
    <w:p w14:paraId="0BB8D38F" w14:textId="77777777" w:rsidR="008957EC" w:rsidRPr="008957EC" w:rsidRDefault="008957EC" w:rsidP="008957EC">
      <w:pPr>
        <w:shd w:val="clear" w:color="auto" w:fill="FFFFFF"/>
        <w:spacing w:after="0" w:line="240" w:lineRule="auto"/>
        <w:jc w:val="both"/>
        <w:rPr>
          <w:ins w:id="815" w:author="José Antonio Garcíarivas" w:date="2017-12-19T12:18:00Z"/>
          <w:rFonts w:ascii="Times New Roman" w:hAnsi="Times New Roman"/>
          <w:color w:val="222222"/>
          <w:sz w:val="24"/>
        </w:rPr>
      </w:pPr>
    </w:p>
    <w:p w14:paraId="4C98BE9C" w14:textId="77777777" w:rsidR="008957EC" w:rsidRPr="008957EC" w:rsidRDefault="008957EC" w:rsidP="008957EC">
      <w:pPr>
        <w:shd w:val="clear" w:color="auto" w:fill="FFFFFF"/>
        <w:spacing w:after="0" w:line="240" w:lineRule="auto"/>
        <w:jc w:val="both"/>
        <w:rPr>
          <w:ins w:id="816" w:author="José Antonio Garcíarivas" w:date="2017-12-19T12:18:00Z"/>
          <w:rFonts w:ascii="Times New Roman" w:hAnsi="Times New Roman"/>
          <w:color w:val="222222"/>
          <w:sz w:val="24"/>
        </w:rPr>
      </w:pPr>
      <w:ins w:id="817" w:author="José Antonio Garcíarivas" w:date="2017-12-19T12:18:00Z">
        <w:r w:rsidRPr="008957EC">
          <w:rPr>
            <w:rFonts w:ascii="Times New Roman" w:hAnsi="Times New Roman"/>
            <w:color w:val="222222"/>
            <w:sz w:val="24"/>
          </w:rPr>
          <w:t>The Lord is not slack concerning his promise, as some men count slackness; but is longsuffering to us-ward, not willing that any should perish, but that all should come to repentance.</w:t>
        </w:r>
      </w:ins>
    </w:p>
    <w:p w14:paraId="1AD54037" w14:textId="77777777" w:rsidR="008957EC" w:rsidRPr="008957EC" w:rsidRDefault="008957EC" w:rsidP="008957EC">
      <w:pPr>
        <w:shd w:val="clear" w:color="auto" w:fill="FFFFFF"/>
        <w:spacing w:after="0" w:line="240" w:lineRule="auto"/>
        <w:jc w:val="both"/>
        <w:rPr>
          <w:ins w:id="818" w:author="José Antonio Garcíarivas" w:date="2017-12-19T12:18:00Z"/>
          <w:rFonts w:ascii="Times New Roman" w:hAnsi="Times New Roman"/>
          <w:color w:val="222222"/>
          <w:sz w:val="24"/>
        </w:rPr>
      </w:pPr>
    </w:p>
    <w:p w14:paraId="020D33C8" w14:textId="77777777" w:rsidR="008957EC" w:rsidRPr="008957EC" w:rsidRDefault="008957EC" w:rsidP="008957EC">
      <w:pPr>
        <w:shd w:val="clear" w:color="auto" w:fill="FFFFFF"/>
        <w:spacing w:after="0" w:line="240" w:lineRule="auto"/>
        <w:jc w:val="both"/>
        <w:rPr>
          <w:ins w:id="819" w:author="José Antonio Garcíarivas" w:date="2017-12-19T12:18:00Z"/>
          <w:rFonts w:ascii="Times New Roman" w:hAnsi="Times New Roman"/>
          <w:color w:val="222222"/>
          <w:sz w:val="24"/>
        </w:rPr>
      </w:pPr>
      <w:ins w:id="820" w:author="José Antonio Garcíarivas" w:date="2017-12-19T12:18:00Z">
        <w:r w:rsidRPr="008957EC">
          <w:rPr>
            <w:rFonts w:ascii="Times New Roman" w:hAnsi="Times New Roman"/>
            <w:color w:val="222222"/>
            <w:sz w:val="24"/>
          </w:rPr>
          <w:t xml:space="preserve"> </w:t>
        </w:r>
      </w:ins>
    </w:p>
    <w:p w14:paraId="4F88432B" w14:textId="77777777" w:rsidR="008957EC" w:rsidRPr="008957EC" w:rsidRDefault="008957EC" w:rsidP="008957EC">
      <w:pPr>
        <w:shd w:val="clear" w:color="auto" w:fill="FFFFFF"/>
        <w:spacing w:after="0" w:line="240" w:lineRule="auto"/>
        <w:jc w:val="both"/>
        <w:rPr>
          <w:ins w:id="821" w:author="José Antonio Garcíarivas" w:date="2017-12-19T12:18:00Z"/>
          <w:rFonts w:ascii="Times New Roman" w:hAnsi="Times New Roman"/>
          <w:color w:val="222222"/>
          <w:sz w:val="24"/>
        </w:rPr>
      </w:pPr>
    </w:p>
    <w:p w14:paraId="3985955A" w14:textId="77777777" w:rsidR="008957EC" w:rsidRPr="008957EC" w:rsidRDefault="008957EC" w:rsidP="008957EC">
      <w:pPr>
        <w:shd w:val="clear" w:color="auto" w:fill="FFFFFF"/>
        <w:spacing w:after="0" w:line="240" w:lineRule="auto"/>
        <w:jc w:val="both"/>
        <w:rPr>
          <w:ins w:id="822" w:author="José Antonio Garcíarivas" w:date="2017-12-19T12:18:00Z"/>
          <w:rFonts w:ascii="Times New Roman" w:hAnsi="Times New Roman"/>
          <w:color w:val="222222"/>
          <w:sz w:val="24"/>
        </w:rPr>
      </w:pPr>
      <w:proofErr w:type="gramStart"/>
      <w:ins w:id="823" w:author="José Antonio Garcíarivas" w:date="2017-12-19T12:18:00Z">
        <w:r w:rsidRPr="008957EC">
          <w:rPr>
            <w:rFonts w:ascii="Times New Roman" w:hAnsi="Times New Roman"/>
            <w:color w:val="222222"/>
            <w:sz w:val="24"/>
          </w:rPr>
          <w:t>So</w:t>
        </w:r>
        <w:proofErr w:type="gramEnd"/>
        <w:r w:rsidRPr="008957EC">
          <w:rPr>
            <w:rFonts w:ascii="Times New Roman" w:hAnsi="Times New Roman"/>
            <w:color w:val="222222"/>
            <w:sz w:val="24"/>
          </w:rPr>
          <w:t xml:space="preserve"> the patience and endurance of the Lord is not slow nor somehow delayed, but has a purpose of providing time for all to come to a change of mind, so none should perish.</w:t>
        </w:r>
      </w:ins>
    </w:p>
    <w:p w14:paraId="54BF682C" w14:textId="77777777" w:rsidR="008957EC" w:rsidRPr="008957EC" w:rsidRDefault="008957EC" w:rsidP="008957EC">
      <w:pPr>
        <w:shd w:val="clear" w:color="auto" w:fill="FFFFFF"/>
        <w:spacing w:after="0" w:line="240" w:lineRule="auto"/>
        <w:jc w:val="both"/>
        <w:rPr>
          <w:ins w:id="824" w:author="José Antonio Garcíarivas" w:date="2017-12-19T12:18:00Z"/>
          <w:rFonts w:ascii="Times New Roman" w:hAnsi="Times New Roman"/>
          <w:color w:val="222222"/>
          <w:sz w:val="24"/>
        </w:rPr>
      </w:pPr>
    </w:p>
    <w:p w14:paraId="4E0C4EF4" w14:textId="77777777" w:rsidR="008957EC" w:rsidRPr="008957EC" w:rsidRDefault="008957EC" w:rsidP="008957EC">
      <w:pPr>
        <w:shd w:val="clear" w:color="auto" w:fill="FFFFFF"/>
        <w:spacing w:after="0" w:line="240" w:lineRule="auto"/>
        <w:jc w:val="both"/>
        <w:rPr>
          <w:ins w:id="825" w:author="José Antonio Garcíarivas" w:date="2017-12-19T12:18:00Z"/>
          <w:rFonts w:ascii="Times New Roman" w:hAnsi="Times New Roman"/>
          <w:color w:val="222222"/>
          <w:sz w:val="24"/>
        </w:rPr>
      </w:pPr>
      <w:ins w:id="826" w:author="José Antonio Garcíarivas" w:date="2017-12-19T12:18:00Z">
        <w:r w:rsidRPr="008957EC">
          <w:rPr>
            <w:rFonts w:ascii="Times New Roman" w:hAnsi="Times New Roman"/>
            <w:color w:val="222222"/>
            <w:sz w:val="24"/>
          </w:rPr>
          <w:t xml:space="preserve"> </w:t>
        </w:r>
      </w:ins>
    </w:p>
    <w:p w14:paraId="493DC0DB" w14:textId="77777777" w:rsidR="008957EC" w:rsidRPr="008957EC" w:rsidRDefault="008957EC" w:rsidP="008957EC">
      <w:pPr>
        <w:shd w:val="clear" w:color="auto" w:fill="FFFFFF"/>
        <w:spacing w:after="0" w:line="240" w:lineRule="auto"/>
        <w:jc w:val="both"/>
        <w:rPr>
          <w:ins w:id="827" w:author="José Antonio Garcíarivas" w:date="2017-12-19T12:18:00Z"/>
          <w:rFonts w:ascii="Times New Roman" w:hAnsi="Times New Roman"/>
          <w:color w:val="222222"/>
          <w:sz w:val="24"/>
        </w:rPr>
      </w:pPr>
    </w:p>
    <w:p w14:paraId="611C5FB5" w14:textId="77777777" w:rsidR="008957EC" w:rsidRPr="008957EC" w:rsidRDefault="008957EC" w:rsidP="008957EC">
      <w:pPr>
        <w:shd w:val="clear" w:color="auto" w:fill="FFFFFF"/>
        <w:spacing w:after="0" w:line="240" w:lineRule="auto"/>
        <w:jc w:val="both"/>
        <w:rPr>
          <w:ins w:id="828" w:author="José Antonio Garcíarivas" w:date="2017-12-19T12:18:00Z"/>
          <w:rFonts w:ascii="Times New Roman" w:hAnsi="Times New Roman"/>
          <w:color w:val="222222"/>
          <w:sz w:val="24"/>
        </w:rPr>
      </w:pPr>
      <w:ins w:id="829" w:author="José Antonio Garcíarivas" w:date="2017-12-19T12:18:00Z">
        <w:r w:rsidRPr="008957EC">
          <w:rPr>
            <w:rFonts w:ascii="Times New Roman" w:hAnsi="Times New Roman"/>
            <w:color w:val="222222"/>
            <w:sz w:val="24"/>
          </w:rPr>
          <w:t xml:space="preserve">Yet perhaps we can also learn there’s also an end to suffer </w:t>
        </w:r>
        <w:proofErr w:type="gramStart"/>
        <w:r w:rsidRPr="008957EC">
          <w:rPr>
            <w:rFonts w:ascii="Times New Roman" w:hAnsi="Times New Roman"/>
            <w:color w:val="222222"/>
            <w:sz w:val="24"/>
          </w:rPr>
          <w:t>in the midst of</w:t>
        </w:r>
        <w:proofErr w:type="gramEnd"/>
        <w:r w:rsidRPr="008957EC">
          <w:rPr>
            <w:rFonts w:ascii="Times New Roman" w:hAnsi="Times New Roman"/>
            <w:color w:val="222222"/>
            <w:sz w:val="24"/>
          </w:rPr>
          <w:t xml:space="preserve"> longsuffering. For in 1Peter 5:10’s ye/you, portrayed as before/after, “suffer awhile” only occurs in “Christ Jesus” mode (which also has </w:t>
        </w:r>
        <w:proofErr w:type="spellStart"/>
        <w:proofErr w:type="gramStart"/>
        <w:r w:rsidRPr="008957EC">
          <w:rPr>
            <w:rFonts w:ascii="Times New Roman" w:hAnsi="Times New Roman"/>
            <w:color w:val="222222"/>
            <w:sz w:val="24"/>
          </w:rPr>
          <w:t>begin</w:t>
        </w:r>
        <w:proofErr w:type="spellEnd"/>
        <w:proofErr w:type="gramEnd"/>
        <w:r w:rsidRPr="008957EC">
          <w:rPr>
            <w:rFonts w:ascii="Times New Roman" w:hAnsi="Times New Roman"/>
            <w:color w:val="222222"/>
            <w:sz w:val="24"/>
          </w:rPr>
          <w:t>: Acts 19 &amp; end: 1Peter 5), after which “the God of all grace” makes you perfect, and also stablishes, strengthens, settles you.</w:t>
        </w:r>
      </w:ins>
    </w:p>
    <w:p w14:paraId="18908DE7" w14:textId="77777777" w:rsidR="008957EC" w:rsidRPr="008957EC" w:rsidRDefault="008957EC" w:rsidP="008957EC">
      <w:pPr>
        <w:shd w:val="clear" w:color="auto" w:fill="FFFFFF"/>
        <w:spacing w:after="0" w:line="240" w:lineRule="auto"/>
        <w:jc w:val="both"/>
        <w:rPr>
          <w:ins w:id="830" w:author="José Antonio Garcíarivas" w:date="2017-12-19T12:18:00Z"/>
          <w:rFonts w:ascii="Times New Roman" w:hAnsi="Times New Roman"/>
          <w:color w:val="222222"/>
          <w:sz w:val="24"/>
        </w:rPr>
      </w:pPr>
    </w:p>
    <w:p w14:paraId="7CA0A703" w14:textId="77777777" w:rsidR="008957EC" w:rsidRPr="008957EC" w:rsidRDefault="008957EC" w:rsidP="008957EC">
      <w:pPr>
        <w:shd w:val="clear" w:color="auto" w:fill="FFFFFF"/>
        <w:spacing w:after="0" w:line="240" w:lineRule="auto"/>
        <w:jc w:val="both"/>
        <w:rPr>
          <w:ins w:id="831" w:author="José Antonio Garcíarivas" w:date="2017-12-19T12:18:00Z"/>
          <w:rFonts w:ascii="Times New Roman" w:hAnsi="Times New Roman"/>
          <w:color w:val="222222"/>
          <w:sz w:val="24"/>
        </w:rPr>
      </w:pPr>
      <w:ins w:id="832" w:author="José Antonio Garcíarivas" w:date="2017-12-19T12:18:00Z">
        <w:r w:rsidRPr="008957EC">
          <w:rPr>
            <w:rFonts w:ascii="Times New Roman" w:hAnsi="Times New Roman"/>
            <w:color w:val="222222"/>
            <w:sz w:val="24"/>
          </w:rPr>
          <w:lastRenderedPageBreak/>
          <w:t xml:space="preserve"> </w:t>
        </w:r>
      </w:ins>
    </w:p>
    <w:p w14:paraId="3A3424F6" w14:textId="77777777" w:rsidR="008957EC" w:rsidRPr="008957EC" w:rsidRDefault="008957EC" w:rsidP="008957EC">
      <w:pPr>
        <w:shd w:val="clear" w:color="auto" w:fill="FFFFFF"/>
        <w:spacing w:after="0" w:line="240" w:lineRule="auto"/>
        <w:jc w:val="both"/>
        <w:rPr>
          <w:ins w:id="833" w:author="José Antonio Garcíarivas" w:date="2017-12-19T12:18:00Z"/>
          <w:rFonts w:ascii="Times New Roman" w:hAnsi="Times New Roman"/>
          <w:color w:val="222222"/>
          <w:sz w:val="24"/>
        </w:rPr>
      </w:pPr>
    </w:p>
    <w:p w14:paraId="7D7AC968" w14:textId="77777777" w:rsidR="008957EC" w:rsidRPr="008957EC" w:rsidRDefault="008957EC" w:rsidP="008957EC">
      <w:pPr>
        <w:shd w:val="clear" w:color="auto" w:fill="FFFFFF"/>
        <w:spacing w:after="0" w:line="240" w:lineRule="auto"/>
        <w:jc w:val="both"/>
        <w:rPr>
          <w:ins w:id="834" w:author="José Antonio Garcíarivas" w:date="2017-12-19T12:18:00Z"/>
          <w:rFonts w:ascii="Times New Roman" w:hAnsi="Times New Roman"/>
          <w:color w:val="222222"/>
          <w:sz w:val="24"/>
        </w:rPr>
      </w:pPr>
      <w:ins w:id="835" w:author="José Antonio Garcíarivas" w:date="2017-12-19T12:18:00Z">
        <w:r w:rsidRPr="008957EC">
          <w:rPr>
            <w:rFonts w:ascii="Times New Roman" w:hAnsi="Times New Roman"/>
            <w:color w:val="222222"/>
            <w:sz w:val="24"/>
          </w:rPr>
          <w:t>Seems “longsuffering” occurs in both OT ←&amp;→ NT;</w:t>
        </w:r>
      </w:ins>
    </w:p>
    <w:p w14:paraId="6A8D8507" w14:textId="77777777" w:rsidR="008957EC" w:rsidRPr="008957EC" w:rsidRDefault="008957EC" w:rsidP="008957EC">
      <w:pPr>
        <w:shd w:val="clear" w:color="auto" w:fill="FFFFFF"/>
        <w:spacing w:after="0" w:line="240" w:lineRule="auto"/>
        <w:jc w:val="both"/>
        <w:rPr>
          <w:ins w:id="836" w:author="José Antonio Garcíarivas" w:date="2017-12-19T12:18:00Z"/>
          <w:rFonts w:ascii="Times New Roman" w:hAnsi="Times New Roman"/>
          <w:color w:val="222222"/>
          <w:sz w:val="24"/>
        </w:rPr>
      </w:pPr>
    </w:p>
    <w:p w14:paraId="52354D43" w14:textId="77777777" w:rsidR="008957EC" w:rsidRPr="008957EC" w:rsidRDefault="008957EC" w:rsidP="008957EC">
      <w:pPr>
        <w:shd w:val="clear" w:color="auto" w:fill="FFFFFF"/>
        <w:spacing w:after="0" w:line="240" w:lineRule="auto"/>
        <w:jc w:val="both"/>
        <w:rPr>
          <w:ins w:id="837" w:author="José Antonio Garcíarivas" w:date="2017-12-19T12:18:00Z"/>
          <w:rFonts w:ascii="Times New Roman" w:hAnsi="Times New Roman"/>
          <w:color w:val="222222"/>
          <w:sz w:val="24"/>
        </w:rPr>
      </w:pPr>
      <w:ins w:id="838" w:author="José Antonio Garcíarivas" w:date="2017-12-19T12:18:00Z">
        <w:r w:rsidRPr="008957EC">
          <w:rPr>
            <w:rFonts w:ascii="Times New Roman" w:hAnsi="Times New Roman"/>
            <w:color w:val="222222"/>
            <w:sz w:val="24"/>
          </w:rPr>
          <w:t>Yet in NT, mention of it begins in Romans 2:4 ←and→ ends in 2Peter 3:15,16:</w:t>
        </w:r>
      </w:ins>
    </w:p>
    <w:p w14:paraId="61E1D682" w14:textId="77777777" w:rsidR="008957EC" w:rsidRPr="008957EC" w:rsidRDefault="008957EC" w:rsidP="008957EC">
      <w:pPr>
        <w:shd w:val="clear" w:color="auto" w:fill="FFFFFF"/>
        <w:spacing w:after="0" w:line="240" w:lineRule="auto"/>
        <w:jc w:val="both"/>
        <w:rPr>
          <w:ins w:id="839" w:author="José Antonio Garcíarivas" w:date="2017-12-19T12:18:00Z"/>
          <w:rFonts w:ascii="Times New Roman" w:hAnsi="Times New Roman"/>
          <w:color w:val="222222"/>
          <w:sz w:val="24"/>
        </w:rPr>
      </w:pPr>
    </w:p>
    <w:p w14:paraId="2FEF2AE5" w14:textId="77777777" w:rsidR="008957EC" w:rsidRPr="008957EC" w:rsidRDefault="008957EC" w:rsidP="008957EC">
      <w:pPr>
        <w:shd w:val="clear" w:color="auto" w:fill="FFFFFF"/>
        <w:spacing w:after="0" w:line="240" w:lineRule="auto"/>
        <w:jc w:val="both"/>
        <w:rPr>
          <w:ins w:id="840" w:author="José Antonio Garcíarivas" w:date="2017-12-19T12:18:00Z"/>
          <w:rFonts w:ascii="Times New Roman" w:hAnsi="Times New Roman"/>
          <w:color w:val="222222"/>
          <w:sz w:val="24"/>
        </w:rPr>
      </w:pPr>
      <w:ins w:id="841" w:author="José Antonio Garcíarivas" w:date="2017-12-19T12:18:00Z">
        <w:r w:rsidRPr="008957EC">
          <w:rPr>
            <w:rFonts w:ascii="Times New Roman" w:hAnsi="Times New Roman"/>
            <w:color w:val="222222"/>
            <w:sz w:val="24"/>
          </w:rPr>
          <w:t xml:space="preserve"> </w:t>
        </w:r>
      </w:ins>
    </w:p>
    <w:p w14:paraId="054D5BBA" w14:textId="77777777" w:rsidR="008957EC" w:rsidRPr="008957EC" w:rsidRDefault="008957EC" w:rsidP="008957EC">
      <w:pPr>
        <w:shd w:val="clear" w:color="auto" w:fill="FFFFFF"/>
        <w:spacing w:after="0" w:line="240" w:lineRule="auto"/>
        <w:jc w:val="both"/>
        <w:rPr>
          <w:ins w:id="842" w:author="José Antonio Garcíarivas" w:date="2017-12-19T12:18:00Z"/>
          <w:rFonts w:ascii="Times New Roman" w:hAnsi="Times New Roman"/>
          <w:color w:val="222222"/>
          <w:sz w:val="24"/>
        </w:rPr>
      </w:pPr>
    </w:p>
    <w:p w14:paraId="03C49B75" w14:textId="77777777" w:rsidR="008957EC" w:rsidRPr="008957EC" w:rsidRDefault="008957EC" w:rsidP="008957EC">
      <w:pPr>
        <w:shd w:val="clear" w:color="auto" w:fill="FFFFFF"/>
        <w:spacing w:after="0" w:line="240" w:lineRule="auto"/>
        <w:jc w:val="both"/>
        <w:rPr>
          <w:ins w:id="843" w:author="José Antonio Garcíarivas" w:date="2017-12-19T12:18:00Z"/>
          <w:rFonts w:ascii="Times New Roman" w:hAnsi="Times New Roman"/>
          <w:color w:val="222222"/>
          <w:sz w:val="24"/>
        </w:rPr>
      </w:pPr>
      <w:ins w:id="844" w:author="José Antonio Garcíarivas" w:date="2017-12-19T12:18:00Z">
        <w:r w:rsidRPr="008957EC">
          <w:rPr>
            <w:rFonts w:ascii="Times New Roman" w:hAnsi="Times New Roman"/>
            <w:color w:val="222222"/>
            <w:sz w:val="24"/>
          </w:rPr>
          <w:t xml:space="preserve">Romans 2:4 KJV: Or </w:t>
        </w:r>
        <w:proofErr w:type="spellStart"/>
        <w:r w:rsidRPr="008957EC">
          <w:rPr>
            <w:rFonts w:ascii="Times New Roman" w:hAnsi="Times New Roman"/>
            <w:color w:val="222222"/>
            <w:sz w:val="24"/>
          </w:rPr>
          <w:t>despisest</w:t>
        </w:r>
        <w:proofErr w:type="spellEnd"/>
        <w:r w:rsidRPr="008957EC">
          <w:rPr>
            <w:rFonts w:ascii="Times New Roman" w:hAnsi="Times New Roman"/>
            <w:color w:val="222222"/>
            <w:sz w:val="24"/>
          </w:rPr>
          <w:t xml:space="preserve"> thou the riches of his goodness and forbearance and longsuffering; not knowing that the goodness of God leadeth thee to repentance?</w:t>
        </w:r>
      </w:ins>
    </w:p>
    <w:p w14:paraId="288C836A" w14:textId="77777777" w:rsidR="008957EC" w:rsidRPr="008957EC" w:rsidRDefault="008957EC" w:rsidP="008957EC">
      <w:pPr>
        <w:shd w:val="clear" w:color="auto" w:fill="FFFFFF"/>
        <w:spacing w:after="0" w:line="240" w:lineRule="auto"/>
        <w:jc w:val="both"/>
        <w:rPr>
          <w:ins w:id="845" w:author="José Antonio Garcíarivas" w:date="2017-12-19T12:18:00Z"/>
          <w:rFonts w:ascii="Times New Roman" w:hAnsi="Times New Roman"/>
          <w:color w:val="222222"/>
          <w:sz w:val="24"/>
        </w:rPr>
      </w:pPr>
    </w:p>
    <w:p w14:paraId="319A3DEB" w14:textId="77777777" w:rsidR="008957EC" w:rsidRPr="008957EC" w:rsidRDefault="008957EC" w:rsidP="008957EC">
      <w:pPr>
        <w:shd w:val="clear" w:color="auto" w:fill="FFFFFF"/>
        <w:spacing w:after="0" w:line="240" w:lineRule="auto"/>
        <w:jc w:val="both"/>
        <w:rPr>
          <w:ins w:id="846" w:author="José Antonio Garcíarivas" w:date="2017-12-19T12:18:00Z"/>
          <w:rFonts w:ascii="Times New Roman" w:hAnsi="Times New Roman"/>
          <w:color w:val="222222"/>
          <w:sz w:val="24"/>
        </w:rPr>
      </w:pPr>
      <w:ins w:id="847" w:author="José Antonio Garcíarivas" w:date="2017-12-19T12:18:00Z">
        <w:r w:rsidRPr="008957EC">
          <w:rPr>
            <w:rFonts w:ascii="Times New Roman" w:hAnsi="Times New Roman"/>
            <w:color w:val="222222"/>
            <w:sz w:val="24"/>
          </w:rPr>
          <w:t xml:space="preserve"> </w:t>
        </w:r>
      </w:ins>
    </w:p>
    <w:p w14:paraId="054633FF" w14:textId="77777777" w:rsidR="008957EC" w:rsidRPr="008957EC" w:rsidRDefault="008957EC" w:rsidP="008957EC">
      <w:pPr>
        <w:shd w:val="clear" w:color="auto" w:fill="FFFFFF"/>
        <w:spacing w:after="0" w:line="240" w:lineRule="auto"/>
        <w:jc w:val="both"/>
        <w:rPr>
          <w:ins w:id="848" w:author="José Antonio Garcíarivas" w:date="2017-12-19T12:18:00Z"/>
          <w:rFonts w:ascii="Times New Roman" w:hAnsi="Times New Roman"/>
          <w:color w:val="222222"/>
          <w:sz w:val="24"/>
        </w:rPr>
      </w:pPr>
    </w:p>
    <w:p w14:paraId="71456605" w14:textId="77777777" w:rsidR="008957EC" w:rsidRPr="008957EC" w:rsidRDefault="008957EC" w:rsidP="008957EC">
      <w:pPr>
        <w:shd w:val="clear" w:color="auto" w:fill="FFFFFF"/>
        <w:spacing w:after="0" w:line="240" w:lineRule="auto"/>
        <w:jc w:val="both"/>
        <w:rPr>
          <w:ins w:id="849" w:author="José Antonio Garcíarivas" w:date="2017-12-19T12:18:00Z"/>
          <w:rFonts w:ascii="Times New Roman" w:hAnsi="Times New Roman"/>
          <w:color w:val="222222"/>
          <w:sz w:val="24"/>
        </w:rPr>
      </w:pPr>
      <w:ins w:id="850" w:author="José Antonio Garcíarivas" w:date="2017-12-19T12:18:00Z">
        <w:r w:rsidRPr="008957EC">
          <w:rPr>
            <w:rFonts w:ascii="Times New Roman" w:hAnsi="Times New Roman"/>
            <w:color w:val="222222"/>
            <w:sz w:val="24"/>
          </w:rPr>
          <w:t xml:space="preserve">2Peter 3:15,16 KJV: “And account the longsuffering of our Lord [is] salvation; even as our beloved brother Paul according to the wisdom given unto him hath written unto you; As also in [all] epistles, speaking in them of these things; in which are some things hard to be understood, which they that are unlearned and unstable wrest, as [they do] also the other scriptures, unto their own destruction”. </w:t>
        </w:r>
      </w:ins>
    </w:p>
    <w:p w14:paraId="0E67CA5A" w14:textId="77777777" w:rsidR="008957EC" w:rsidRPr="008957EC" w:rsidRDefault="008957EC" w:rsidP="008957EC">
      <w:pPr>
        <w:shd w:val="clear" w:color="auto" w:fill="FFFFFF"/>
        <w:spacing w:after="0" w:line="240" w:lineRule="auto"/>
        <w:jc w:val="both"/>
        <w:rPr>
          <w:ins w:id="851" w:author="José Antonio Garcíarivas" w:date="2017-12-19T12:18:00Z"/>
          <w:rFonts w:ascii="Times New Roman" w:hAnsi="Times New Roman"/>
          <w:color w:val="222222"/>
          <w:sz w:val="24"/>
        </w:rPr>
      </w:pPr>
    </w:p>
    <w:p w14:paraId="3ECA8DFA" w14:textId="77777777" w:rsidR="008957EC" w:rsidRPr="008957EC" w:rsidRDefault="008957EC" w:rsidP="008957EC">
      <w:pPr>
        <w:shd w:val="clear" w:color="auto" w:fill="FFFFFF"/>
        <w:spacing w:after="0" w:line="240" w:lineRule="auto"/>
        <w:jc w:val="both"/>
        <w:rPr>
          <w:ins w:id="852" w:author="José Antonio Garcíarivas" w:date="2017-12-19T12:18:00Z"/>
          <w:rFonts w:ascii="Times New Roman" w:hAnsi="Times New Roman"/>
          <w:color w:val="222222"/>
          <w:sz w:val="24"/>
        </w:rPr>
      </w:pPr>
      <w:ins w:id="853" w:author="José Antonio Garcíarivas" w:date="2017-12-19T12:18:00Z">
        <w:r w:rsidRPr="008957EC">
          <w:rPr>
            <w:rFonts w:ascii="Times New Roman" w:hAnsi="Times New Roman"/>
            <w:color w:val="222222"/>
            <w:sz w:val="24"/>
          </w:rPr>
          <w:t xml:space="preserve"> </w:t>
        </w:r>
      </w:ins>
    </w:p>
    <w:p w14:paraId="7BB57AE5" w14:textId="77777777" w:rsidR="008957EC" w:rsidRPr="008957EC" w:rsidRDefault="008957EC" w:rsidP="008957EC">
      <w:pPr>
        <w:shd w:val="clear" w:color="auto" w:fill="FFFFFF"/>
        <w:spacing w:after="0" w:line="240" w:lineRule="auto"/>
        <w:jc w:val="both"/>
        <w:rPr>
          <w:ins w:id="854" w:author="José Antonio Garcíarivas" w:date="2017-12-19T12:18:00Z"/>
          <w:rFonts w:ascii="Times New Roman" w:hAnsi="Times New Roman"/>
          <w:color w:val="222222"/>
          <w:sz w:val="24"/>
        </w:rPr>
      </w:pPr>
    </w:p>
    <w:p w14:paraId="7C38A38A" w14:textId="77777777" w:rsidR="008957EC" w:rsidRPr="008957EC" w:rsidRDefault="008957EC" w:rsidP="008957EC">
      <w:pPr>
        <w:shd w:val="clear" w:color="auto" w:fill="FFFFFF"/>
        <w:spacing w:after="0" w:line="240" w:lineRule="auto"/>
        <w:jc w:val="both"/>
        <w:rPr>
          <w:ins w:id="855" w:author="José Antonio Garcíarivas" w:date="2017-12-19T12:18:00Z"/>
          <w:rFonts w:ascii="Times New Roman" w:hAnsi="Times New Roman"/>
          <w:color w:val="222222"/>
          <w:sz w:val="24"/>
        </w:rPr>
      </w:pPr>
      <w:ins w:id="856" w:author="José Antonio Garcíarivas" w:date="2017-12-19T12:18:00Z">
        <w:r w:rsidRPr="008957EC">
          <w:rPr>
            <w:rFonts w:ascii="Times New Roman" w:hAnsi="Times New Roman"/>
            <w:color w:val="222222"/>
            <w:sz w:val="24"/>
          </w:rPr>
          <w:t>So last NT mention of longsuffering says account longsuffering of our Lord as salvation.</w:t>
        </w:r>
      </w:ins>
    </w:p>
    <w:p w14:paraId="23E6EB2E" w14:textId="77777777" w:rsidR="008957EC" w:rsidRPr="008957EC" w:rsidRDefault="008957EC" w:rsidP="008957EC">
      <w:pPr>
        <w:shd w:val="clear" w:color="auto" w:fill="FFFFFF"/>
        <w:spacing w:after="0" w:line="240" w:lineRule="auto"/>
        <w:jc w:val="both"/>
        <w:rPr>
          <w:ins w:id="857" w:author="José Antonio Garcíarivas" w:date="2017-12-19T12:18:00Z"/>
          <w:rFonts w:ascii="Times New Roman" w:hAnsi="Times New Roman"/>
          <w:color w:val="222222"/>
          <w:sz w:val="24"/>
        </w:rPr>
      </w:pPr>
    </w:p>
    <w:p w14:paraId="6CD91BE6" w14:textId="77777777" w:rsidR="008957EC" w:rsidRPr="008957EC" w:rsidRDefault="008957EC" w:rsidP="008957EC">
      <w:pPr>
        <w:shd w:val="clear" w:color="auto" w:fill="FFFFFF"/>
        <w:spacing w:after="0" w:line="240" w:lineRule="auto"/>
        <w:jc w:val="both"/>
        <w:rPr>
          <w:ins w:id="858" w:author="José Antonio Garcíarivas" w:date="2017-12-19T12:18:00Z"/>
          <w:rFonts w:ascii="Times New Roman" w:hAnsi="Times New Roman"/>
          <w:color w:val="222222"/>
          <w:sz w:val="24"/>
        </w:rPr>
      </w:pPr>
      <w:ins w:id="859" w:author="José Antonio Garcíarivas" w:date="2017-12-19T12:18:00Z">
        <w:r w:rsidRPr="008957EC">
          <w:rPr>
            <w:rFonts w:ascii="Times New Roman" w:hAnsi="Times New Roman"/>
            <w:color w:val="222222"/>
            <w:sz w:val="24"/>
          </w:rPr>
          <w:t xml:space="preserve"> </w:t>
        </w:r>
      </w:ins>
    </w:p>
    <w:p w14:paraId="60103EBD" w14:textId="77777777" w:rsidR="008957EC" w:rsidRPr="008957EC" w:rsidRDefault="008957EC" w:rsidP="008957EC">
      <w:pPr>
        <w:shd w:val="clear" w:color="auto" w:fill="FFFFFF"/>
        <w:spacing w:after="0" w:line="240" w:lineRule="auto"/>
        <w:jc w:val="both"/>
        <w:rPr>
          <w:ins w:id="860" w:author="José Antonio Garcíarivas" w:date="2017-12-19T12:18:00Z"/>
          <w:rFonts w:ascii="Times New Roman" w:hAnsi="Times New Roman"/>
          <w:color w:val="222222"/>
          <w:sz w:val="24"/>
        </w:rPr>
      </w:pPr>
    </w:p>
    <w:p w14:paraId="6A43BFFC" w14:textId="77777777" w:rsidR="008957EC" w:rsidRPr="008957EC" w:rsidRDefault="008957EC" w:rsidP="008957EC">
      <w:pPr>
        <w:shd w:val="clear" w:color="auto" w:fill="FFFFFF"/>
        <w:spacing w:after="0" w:line="240" w:lineRule="auto"/>
        <w:jc w:val="both"/>
        <w:rPr>
          <w:ins w:id="861" w:author="José Antonio Garcíarivas" w:date="2017-12-19T12:18:00Z"/>
          <w:rFonts w:ascii="Times New Roman" w:hAnsi="Times New Roman"/>
          <w:color w:val="222222"/>
          <w:sz w:val="24"/>
        </w:rPr>
      </w:pPr>
      <w:ins w:id="862" w:author="José Antonio Garcíarivas" w:date="2017-12-19T12:18:00Z">
        <w:r w:rsidRPr="008957EC">
          <w:rPr>
            <w:rFonts w:ascii="Times New Roman" w:hAnsi="Times New Roman"/>
            <w:color w:val="222222"/>
            <w:sz w:val="24"/>
          </w:rPr>
          <w:t>But let’s notice before this Peter talked of how we, of they/we, should “look for new heavens* and new earth wherein dwelleth righteousness”;</w:t>
        </w:r>
      </w:ins>
    </w:p>
    <w:p w14:paraId="442912E5" w14:textId="77777777" w:rsidR="008957EC" w:rsidRPr="008957EC" w:rsidRDefault="008957EC" w:rsidP="008957EC">
      <w:pPr>
        <w:shd w:val="clear" w:color="auto" w:fill="FFFFFF"/>
        <w:spacing w:after="0" w:line="240" w:lineRule="auto"/>
        <w:jc w:val="both"/>
        <w:rPr>
          <w:ins w:id="863" w:author="José Antonio Garcíarivas" w:date="2017-12-19T12:18:00Z"/>
          <w:rFonts w:ascii="Times New Roman" w:hAnsi="Times New Roman"/>
          <w:color w:val="222222"/>
          <w:sz w:val="24"/>
        </w:rPr>
      </w:pPr>
    </w:p>
    <w:p w14:paraId="76C6A7B1" w14:textId="77777777" w:rsidR="008957EC" w:rsidRPr="008957EC" w:rsidRDefault="008957EC" w:rsidP="008957EC">
      <w:pPr>
        <w:shd w:val="clear" w:color="auto" w:fill="FFFFFF"/>
        <w:spacing w:after="0" w:line="240" w:lineRule="auto"/>
        <w:jc w:val="both"/>
        <w:rPr>
          <w:ins w:id="864" w:author="José Antonio Garcíarivas" w:date="2017-12-19T12:18:00Z"/>
          <w:rFonts w:ascii="Times New Roman" w:hAnsi="Times New Roman"/>
          <w:color w:val="222222"/>
          <w:sz w:val="24"/>
        </w:rPr>
      </w:pPr>
      <w:ins w:id="865" w:author="José Antonio Garcíarivas" w:date="2017-12-19T12:18:00Z">
        <w:r w:rsidRPr="008957EC">
          <w:rPr>
            <w:rFonts w:ascii="Times New Roman" w:hAnsi="Times New Roman"/>
            <w:color w:val="222222"/>
            <w:sz w:val="24"/>
          </w:rPr>
          <w:t>*YET even “new heavens” is still plural “heavens”, yet perhaps law←|→grace heavens instead of law←|→law heavens if wherein the new earth dwelleth righteousness.</w:t>
        </w:r>
      </w:ins>
    </w:p>
    <w:p w14:paraId="3E1C1C99" w14:textId="77777777" w:rsidR="008957EC" w:rsidRPr="008957EC" w:rsidRDefault="008957EC" w:rsidP="008957EC">
      <w:pPr>
        <w:shd w:val="clear" w:color="auto" w:fill="FFFFFF"/>
        <w:spacing w:after="0" w:line="240" w:lineRule="auto"/>
        <w:jc w:val="both"/>
        <w:rPr>
          <w:ins w:id="866" w:author="José Antonio Garcíarivas" w:date="2017-12-19T12:18:00Z"/>
          <w:rFonts w:ascii="Times New Roman" w:hAnsi="Times New Roman"/>
          <w:color w:val="222222"/>
          <w:sz w:val="24"/>
        </w:rPr>
      </w:pPr>
    </w:p>
    <w:p w14:paraId="5781F79E" w14:textId="77777777" w:rsidR="008957EC" w:rsidRPr="008957EC" w:rsidRDefault="008957EC" w:rsidP="008957EC">
      <w:pPr>
        <w:shd w:val="clear" w:color="auto" w:fill="FFFFFF"/>
        <w:spacing w:after="0" w:line="240" w:lineRule="auto"/>
        <w:jc w:val="both"/>
        <w:rPr>
          <w:ins w:id="867" w:author="José Antonio Garcíarivas" w:date="2017-12-19T12:18:00Z"/>
          <w:rFonts w:ascii="Times New Roman" w:hAnsi="Times New Roman"/>
          <w:color w:val="222222"/>
          <w:sz w:val="24"/>
        </w:rPr>
      </w:pPr>
      <w:ins w:id="868" w:author="José Antonio Garcíarivas" w:date="2017-12-19T12:18:00Z">
        <w:r w:rsidRPr="008957EC">
          <w:rPr>
            <w:rFonts w:ascii="Times New Roman" w:hAnsi="Times New Roman"/>
            <w:color w:val="222222"/>
            <w:sz w:val="24"/>
          </w:rPr>
          <w:t xml:space="preserve">Then surprisingly after this 2Peter 3:18 says “But grow in grace, and [in] the knowledge* of our Lord and </w:t>
        </w:r>
        <w:proofErr w:type="spellStart"/>
        <w:r w:rsidRPr="008957EC">
          <w:rPr>
            <w:rFonts w:ascii="Times New Roman" w:hAnsi="Times New Roman"/>
            <w:color w:val="222222"/>
            <w:sz w:val="24"/>
          </w:rPr>
          <w:t>Saviour</w:t>
        </w:r>
        <w:proofErr w:type="spellEnd"/>
        <w:r w:rsidRPr="008957EC">
          <w:rPr>
            <w:rFonts w:ascii="Times New Roman" w:hAnsi="Times New Roman"/>
            <w:color w:val="222222"/>
            <w:sz w:val="24"/>
          </w:rPr>
          <w:t xml:space="preserve"> Jesus Christ”;</w:t>
        </w:r>
      </w:ins>
    </w:p>
    <w:p w14:paraId="300540AA" w14:textId="77777777" w:rsidR="008957EC" w:rsidRPr="008957EC" w:rsidRDefault="008957EC" w:rsidP="008957EC">
      <w:pPr>
        <w:shd w:val="clear" w:color="auto" w:fill="FFFFFF"/>
        <w:spacing w:after="0" w:line="240" w:lineRule="auto"/>
        <w:jc w:val="both"/>
        <w:rPr>
          <w:ins w:id="869" w:author="José Antonio Garcíarivas" w:date="2017-12-19T12:18:00Z"/>
          <w:rFonts w:ascii="Times New Roman" w:hAnsi="Times New Roman"/>
          <w:color w:val="222222"/>
          <w:sz w:val="24"/>
        </w:rPr>
      </w:pPr>
    </w:p>
    <w:p w14:paraId="548E928C" w14:textId="77777777" w:rsidR="008957EC" w:rsidRPr="008957EC" w:rsidRDefault="008957EC" w:rsidP="008957EC">
      <w:pPr>
        <w:shd w:val="clear" w:color="auto" w:fill="FFFFFF"/>
        <w:spacing w:after="0" w:line="240" w:lineRule="auto"/>
        <w:jc w:val="both"/>
        <w:rPr>
          <w:ins w:id="870" w:author="José Antonio Garcíarivas" w:date="2017-12-19T12:18:00Z"/>
          <w:rFonts w:ascii="Times New Roman" w:hAnsi="Times New Roman"/>
          <w:color w:val="222222"/>
          <w:sz w:val="24"/>
        </w:rPr>
      </w:pPr>
      <w:ins w:id="871" w:author="José Antonio Garcíarivas" w:date="2017-12-19T12:18:00Z">
        <w:r w:rsidRPr="008957EC">
          <w:rPr>
            <w:rFonts w:ascii="Times New Roman" w:hAnsi="Times New Roman"/>
            <w:color w:val="222222"/>
            <w:sz w:val="24"/>
          </w:rPr>
          <w:t>*BUT this “knowledge” is still the ‘gnosis’ knowledge, which in 1Cor 13:8 KJV shall “vanish away”, when it comes to ‘</w:t>
        </w:r>
        <w:proofErr w:type="spellStart"/>
        <w:r w:rsidRPr="008957EC">
          <w:rPr>
            <w:rFonts w:ascii="Times New Roman" w:hAnsi="Times New Roman"/>
            <w:color w:val="222222"/>
            <w:sz w:val="24"/>
          </w:rPr>
          <w:t>epignosis</w:t>
        </w:r>
        <w:proofErr w:type="spellEnd"/>
        <w:r w:rsidRPr="008957EC">
          <w:rPr>
            <w:rFonts w:ascii="Times New Roman" w:hAnsi="Times New Roman"/>
            <w:color w:val="222222"/>
            <w:sz w:val="24"/>
          </w:rPr>
          <w:t xml:space="preserve">’ knowledge of how “charity never </w:t>
        </w:r>
        <w:proofErr w:type="spellStart"/>
        <w:r w:rsidRPr="008957EC">
          <w:rPr>
            <w:rFonts w:ascii="Times New Roman" w:hAnsi="Times New Roman"/>
            <w:color w:val="222222"/>
            <w:sz w:val="24"/>
          </w:rPr>
          <w:t>faileth</w:t>
        </w:r>
        <w:proofErr w:type="spellEnd"/>
        <w:r w:rsidRPr="008957EC">
          <w:rPr>
            <w:rFonts w:ascii="Times New Roman" w:hAnsi="Times New Roman"/>
            <w:color w:val="222222"/>
            <w:sz w:val="24"/>
          </w:rPr>
          <w:t>”.</w:t>
        </w:r>
      </w:ins>
    </w:p>
    <w:p w14:paraId="7C98E810" w14:textId="77777777" w:rsidR="008957EC" w:rsidRPr="008957EC" w:rsidRDefault="008957EC" w:rsidP="008957EC">
      <w:pPr>
        <w:shd w:val="clear" w:color="auto" w:fill="FFFFFF"/>
        <w:spacing w:after="0" w:line="240" w:lineRule="auto"/>
        <w:jc w:val="both"/>
        <w:rPr>
          <w:ins w:id="872" w:author="José Antonio Garcíarivas" w:date="2017-12-19T12:18:00Z"/>
          <w:rFonts w:ascii="Times New Roman" w:hAnsi="Times New Roman"/>
          <w:color w:val="222222"/>
          <w:sz w:val="24"/>
        </w:rPr>
      </w:pPr>
    </w:p>
    <w:p w14:paraId="110B9A89" w14:textId="77777777" w:rsidR="008957EC" w:rsidRPr="008957EC" w:rsidRDefault="008957EC" w:rsidP="008957EC">
      <w:pPr>
        <w:shd w:val="clear" w:color="auto" w:fill="FFFFFF"/>
        <w:spacing w:after="0" w:line="240" w:lineRule="auto"/>
        <w:jc w:val="both"/>
        <w:rPr>
          <w:ins w:id="873" w:author="José Antonio Garcíarivas" w:date="2017-12-19T12:18:00Z"/>
          <w:rFonts w:ascii="Times New Roman" w:hAnsi="Times New Roman"/>
          <w:color w:val="222222"/>
          <w:sz w:val="24"/>
        </w:rPr>
      </w:pPr>
      <w:ins w:id="874" w:author="José Antonio Garcíarivas" w:date="2017-12-19T12:18:00Z">
        <w:r w:rsidRPr="008957EC">
          <w:rPr>
            <w:rFonts w:ascii="Times New Roman" w:hAnsi="Times New Roman"/>
            <w:color w:val="222222"/>
            <w:sz w:val="24"/>
          </w:rPr>
          <w:t xml:space="preserve"> </w:t>
        </w:r>
      </w:ins>
    </w:p>
    <w:p w14:paraId="053442D4" w14:textId="77777777" w:rsidR="008957EC" w:rsidRPr="008957EC" w:rsidRDefault="008957EC" w:rsidP="008957EC">
      <w:pPr>
        <w:shd w:val="clear" w:color="auto" w:fill="FFFFFF"/>
        <w:spacing w:after="0" w:line="240" w:lineRule="auto"/>
        <w:jc w:val="both"/>
        <w:rPr>
          <w:ins w:id="875" w:author="José Antonio Garcíarivas" w:date="2017-12-19T12:18:00Z"/>
          <w:rFonts w:ascii="Times New Roman" w:hAnsi="Times New Roman"/>
          <w:color w:val="222222"/>
          <w:sz w:val="24"/>
        </w:rPr>
      </w:pPr>
    </w:p>
    <w:p w14:paraId="40F47650" w14:textId="77777777" w:rsidR="008957EC" w:rsidRPr="008957EC" w:rsidRDefault="008957EC" w:rsidP="008957EC">
      <w:pPr>
        <w:shd w:val="clear" w:color="auto" w:fill="FFFFFF"/>
        <w:spacing w:after="0" w:line="240" w:lineRule="auto"/>
        <w:jc w:val="both"/>
        <w:rPr>
          <w:ins w:id="876" w:author="José Antonio Garcíarivas" w:date="2017-12-19T12:18:00Z"/>
          <w:rFonts w:ascii="Times New Roman" w:hAnsi="Times New Roman"/>
          <w:color w:val="222222"/>
          <w:sz w:val="24"/>
        </w:rPr>
      </w:pPr>
      <w:ins w:id="877" w:author="José Antonio Garcíarivas" w:date="2017-12-19T12:18:00Z">
        <w:r w:rsidRPr="008957EC">
          <w:rPr>
            <w:rFonts w:ascii="Times New Roman" w:hAnsi="Times New Roman"/>
            <w:color w:val="222222"/>
            <w:sz w:val="24"/>
          </w:rPr>
          <w:t xml:space="preserve">Wow, this is a lot of stuff to assimilate, as we </w:t>
        </w:r>
        <w:proofErr w:type="spellStart"/>
        <w:r w:rsidRPr="008957EC">
          <w:rPr>
            <w:rFonts w:ascii="Times New Roman" w:hAnsi="Times New Roman"/>
            <w:color w:val="222222"/>
            <w:sz w:val="24"/>
          </w:rPr>
          <w:t>longsuffer</w:t>
        </w:r>
        <w:proofErr w:type="spellEnd"/>
        <w:r w:rsidRPr="008957EC">
          <w:rPr>
            <w:rFonts w:ascii="Times New Roman" w:hAnsi="Times New Roman"/>
            <w:color w:val="222222"/>
            <w:sz w:val="24"/>
          </w:rPr>
          <w:t xml:space="preserve"> together through it all. For just when we think we’ve grown in grace, and in the ‘gnosis’ knowledge of our Lord Jesus Christ, along comes something more to learn, and often by unlearn stuff we’ve believed.</w:t>
        </w:r>
      </w:ins>
    </w:p>
    <w:p w14:paraId="7D6BB6D9" w14:textId="77777777" w:rsidR="008957EC" w:rsidRPr="008957EC" w:rsidRDefault="008957EC" w:rsidP="008957EC">
      <w:pPr>
        <w:shd w:val="clear" w:color="auto" w:fill="FFFFFF"/>
        <w:spacing w:after="0" w:line="240" w:lineRule="auto"/>
        <w:jc w:val="both"/>
        <w:rPr>
          <w:ins w:id="878" w:author="José Antonio Garcíarivas" w:date="2017-12-19T12:18:00Z"/>
          <w:rFonts w:ascii="Times New Roman" w:hAnsi="Times New Roman"/>
          <w:color w:val="222222"/>
          <w:sz w:val="24"/>
        </w:rPr>
      </w:pPr>
    </w:p>
    <w:p w14:paraId="2852903B" w14:textId="77777777" w:rsidR="008957EC" w:rsidRPr="008957EC" w:rsidRDefault="008957EC" w:rsidP="008957EC">
      <w:pPr>
        <w:shd w:val="clear" w:color="auto" w:fill="FFFFFF"/>
        <w:spacing w:after="0" w:line="240" w:lineRule="auto"/>
        <w:jc w:val="both"/>
        <w:rPr>
          <w:ins w:id="879" w:author="José Antonio Garcíarivas" w:date="2017-12-19T12:18:00Z"/>
          <w:rFonts w:ascii="Times New Roman" w:hAnsi="Times New Roman"/>
          <w:color w:val="222222"/>
          <w:sz w:val="24"/>
        </w:rPr>
      </w:pPr>
      <w:ins w:id="880" w:author="José Antonio Garcíarivas" w:date="2017-12-19T12:18:00Z">
        <w:r w:rsidRPr="008957EC">
          <w:rPr>
            <w:rFonts w:ascii="Times New Roman" w:hAnsi="Times New Roman"/>
            <w:color w:val="222222"/>
            <w:sz w:val="24"/>
          </w:rPr>
          <w:t xml:space="preserve"> </w:t>
        </w:r>
      </w:ins>
    </w:p>
    <w:p w14:paraId="0273E268" w14:textId="77777777" w:rsidR="008957EC" w:rsidRPr="008957EC" w:rsidRDefault="008957EC" w:rsidP="008957EC">
      <w:pPr>
        <w:shd w:val="clear" w:color="auto" w:fill="FFFFFF"/>
        <w:spacing w:after="0" w:line="240" w:lineRule="auto"/>
        <w:jc w:val="both"/>
        <w:rPr>
          <w:ins w:id="881" w:author="José Antonio Garcíarivas" w:date="2017-12-19T12:18:00Z"/>
          <w:rFonts w:ascii="Times New Roman" w:hAnsi="Times New Roman"/>
          <w:color w:val="222222"/>
          <w:sz w:val="24"/>
        </w:rPr>
      </w:pPr>
    </w:p>
    <w:p w14:paraId="32C16163" w14:textId="77777777" w:rsidR="008957EC" w:rsidRPr="008957EC" w:rsidRDefault="008957EC" w:rsidP="008957EC">
      <w:pPr>
        <w:shd w:val="clear" w:color="auto" w:fill="FFFFFF"/>
        <w:spacing w:after="0" w:line="240" w:lineRule="auto"/>
        <w:jc w:val="both"/>
        <w:rPr>
          <w:ins w:id="882" w:author="José Antonio Garcíarivas" w:date="2017-12-19T12:18:00Z"/>
          <w:rFonts w:ascii="Times New Roman" w:hAnsi="Times New Roman"/>
          <w:color w:val="222222"/>
          <w:sz w:val="24"/>
        </w:rPr>
      </w:pPr>
      <w:ins w:id="883" w:author="José Antonio Garcíarivas" w:date="2017-12-19T12:18:00Z">
        <w:r w:rsidRPr="008957EC">
          <w:rPr>
            <w:rFonts w:ascii="Times New Roman" w:hAnsi="Times New Roman"/>
            <w:color w:val="222222"/>
            <w:sz w:val="24"/>
          </w:rPr>
          <w:t>So, re ‘</w:t>
        </w:r>
        <w:proofErr w:type="spellStart"/>
        <w:r w:rsidRPr="008957EC">
          <w:rPr>
            <w:rFonts w:ascii="Times New Roman" w:hAnsi="Times New Roman"/>
            <w:color w:val="222222"/>
            <w:sz w:val="24"/>
          </w:rPr>
          <w:t>epignosis</w:t>
        </w:r>
        <w:proofErr w:type="spellEnd"/>
        <w:r w:rsidRPr="008957EC">
          <w:rPr>
            <w:rFonts w:ascii="Times New Roman" w:hAnsi="Times New Roman"/>
            <w:color w:val="222222"/>
            <w:sz w:val="24"/>
          </w:rPr>
          <w:t xml:space="preserve">’ knowledge, 1Timothy 2:3,4 notes God our </w:t>
        </w:r>
        <w:proofErr w:type="spellStart"/>
        <w:r w:rsidRPr="008957EC">
          <w:rPr>
            <w:rFonts w:ascii="Times New Roman" w:hAnsi="Times New Roman"/>
            <w:color w:val="222222"/>
            <w:sz w:val="24"/>
          </w:rPr>
          <w:t>Saviour</w:t>
        </w:r>
        <w:proofErr w:type="spellEnd"/>
        <w:r w:rsidRPr="008957EC">
          <w:rPr>
            <w:rFonts w:ascii="Times New Roman" w:hAnsi="Times New Roman"/>
            <w:color w:val="222222"/>
            <w:sz w:val="24"/>
          </w:rPr>
          <w:t xml:space="preserve"> (perhaps as if the 3rd of 3 </w:t>
        </w:r>
        <w:proofErr w:type="spellStart"/>
        <w:r w:rsidRPr="008957EC">
          <w:rPr>
            <w:rFonts w:ascii="Times New Roman" w:hAnsi="Times New Roman"/>
            <w:color w:val="222222"/>
            <w:sz w:val="24"/>
          </w:rPr>
          <w:t>Saviours</w:t>
        </w:r>
        <w:proofErr w:type="spellEnd"/>
        <w:r w:rsidRPr="008957EC">
          <w:rPr>
            <w:rFonts w:ascii="Times New Roman" w:hAnsi="Times New Roman"/>
            <w:color w:val="222222"/>
            <w:sz w:val="24"/>
          </w:rPr>
          <w:t xml:space="preserve">) “will have all men* </w:t>
        </w:r>
        <w:proofErr w:type="gramStart"/>
        <w:r w:rsidRPr="008957EC">
          <w:rPr>
            <w:rFonts w:ascii="Times New Roman" w:hAnsi="Times New Roman"/>
            <w:color w:val="222222"/>
            <w:sz w:val="24"/>
          </w:rPr>
          <w:t>saved, AND</w:t>
        </w:r>
        <w:proofErr w:type="gramEnd"/>
        <w:r w:rsidRPr="008957EC">
          <w:rPr>
            <w:rFonts w:ascii="Times New Roman" w:hAnsi="Times New Roman"/>
            <w:color w:val="222222"/>
            <w:sz w:val="24"/>
          </w:rPr>
          <w:t xml:space="preserve"> come unto the (‘</w:t>
        </w:r>
        <w:proofErr w:type="spellStart"/>
        <w:r w:rsidRPr="008957EC">
          <w:rPr>
            <w:rFonts w:ascii="Times New Roman" w:hAnsi="Times New Roman"/>
            <w:color w:val="222222"/>
            <w:sz w:val="24"/>
          </w:rPr>
          <w:t>epignosis</w:t>
        </w:r>
        <w:proofErr w:type="spellEnd"/>
        <w:r w:rsidRPr="008957EC">
          <w:rPr>
            <w:rFonts w:ascii="Times New Roman" w:hAnsi="Times New Roman"/>
            <w:color w:val="222222"/>
            <w:sz w:val="24"/>
          </w:rPr>
          <w:t>’) knowledge of the truth”. Such ‘</w:t>
        </w:r>
        <w:proofErr w:type="spellStart"/>
        <w:r w:rsidRPr="008957EC">
          <w:rPr>
            <w:rFonts w:ascii="Times New Roman" w:hAnsi="Times New Roman"/>
            <w:color w:val="222222"/>
            <w:sz w:val="24"/>
          </w:rPr>
          <w:t>epignosis</w:t>
        </w:r>
        <w:proofErr w:type="spellEnd"/>
        <w:r w:rsidRPr="008957EC">
          <w:rPr>
            <w:rFonts w:ascii="Times New Roman" w:hAnsi="Times New Roman"/>
            <w:color w:val="222222"/>
            <w:sz w:val="24"/>
          </w:rPr>
          <w:t xml:space="preserve">’ knowledge seems like a higher knowledge than ‘gnosis’ knowledge, </w:t>
        </w:r>
        <w:proofErr w:type="spellStart"/>
        <w:r w:rsidRPr="008957EC">
          <w:rPr>
            <w:rFonts w:ascii="Times New Roman" w:hAnsi="Times New Roman"/>
            <w:color w:val="222222"/>
            <w:sz w:val="24"/>
          </w:rPr>
          <w:t>kinda</w:t>
        </w:r>
        <w:proofErr w:type="spellEnd"/>
        <w:r w:rsidRPr="008957EC">
          <w:rPr>
            <w:rFonts w:ascii="Times New Roman" w:hAnsi="Times New Roman"/>
            <w:color w:val="222222"/>
            <w:sz w:val="24"/>
          </w:rPr>
          <w:t xml:space="preserve"> like ‘</w:t>
        </w:r>
        <w:proofErr w:type="spellStart"/>
        <w:r w:rsidRPr="008957EC">
          <w:rPr>
            <w:rFonts w:ascii="Times New Roman" w:hAnsi="Times New Roman"/>
            <w:color w:val="222222"/>
            <w:sz w:val="24"/>
          </w:rPr>
          <w:t>epistrepho</w:t>
        </w:r>
        <w:proofErr w:type="spellEnd"/>
        <w:r w:rsidRPr="008957EC">
          <w:rPr>
            <w:rFonts w:ascii="Times New Roman" w:hAnsi="Times New Roman"/>
            <w:color w:val="222222"/>
            <w:sz w:val="24"/>
          </w:rPr>
          <w:t>’ converted is like a higher converted than ‘</w:t>
        </w:r>
        <w:proofErr w:type="spellStart"/>
        <w:r w:rsidRPr="008957EC">
          <w:rPr>
            <w:rFonts w:ascii="Times New Roman" w:hAnsi="Times New Roman"/>
            <w:color w:val="222222"/>
            <w:sz w:val="24"/>
          </w:rPr>
          <w:t>strepho</w:t>
        </w:r>
        <w:proofErr w:type="spellEnd"/>
        <w:r w:rsidRPr="008957EC">
          <w:rPr>
            <w:rFonts w:ascii="Times New Roman" w:hAnsi="Times New Roman"/>
            <w:color w:val="222222"/>
            <w:sz w:val="24"/>
          </w:rPr>
          <w:t>’ converted, and like ‘epi’ above is like a higher above than ‘</w:t>
        </w:r>
        <w:proofErr w:type="spellStart"/>
        <w:r w:rsidRPr="008957EC">
          <w:rPr>
            <w:rFonts w:ascii="Times New Roman" w:hAnsi="Times New Roman"/>
            <w:color w:val="222222"/>
            <w:sz w:val="24"/>
          </w:rPr>
          <w:t>ano</w:t>
        </w:r>
        <w:proofErr w:type="spellEnd"/>
        <w:r w:rsidRPr="008957EC">
          <w:rPr>
            <w:rFonts w:ascii="Times New Roman" w:hAnsi="Times New Roman"/>
            <w:color w:val="222222"/>
            <w:sz w:val="24"/>
          </w:rPr>
          <w:t>’ above in Col 3:1-15.</w:t>
        </w:r>
      </w:ins>
    </w:p>
    <w:p w14:paraId="3FC1CFE2" w14:textId="77777777" w:rsidR="008957EC" w:rsidRPr="008957EC" w:rsidRDefault="008957EC" w:rsidP="008957EC">
      <w:pPr>
        <w:shd w:val="clear" w:color="auto" w:fill="FFFFFF"/>
        <w:spacing w:after="0" w:line="240" w:lineRule="auto"/>
        <w:jc w:val="both"/>
        <w:rPr>
          <w:ins w:id="884" w:author="José Antonio Garcíarivas" w:date="2017-12-19T12:18:00Z"/>
          <w:rFonts w:ascii="Times New Roman" w:hAnsi="Times New Roman"/>
          <w:color w:val="222222"/>
          <w:sz w:val="24"/>
        </w:rPr>
      </w:pPr>
    </w:p>
    <w:p w14:paraId="0950F56F" w14:textId="77777777" w:rsidR="008957EC" w:rsidRPr="008957EC" w:rsidRDefault="008957EC" w:rsidP="008957EC">
      <w:pPr>
        <w:shd w:val="clear" w:color="auto" w:fill="FFFFFF"/>
        <w:spacing w:after="0" w:line="240" w:lineRule="auto"/>
        <w:jc w:val="both"/>
        <w:rPr>
          <w:ins w:id="885" w:author="José Antonio Garcíarivas" w:date="2017-12-19T12:18:00Z"/>
          <w:rFonts w:ascii="Times New Roman" w:hAnsi="Times New Roman"/>
          <w:color w:val="222222"/>
          <w:sz w:val="24"/>
        </w:rPr>
      </w:pPr>
      <w:ins w:id="886" w:author="José Antonio Garcíarivas" w:date="2017-12-19T12:18:00Z">
        <w:r w:rsidRPr="008957EC">
          <w:rPr>
            <w:rFonts w:ascii="Times New Roman" w:hAnsi="Times New Roman"/>
            <w:color w:val="222222"/>
            <w:sz w:val="24"/>
          </w:rPr>
          <w:t>*men=’</w:t>
        </w:r>
        <w:proofErr w:type="spellStart"/>
        <w:r w:rsidRPr="008957EC">
          <w:rPr>
            <w:rFonts w:ascii="Times New Roman" w:hAnsi="Times New Roman"/>
            <w:color w:val="222222"/>
            <w:sz w:val="24"/>
          </w:rPr>
          <w:t>anthropos</w:t>
        </w:r>
        <w:proofErr w:type="spellEnd"/>
        <w:r w:rsidRPr="008957EC">
          <w:rPr>
            <w:rFonts w:ascii="Times New Roman" w:hAnsi="Times New Roman"/>
            <w:color w:val="222222"/>
            <w:sz w:val="24"/>
          </w:rPr>
          <w:t>’=liar: Rom 3:4, includes Son of man=’</w:t>
        </w:r>
        <w:proofErr w:type="spellStart"/>
        <w:r w:rsidRPr="008957EC">
          <w:rPr>
            <w:rFonts w:ascii="Times New Roman" w:hAnsi="Times New Roman"/>
            <w:color w:val="222222"/>
            <w:sz w:val="24"/>
          </w:rPr>
          <w:t>anthropos</w:t>
        </w:r>
        <w:proofErr w:type="spellEnd"/>
        <w:r w:rsidRPr="008957EC">
          <w:rPr>
            <w:rFonts w:ascii="Times New Roman" w:hAnsi="Times New Roman"/>
            <w:color w:val="222222"/>
            <w:sz w:val="24"/>
          </w:rPr>
          <w:t xml:space="preserve">’: Mt-Rev; Adam2 (Lord from heaven) = second </w:t>
        </w:r>
        <w:r w:rsidRPr="008957EC">
          <w:rPr>
            <w:rFonts w:ascii="Times New Roman" w:hAnsi="Times New Roman"/>
            <w:color w:val="222222"/>
            <w:sz w:val="24"/>
          </w:rPr>
          <w:lastRenderedPageBreak/>
          <w:t>man=’</w:t>
        </w:r>
        <w:proofErr w:type="spellStart"/>
        <w:r w:rsidRPr="008957EC">
          <w:rPr>
            <w:rFonts w:ascii="Times New Roman" w:hAnsi="Times New Roman"/>
            <w:color w:val="222222"/>
            <w:sz w:val="24"/>
          </w:rPr>
          <w:t>anthropos</w:t>
        </w:r>
        <w:proofErr w:type="spellEnd"/>
        <w:r w:rsidRPr="008957EC">
          <w:rPr>
            <w:rFonts w:ascii="Times New Roman" w:hAnsi="Times New Roman"/>
            <w:color w:val="222222"/>
            <w:sz w:val="24"/>
          </w:rPr>
          <w:t>’: 1Cor 15:47; CJ=mediator man=’</w:t>
        </w:r>
        <w:proofErr w:type="spellStart"/>
        <w:r w:rsidRPr="008957EC">
          <w:rPr>
            <w:rFonts w:ascii="Times New Roman" w:hAnsi="Times New Roman"/>
            <w:color w:val="222222"/>
            <w:sz w:val="24"/>
          </w:rPr>
          <w:t>anthropos</w:t>
        </w:r>
        <w:proofErr w:type="spellEnd"/>
        <w:r w:rsidRPr="008957EC">
          <w:rPr>
            <w:rFonts w:ascii="Times New Roman" w:hAnsi="Times New Roman"/>
            <w:color w:val="222222"/>
            <w:sz w:val="24"/>
          </w:rPr>
          <w:t>’: 1Tim 2:5, in whom all who live small g godly (perhaps childish) suffer: 2Tim 3:12 &amp; 1Pet 5;10. Yet only a little while, in ye [do err] mode.</w:t>
        </w:r>
      </w:ins>
    </w:p>
    <w:p w14:paraId="01E45F1F" w14:textId="77777777" w:rsidR="008957EC" w:rsidRPr="008957EC" w:rsidRDefault="008957EC" w:rsidP="008957EC">
      <w:pPr>
        <w:shd w:val="clear" w:color="auto" w:fill="FFFFFF"/>
        <w:spacing w:after="0" w:line="240" w:lineRule="auto"/>
        <w:jc w:val="both"/>
        <w:rPr>
          <w:ins w:id="887" w:author="José Antonio Garcíarivas" w:date="2017-12-19T12:18:00Z"/>
          <w:rFonts w:ascii="Times New Roman" w:hAnsi="Times New Roman"/>
          <w:color w:val="222222"/>
          <w:sz w:val="24"/>
        </w:rPr>
      </w:pPr>
    </w:p>
    <w:p w14:paraId="3121D9CA" w14:textId="77777777" w:rsidR="008957EC" w:rsidRPr="008957EC" w:rsidRDefault="008957EC" w:rsidP="008957EC">
      <w:pPr>
        <w:shd w:val="clear" w:color="auto" w:fill="FFFFFF"/>
        <w:spacing w:after="0" w:line="240" w:lineRule="auto"/>
        <w:jc w:val="both"/>
        <w:rPr>
          <w:ins w:id="888" w:author="José Antonio Garcíarivas" w:date="2017-12-19T12:18:00Z"/>
          <w:rFonts w:ascii="Times New Roman" w:hAnsi="Times New Roman"/>
          <w:color w:val="222222"/>
          <w:sz w:val="24"/>
        </w:rPr>
      </w:pPr>
      <w:ins w:id="889" w:author="José Antonio Garcíarivas" w:date="2017-12-19T12:18:00Z">
        <w:r w:rsidRPr="008957EC">
          <w:rPr>
            <w:rFonts w:ascii="Times New Roman" w:hAnsi="Times New Roman"/>
            <w:color w:val="222222"/>
            <w:sz w:val="24"/>
          </w:rPr>
          <w:t xml:space="preserve"> </w:t>
        </w:r>
      </w:ins>
    </w:p>
    <w:p w14:paraId="7AACF6B2" w14:textId="77777777" w:rsidR="008957EC" w:rsidRPr="008957EC" w:rsidRDefault="008957EC" w:rsidP="008957EC">
      <w:pPr>
        <w:shd w:val="clear" w:color="auto" w:fill="FFFFFF"/>
        <w:spacing w:after="0" w:line="240" w:lineRule="auto"/>
        <w:jc w:val="both"/>
        <w:rPr>
          <w:ins w:id="890" w:author="José Antonio Garcíarivas" w:date="2017-12-19T12:18:00Z"/>
          <w:rFonts w:ascii="Times New Roman" w:hAnsi="Times New Roman"/>
          <w:color w:val="222222"/>
          <w:sz w:val="24"/>
        </w:rPr>
      </w:pPr>
    </w:p>
    <w:p w14:paraId="5880F31D" w14:textId="77777777" w:rsidR="008957EC" w:rsidRPr="008957EC" w:rsidRDefault="008957EC" w:rsidP="008957EC">
      <w:pPr>
        <w:shd w:val="clear" w:color="auto" w:fill="FFFFFF"/>
        <w:spacing w:after="0" w:line="240" w:lineRule="auto"/>
        <w:jc w:val="both"/>
        <w:rPr>
          <w:ins w:id="891" w:author="José Antonio Garcíarivas" w:date="2017-12-19T12:18:00Z"/>
          <w:rFonts w:ascii="Times New Roman" w:hAnsi="Times New Roman"/>
          <w:color w:val="222222"/>
          <w:sz w:val="24"/>
        </w:rPr>
      </w:pPr>
      <w:ins w:id="892" w:author="José Antonio Garcíarivas" w:date="2017-12-19T12:18:00Z">
        <w:r w:rsidRPr="008957EC">
          <w:rPr>
            <w:rFonts w:ascii="Times New Roman" w:hAnsi="Times New Roman"/>
            <w:color w:val="222222"/>
            <w:sz w:val="24"/>
          </w:rPr>
          <w:t xml:space="preserve">OK, we’ve got a general overview of longsuffering, as having a purpose (end goal), the purpose being charity </w:t>
        </w:r>
        <w:proofErr w:type="spellStart"/>
        <w:r w:rsidRPr="008957EC">
          <w:rPr>
            <w:rFonts w:ascii="Times New Roman" w:hAnsi="Times New Roman"/>
            <w:color w:val="222222"/>
            <w:sz w:val="24"/>
          </w:rPr>
          <w:t>suffereth</w:t>
        </w:r>
        <w:proofErr w:type="spellEnd"/>
        <w:r w:rsidRPr="008957EC">
          <w:rPr>
            <w:rFonts w:ascii="Times New Roman" w:hAnsi="Times New Roman"/>
            <w:color w:val="222222"/>
            <w:sz w:val="24"/>
          </w:rPr>
          <w:t xml:space="preserve"> long, and the Lord is longsuffering, to allow all to come to repentance, a change of mind, and because the Lord is not willing that any perish.</w:t>
        </w:r>
      </w:ins>
    </w:p>
    <w:p w14:paraId="65FB8177" w14:textId="77777777" w:rsidR="008957EC" w:rsidRPr="008957EC" w:rsidRDefault="008957EC" w:rsidP="008957EC">
      <w:pPr>
        <w:shd w:val="clear" w:color="auto" w:fill="FFFFFF"/>
        <w:spacing w:after="0" w:line="240" w:lineRule="auto"/>
        <w:jc w:val="both"/>
        <w:rPr>
          <w:ins w:id="893" w:author="José Antonio Garcíarivas" w:date="2017-12-19T12:18:00Z"/>
          <w:rFonts w:ascii="Times New Roman" w:hAnsi="Times New Roman"/>
          <w:color w:val="222222"/>
          <w:sz w:val="24"/>
        </w:rPr>
      </w:pPr>
    </w:p>
    <w:p w14:paraId="7CA29B94" w14:textId="77777777" w:rsidR="008957EC" w:rsidRPr="008957EC" w:rsidRDefault="008957EC" w:rsidP="008957EC">
      <w:pPr>
        <w:shd w:val="clear" w:color="auto" w:fill="FFFFFF"/>
        <w:spacing w:after="0" w:line="240" w:lineRule="auto"/>
        <w:jc w:val="both"/>
        <w:rPr>
          <w:ins w:id="894" w:author="José Antonio Garcíarivas" w:date="2017-12-19T12:18:00Z"/>
          <w:rFonts w:ascii="Times New Roman" w:hAnsi="Times New Roman"/>
          <w:color w:val="222222"/>
          <w:sz w:val="24"/>
        </w:rPr>
      </w:pPr>
      <w:ins w:id="895" w:author="José Antonio Garcíarivas" w:date="2017-12-19T12:18:00Z">
        <w:r w:rsidRPr="008957EC">
          <w:rPr>
            <w:rFonts w:ascii="Times New Roman" w:hAnsi="Times New Roman"/>
            <w:color w:val="222222"/>
            <w:sz w:val="24"/>
          </w:rPr>
          <w:t xml:space="preserve"> </w:t>
        </w:r>
      </w:ins>
    </w:p>
    <w:p w14:paraId="05376572" w14:textId="77777777" w:rsidR="008957EC" w:rsidRPr="008957EC" w:rsidRDefault="008957EC" w:rsidP="008957EC">
      <w:pPr>
        <w:shd w:val="clear" w:color="auto" w:fill="FFFFFF"/>
        <w:spacing w:after="0" w:line="240" w:lineRule="auto"/>
        <w:jc w:val="both"/>
        <w:rPr>
          <w:ins w:id="896" w:author="José Antonio Garcíarivas" w:date="2017-12-19T12:18:00Z"/>
          <w:rFonts w:ascii="Times New Roman" w:hAnsi="Times New Roman"/>
          <w:color w:val="222222"/>
          <w:sz w:val="24"/>
        </w:rPr>
      </w:pPr>
    </w:p>
    <w:p w14:paraId="393B7073" w14:textId="77777777" w:rsidR="008957EC" w:rsidRPr="008957EC" w:rsidRDefault="008957EC" w:rsidP="008957EC">
      <w:pPr>
        <w:shd w:val="clear" w:color="auto" w:fill="FFFFFF"/>
        <w:spacing w:after="0" w:line="240" w:lineRule="auto"/>
        <w:jc w:val="both"/>
        <w:rPr>
          <w:ins w:id="897" w:author="José Antonio Garcíarivas" w:date="2017-12-19T12:18:00Z"/>
          <w:rFonts w:ascii="Times New Roman" w:hAnsi="Times New Roman"/>
          <w:color w:val="222222"/>
          <w:sz w:val="24"/>
        </w:rPr>
      </w:pPr>
      <w:ins w:id="898" w:author="José Antonio Garcíarivas" w:date="2017-12-19T12:18:00Z">
        <w:r w:rsidRPr="008957EC">
          <w:rPr>
            <w:rFonts w:ascii="Times New Roman" w:hAnsi="Times New Roman"/>
            <w:color w:val="222222"/>
            <w:sz w:val="24"/>
          </w:rPr>
          <w:t xml:space="preserve">Yet also analysis to consider, while getting </w:t>
        </w:r>
        <w:proofErr w:type="spellStart"/>
        <w:r w:rsidRPr="008957EC">
          <w:rPr>
            <w:rFonts w:ascii="Times New Roman" w:hAnsi="Times New Roman"/>
            <w:color w:val="222222"/>
            <w:sz w:val="24"/>
          </w:rPr>
          <w:t>through→longsuffering→to</w:t>
        </w:r>
        <w:proofErr w:type="spellEnd"/>
        <w:r w:rsidRPr="008957EC">
          <w:rPr>
            <w:rFonts w:ascii="Times New Roman" w:hAnsi="Times New Roman"/>
            <w:color w:val="222222"/>
            <w:sz w:val="24"/>
          </w:rPr>
          <w:t xml:space="preserve"> gentleness in our Walk in the Spirit through fruit of the Spirit, from love →</w:t>
        </w:r>
        <w:proofErr w:type="spellStart"/>
        <w:r w:rsidRPr="008957EC">
          <w:rPr>
            <w:rFonts w:ascii="Times New Roman" w:hAnsi="Times New Roman"/>
            <w:color w:val="222222"/>
            <w:sz w:val="24"/>
          </w:rPr>
          <w:t>to→temperance</w:t>
        </w:r>
        <w:proofErr w:type="spellEnd"/>
        <w:r w:rsidRPr="008957EC">
          <w:rPr>
            <w:rFonts w:ascii="Times New Roman" w:hAnsi="Times New Roman"/>
            <w:color w:val="222222"/>
            <w:sz w:val="24"/>
          </w:rPr>
          <w:t xml:space="preserve"> (</w:t>
        </w:r>
        <w:proofErr w:type="spellStart"/>
        <w:r w:rsidRPr="008957EC">
          <w:rPr>
            <w:rFonts w:ascii="Times New Roman" w:hAnsi="Times New Roman"/>
            <w:color w:val="222222"/>
            <w:sz w:val="24"/>
          </w:rPr>
          <w:t>SelfControl</w:t>
        </w:r>
        <w:proofErr w:type="spellEnd"/>
        <w:r w:rsidRPr="008957EC">
          <w:rPr>
            <w:rFonts w:ascii="Times New Roman" w:hAnsi="Times New Roman"/>
            <w:color w:val="222222"/>
            <w:sz w:val="24"/>
          </w:rPr>
          <w:t>).</w:t>
        </w:r>
      </w:ins>
    </w:p>
    <w:p w14:paraId="3855C1CC" w14:textId="77777777" w:rsidR="008957EC" w:rsidRPr="008957EC" w:rsidRDefault="008957EC" w:rsidP="008957EC">
      <w:pPr>
        <w:shd w:val="clear" w:color="auto" w:fill="FFFFFF"/>
        <w:spacing w:after="0" w:line="240" w:lineRule="auto"/>
        <w:jc w:val="both"/>
        <w:rPr>
          <w:ins w:id="899" w:author="José Antonio Garcíarivas" w:date="2017-12-19T12:18:00Z"/>
          <w:rFonts w:ascii="Times New Roman" w:hAnsi="Times New Roman"/>
          <w:color w:val="222222"/>
          <w:sz w:val="24"/>
        </w:rPr>
      </w:pPr>
    </w:p>
    <w:p w14:paraId="4CF876AA" w14:textId="77777777" w:rsidR="008957EC" w:rsidRPr="008957EC" w:rsidRDefault="008957EC" w:rsidP="008957EC">
      <w:pPr>
        <w:shd w:val="clear" w:color="auto" w:fill="FFFFFF"/>
        <w:spacing w:after="0" w:line="240" w:lineRule="auto"/>
        <w:jc w:val="both"/>
        <w:rPr>
          <w:ins w:id="900" w:author="José Antonio Garcíarivas" w:date="2017-12-19T12:18:00Z"/>
          <w:rFonts w:ascii="Times New Roman" w:hAnsi="Times New Roman"/>
          <w:color w:val="222222"/>
          <w:sz w:val="24"/>
        </w:rPr>
      </w:pPr>
      <w:ins w:id="901" w:author="José Antonio Garcíarivas" w:date="2017-12-19T12:18:00Z">
        <w:r w:rsidRPr="008957EC">
          <w:rPr>
            <w:rFonts w:ascii="Times New Roman" w:hAnsi="Times New Roman"/>
            <w:color w:val="222222"/>
            <w:sz w:val="24"/>
          </w:rPr>
          <w:t xml:space="preserve"> </w:t>
        </w:r>
      </w:ins>
    </w:p>
    <w:p w14:paraId="72ED4380" w14:textId="77777777" w:rsidR="008957EC" w:rsidRPr="008957EC" w:rsidRDefault="008957EC" w:rsidP="008957EC">
      <w:pPr>
        <w:shd w:val="clear" w:color="auto" w:fill="FFFFFF"/>
        <w:spacing w:after="0" w:line="240" w:lineRule="auto"/>
        <w:jc w:val="both"/>
        <w:rPr>
          <w:ins w:id="902" w:author="José Antonio Garcíarivas" w:date="2017-12-19T12:18:00Z"/>
          <w:rFonts w:ascii="Times New Roman" w:hAnsi="Times New Roman"/>
          <w:color w:val="222222"/>
          <w:sz w:val="24"/>
        </w:rPr>
      </w:pPr>
    </w:p>
    <w:p w14:paraId="13438D59" w14:textId="77777777" w:rsidR="008957EC" w:rsidRPr="008957EC" w:rsidRDefault="008957EC" w:rsidP="008957EC">
      <w:pPr>
        <w:shd w:val="clear" w:color="auto" w:fill="FFFFFF"/>
        <w:spacing w:after="0" w:line="240" w:lineRule="auto"/>
        <w:jc w:val="both"/>
        <w:rPr>
          <w:ins w:id="903" w:author="José Antonio Garcíarivas" w:date="2017-12-19T12:18:00Z"/>
          <w:rFonts w:ascii="Times New Roman" w:hAnsi="Times New Roman"/>
          <w:color w:val="222222"/>
          <w:sz w:val="24"/>
        </w:rPr>
      </w:pPr>
      <w:ins w:id="904" w:author="José Antonio Garcíarivas" w:date="2017-12-19T12:18:00Z">
        <w:r w:rsidRPr="008957EC">
          <w:rPr>
            <w:rFonts w:ascii="Times New Roman" w:hAnsi="Times New Roman"/>
            <w:color w:val="222222"/>
            <w:sz w:val="24"/>
          </w:rPr>
          <w:lastRenderedPageBreak/>
          <w:t>Perhaps (?) there’s even two kinds of salvation. For previously 1Peter 1:9 noted the end of your faith is (only) the salvation of your souls, of soul/spirit. Then 1Peter 3:20 mentions the longsuffering of God, in Noah’s Ark story, only resulted in eight “souls” being saved. So then, 2Peter 1:5-9 gave us a list of ↑upgrades↑ to add to your faith; Perhaps to also end-sure the salvation of your spirit, of soul/spirit. Since even when spirit of soul/spirit (Adam2 of Adam1/Adam2; spiritual of natural first/spiritual afterward in 1Cor 15:45-47), there’s:</w:t>
        </w:r>
      </w:ins>
    </w:p>
    <w:p w14:paraId="21924EF3" w14:textId="77777777" w:rsidR="008957EC" w:rsidRPr="008957EC" w:rsidRDefault="008957EC" w:rsidP="008957EC">
      <w:pPr>
        <w:shd w:val="clear" w:color="auto" w:fill="FFFFFF"/>
        <w:spacing w:after="0" w:line="240" w:lineRule="auto"/>
        <w:jc w:val="both"/>
        <w:rPr>
          <w:ins w:id="905" w:author="José Antonio Garcíarivas" w:date="2017-12-19T12:18:00Z"/>
          <w:rFonts w:ascii="Times New Roman" w:hAnsi="Times New Roman"/>
          <w:color w:val="222222"/>
          <w:sz w:val="24"/>
        </w:rPr>
      </w:pPr>
    </w:p>
    <w:p w14:paraId="04EB7BED" w14:textId="77777777" w:rsidR="008957EC" w:rsidRPr="008957EC" w:rsidRDefault="008957EC" w:rsidP="008957EC">
      <w:pPr>
        <w:shd w:val="clear" w:color="auto" w:fill="FFFFFF"/>
        <w:spacing w:after="0" w:line="240" w:lineRule="auto"/>
        <w:jc w:val="both"/>
        <w:rPr>
          <w:ins w:id="906" w:author="José Antonio Garcíarivas" w:date="2017-12-19T12:18:00Z"/>
          <w:rFonts w:ascii="Times New Roman" w:hAnsi="Times New Roman"/>
          <w:color w:val="222222"/>
          <w:sz w:val="24"/>
        </w:rPr>
      </w:pPr>
      <w:ins w:id="907" w:author="José Antonio Garcíarivas" w:date="2017-12-19T12:18:00Z">
        <w:r w:rsidRPr="008957EC">
          <w:rPr>
            <w:rFonts w:ascii="Times New Roman" w:hAnsi="Times New Roman"/>
            <w:color w:val="222222"/>
            <w:sz w:val="24"/>
          </w:rPr>
          <w:t xml:space="preserve">-        still divide asunder joints/marrow, after </w:t>
        </w:r>
        <w:proofErr w:type="gramStart"/>
        <w:r w:rsidRPr="008957EC">
          <w:rPr>
            <w:rFonts w:ascii="Times New Roman" w:hAnsi="Times New Roman"/>
            <w:color w:val="222222"/>
            <w:sz w:val="24"/>
          </w:rPr>
          <w:t>divide</w:t>
        </w:r>
        <w:proofErr w:type="gramEnd"/>
        <w:r w:rsidRPr="008957EC">
          <w:rPr>
            <w:rFonts w:ascii="Times New Roman" w:hAnsi="Times New Roman"/>
            <w:color w:val="222222"/>
            <w:sz w:val="24"/>
          </w:rPr>
          <w:t xml:space="preserve"> asunder soul/spirit in Heb 4:12</w:t>
        </w:r>
      </w:ins>
    </w:p>
    <w:p w14:paraId="58FDD6B0" w14:textId="77777777" w:rsidR="008957EC" w:rsidRPr="008957EC" w:rsidRDefault="008957EC" w:rsidP="008957EC">
      <w:pPr>
        <w:shd w:val="clear" w:color="auto" w:fill="FFFFFF"/>
        <w:spacing w:after="0" w:line="240" w:lineRule="auto"/>
        <w:jc w:val="both"/>
        <w:rPr>
          <w:ins w:id="908" w:author="José Antonio Garcíarivas" w:date="2017-12-19T12:18:00Z"/>
          <w:rFonts w:ascii="Times New Roman" w:hAnsi="Times New Roman"/>
          <w:color w:val="222222"/>
          <w:sz w:val="24"/>
        </w:rPr>
      </w:pPr>
    </w:p>
    <w:p w14:paraId="1D22027E" w14:textId="77777777" w:rsidR="008957EC" w:rsidRPr="008957EC" w:rsidRDefault="008957EC" w:rsidP="008957EC">
      <w:pPr>
        <w:shd w:val="clear" w:color="auto" w:fill="FFFFFF"/>
        <w:spacing w:after="0" w:line="240" w:lineRule="auto"/>
        <w:jc w:val="both"/>
        <w:rPr>
          <w:ins w:id="909" w:author="José Antonio Garcíarivas" w:date="2017-12-19T12:18:00Z"/>
          <w:rFonts w:ascii="Times New Roman" w:hAnsi="Times New Roman"/>
          <w:color w:val="222222"/>
          <w:sz w:val="24"/>
        </w:rPr>
      </w:pPr>
      <w:ins w:id="910" w:author="José Antonio Garcíarivas" w:date="2017-12-19T12:18:00Z">
        <w:r w:rsidRPr="008957EC">
          <w:rPr>
            <w:rFonts w:ascii="Times New Roman" w:hAnsi="Times New Roman"/>
            <w:color w:val="222222"/>
            <w:sz w:val="24"/>
          </w:rPr>
          <w:t>-        still “comparing spiritual things with spiritual” when spiritual: 1Cor 2:13</w:t>
        </w:r>
      </w:ins>
    </w:p>
    <w:p w14:paraId="3CC66C79" w14:textId="77777777" w:rsidR="008957EC" w:rsidRPr="008957EC" w:rsidRDefault="008957EC" w:rsidP="008957EC">
      <w:pPr>
        <w:shd w:val="clear" w:color="auto" w:fill="FFFFFF"/>
        <w:spacing w:after="0" w:line="240" w:lineRule="auto"/>
        <w:jc w:val="both"/>
        <w:rPr>
          <w:ins w:id="911" w:author="José Antonio Garcíarivas" w:date="2017-12-19T12:18:00Z"/>
          <w:rFonts w:ascii="Times New Roman" w:hAnsi="Times New Roman"/>
          <w:color w:val="222222"/>
          <w:sz w:val="24"/>
        </w:rPr>
      </w:pPr>
    </w:p>
    <w:p w14:paraId="233C297D" w14:textId="77777777" w:rsidR="008957EC" w:rsidRPr="008957EC" w:rsidRDefault="008957EC" w:rsidP="008957EC">
      <w:pPr>
        <w:shd w:val="clear" w:color="auto" w:fill="FFFFFF"/>
        <w:spacing w:after="0" w:line="240" w:lineRule="auto"/>
        <w:jc w:val="both"/>
        <w:rPr>
          <w:ins w:id="912" w:author="José Antonio Garcíarivas" w:date="2017-12-19T12:18:00Z"/>
          <w:rFonts w:ascii="Times New Roman" w:hAnsi="Times New Roman"/>
          <w:color w:val="222222"/>
          <w:sz w:val="24"/>
        </w:rPr>
      </w:pPr>
      <w:ins w:id="913" w:author="José Antonio Garcíarivas" w:date="2017-12-19T12:18:00Z">
        <w:r w:rsidRPr="008957EC">
          <w:rPr>
            <w:rFonts w:ascii="Times New Roman" w:hAnsi="Times New Roman"/>
            <w:color w:val="222222"/>
            <w:sz w:val="24"/>
          </w:rPr>
          <w:t>-        still problem of “as in Adam all die”, even in Adam2 = spirit: 1Cor 15:22-45</w:t>
        </w:r>
      </w:ins>
    </w:p>
    <w:p w14:paraId="5610577B" w14:textId="77777777" w:rsidR="008957EC" w:rsidRPr="008957EC" w:rsidRDefault="008957EC" w:rsidP="008957EC">
      <w:pPr>
        <w:shd w:val="clear" w:color="auto" w:fill="FFFFFF"/>
        <w:spacing w:after="0" w:line="240" w:lineRule="auto"/>
        <w:jc w:val="both"/>
        <w:rPr>
          <w:ins w:id="914" w:author="José Antonio Garcíarivas" w:date="2017-12-19T12:18:00Z"/>
          <w:rFonts w:ascii="Times New Roman" w:hAnsi="Times New Roman"/>
          <w:color w:val="222222"/>
          <w:sz w:val="24"/>
        </w:rPr>
      </w:pPr>
    </w:p>
    <w:p w14:paraId="4BF8F6EE" w14:textId="77777777" w:rsidR="008957EC" w:rsidRPr="008957EC" w:rsidRDefault="008957EC" w:rsidP="008957EC">
      <w:pPr>
        <w:shd w:val="clear" w:color="auto" w:fill="FFFFFF"/>
        <w:spacing w:after="0" w:line="240" w:lineRule="auto"/>
        <w:jc w:val="both"/>
        <w:rPr>
          <w:ins w:id="915" w:author="José Antonio Garcíarivas" w:date="2017-12-19T12:18:00Z"/>
          <w:rFonts w:ascii="Times New Roman" w:hAnsi="Times New Roman"/>
          <w:color w:val="222222"/>
          <w:sz w:val="24"/>
        </w:rPr>
      </w:pPr>
      <w:ins w:id="916" w:author="José Antonio Garcíarivas" w:date="2017-12-19T12:18:00Z">
        <w:r w:rsidRPr="008957EC">
          <w:rPr>
            <w:rFonts w:ascii="Times New Roman" w:hAnsi="Times New Roman"/>
            <w:color w:val="222222"/>
            <w:sz w:val="24"/>
          </w:rPr>
          <w:t>-        still mention of twain spirits: “spirit of truth and spirit of error” in 1John 4:6*</w:t>
        </w:r>
      </w:ins>
    </w:p>
    <w:p w14:paraId="2925DBDC" w14:textId="77777777" w:rsidR="008957EC" w:rsidRPr="008957EC" w:rsidRDefault="008957EC" w:rsidP="008957EC">
      <w:pPr>
        <w:shd w:val="clear" w:color="auto" w:fill="FFFFFF"/>
        <w:spacing w:after="0" w:line="240" w:lineRule="auto"/>
        <w:jc w:val="both"/>
        <w:rPr>
          <w:ins w:id="917" w:author="José Antonio Garcíarivas" w:date="2017-12-19T12:18:00Z"/>
          <w:rFonts w:ascii="Times New Roman" w:hAnsi="Times New Roman"/>
          <w:color w:val="222222"/>
          <w:sz w:val="24"/>
        </w:rPr>
      </w:pPr>
    </w:p>
    <w:p w14:paraId="2C7040C5" w14:textId="77777777" w:rsidR="008957EC" w:rsidRPr="008957EC" w:rsidRDefault="008957EC" w:rsidP="008957EC">
      <w:pPr>
        <w:shd w:val="clear" w:color="auto" w:fill="FFFFFF"/>
        <w:spacing w:after="0" w:line="240" w:lineRule="auto"/>
        <w:jc w:val="both"/>
        <w:rPr>
          <w:ins w:id="918" w:author="José Antonio Garcíarivas" w:date="2017-12-19T12:18:00Z"/>
          <w:rFonts w:ascii="Times New Roman" w:hAnsi="Times New Roman"/>
          <w:color w:val="222222"/>
          <w:sz w:val="24"/>
        </w:rPr>
      </w:pPr>
      <w:ins w:id="919" w:author="José Antonio Garcíarivas" w:date="2017-12-19T12:18:00Z">
        <w:r w:rsidRPr="008957EC">
          <w:rPr>
            <w:rFonts w:ascii="Times New Roman" w:hAnsi="Times New Roman"/>
            <w:color w:val="222222"/>
            <w:sz w:val="24"/>
          </w:rPr>
          <w:lastRenderedPageBreak/>
          <w:t xml:space="preserve">*notice his order: truth + error = </w:t>
        </w:r>
        <w:proofErr w:type="spellStart"/>
        <w:r w:rsidRPr="008957EC">
          <w:rPr>
            <w:rFonts w:ascii="Times New Roman" w:hAnsi="Times New Roman"/>
            <w:color w:val="222222"/>
            <w:sz w:val="24"/>
          </w:rPr>
          <w:t>BadEnd</w:t>
        </w:r>
        <w:proofErr w:type="spellEnd"/>
        <w:r w:rsidRPr="008957EC">
          <w:rPr>
            <w:rFonts w:ascii="Times New Roman" w:hAnsi="Times New Roman"/>
            <w:color w:val="222222"/>
            <w:sz w:val="24"/>
          </w:rPr>
          <w:t xml:space="preserve">, as bad as law = good + evil ends evil; </w:t>
        </w:r>
        <w:proofErr w:type="gramStart"/>
        <w:r w:rsidRPr="008957EC">
          <w:rPr>
            <w:rFonts w:ascii="Times New Roman" w:hAnsi="Times New Roman"/>
            <w:color w:val="222222"/>
            <w:sz w:val="24"/>
          </w:rPr>
          <w:t>So</w:t>
        </w:r>
        <w:proofErr w:type="gramEnd"/>
        <w:r w:rsidRPr="008957EC">
          <w:rPr>
            <w:rFonts w:ascii="Times New Roman" w:hAnsi="Times New Roman"/>
            <w:color w:val="222222"/>
            <w:sz w:val="24"/>
          </w:rPr>
          <w:t xml:space="preserve"> when contrasting twain things, order is important, so that it ends not badly, but well.</w:t>
        </w:r>
      </w:ins>
    </w:p>
    <w:p w14:paraId="697181BB" w14:textId="77777777" w:rsidR="008957EC" w:rsidRPr="008957EC" w:rsidRDefault="008957EC" w:rsidP="008957EC">
      <w:pPr>
        <w:shd w:val="clear" w:color="auto" w:fill="FFFFFF"/>
        <w:spacing w:after="0" w:line="240" w:lineRule="auto"/>
        <w:jc w:val="both"/>
        <w:rPr>
          <w:ins w:id="920" w:author="José Antonio Garcíarivas" w:date="2017-12-19T12:18:00Z"/>
          <w:rFonts w:ascii="Times New Roman" w:hAnsi="Times New Roman"/>
          <w:color w:val="222222"/>
          <w:sz w:val="24"/>
        </w:rPr>
      </w:pPr>
    </w:p>
    <w:p w14:paraId="428ADDAB" w14:textId="77777777" w:rsidR="008957EC" w:rsidRPr="008957EC" w:rsidRDefault="008957EC" w:rsidP="008957EC">
      <w:pPr>
        <w:shd w:val="clear" w:color="auto" w:fill="FFFFFF"/>
        <w:spacing w:after="0" w:line="240" w:lineRule="auto"/>
        <w:jc w:val="both"/>
        <w:rPr>
          <w:ins w:id="921" w:author="José Antonio Garcíarivas" w:date="2017-12-19T12:18:00Z"/>
          <w:rFonts w:ascii="Times New Roman" w:hAnsi="Times New Roman"/>
          <w:color w:val="222222"/>
          <w:sz w:val="24"/>
        </w:rPr>
      </w:pPr>
      <w:ins w:id="922" w:author="José Antonio Garcíarivas" w:date="2017-12-19T12:18:00Z">
        <w:r w:rsidRPr="008957EC">
          <w:rPr>
            <w:rFonts w:ascii="Times New Roman" w:hAnsi="Times New Roman"/>
            <w:color w:val="222222"/>
            <w:sz w:val="24"/>
          </w:rPr>
          <w:t xml:space="preserve"> </w:t>
        </w:r>
      </w:ins>
    </w:p>
    <w:p w14:paraId="6466B0D3" w14:textId="77777777" w:rsidR="008957EC" w:rsidRPr="008957EC" w:rsidRDefault="008957EC" w:rsidP="008957EC">
      <w:pPr>
        <w:shd w:val="clear" w:color="auto" w:fill="FFFFFF"/>
        <w:spacing w:after="0" w:line="240" w:lineRule="auto"/>
        <w:jc w:val="both"/>
        <w:rPr>
          <w:ins w:id="923" w:author="José Antonio Garcíarivas" w:date="2017-12-19T12:18:00Z"/>
          <w:rFonts w:ascii="Times New Roman" w:hAnsi="Times New Roman"/>
          <w:color w:val="222222"/>
          <w:sz w:val="24"/>
        </w:rPr>
      </w:pPr>
    </w:p>
    <w:p w14:paraId="529A8856" w14:textId="77777777" w:rsidR="008957EC" w:rsidRPr="008957EC" w:rsidRDefault="008957EC" w:rsidP="008957EC">
      <w:pPr>
        <w:shd w:val="clear" w:color="auto" w:fill="FFFFFF"/>
        <w:spacing w:after="0" w:line="240" w:lineRule="auto"/>
        <w:jc w:val="both"/>
        <w:rPr>
          <w:ins w:id="924" w:author="José Antonio Garcíarivas" w:date="2017-12-19T12:18:00Z"/>
          <w:rFonts w:ascii="Times New Roman" w:hAnsi="Times New Roman"/>
          <w:color w:val="222222"/>
          <w:sz w:val="24"/>
        </w:rPr>
      </w:pPr>
      <w:ins w:id="925" w:author="José Antonio Garcíarivas" w:date="2017-12-19T12:18:00Z">
        <w:r w:rsidRPr="008957EC">
          <w:rPr>
            <w:rFonts w:ascii="Times New Roman" w:hAnsi="Times New Roman"/>
            <w:color w:val="222222"/>
            <w:sz w:val="24"/>
          </w:rPr>
          <w:t xml:space="preserve">Perhaps, while still in Evaluate mode in midst of PEP: Positive, Evaluate, Positive; We need to clarify </w:t>
        </w:r>
        <w:proofErr w:type="spellStart"/>
        <w:r w:rsidRPr="008957EC">
          <w:rPr>
            <w:rFonts w:ascii="Times New Roman" w:hAnsi="Times New Roman"/>
            <w:color w:val="222222"/>
            <w:sz w:val="24"/>
          </w:rPr>
          <w:t>TheEnd</w:t>
        </w:r>
        <w:proofErr w:type="spellEnd"/>
        <w:r w:rsidRPr="008957EC">
          <w:rPr>
            <w:rFonts w:ascii="Times New Roman" w:hAnsi="Times New Roman"/>
            <w:color w:val="222222"/>
            <w:sz w:val="24"/>
          </w:rPr>
          <w:t xml:space="preserve"> we’re told to endure unto to be saved; </w:t>
        </w:r>
        <w:proofErr w:type="gramStart"/>
        <w:r w:rsidRPr="008957EC">
          <w:rPr>
            <w:rFonts w:ascii="Times New Roman" w:hAnsi="Times New Roman"/>
            <w:color w:val="222222"/>
            <w:sz w:val="24"/>
          </w:rPr>
          <w:t>So</w:t>
        </w:r>
        <w:proofErr w:type="gramEnd"/>
        <w:r w:rsidRPr="008957EC">
          <w:rPr>
            <w:rFonts w:ascii="Times New Roman" w:hAnsi="Times New Roman"/>
            <w:color w:val="222222"/>
            <w:sz w:val="24"/>
          </w:rPr>
          <w:t xml:space="preserve"> it’s then 100% Positive. For there’s several things which both begin and end, even in NT. Example:</w:t>
        </w:r>
      </w:ins>
    </w:p>
    <w:p w14:paraId="0D6D247C" w14:textId="77777777" w:rsidR="008957EC" w:rsidRPr="008957EC" w:rsidRDefault="008957EC" w:rsidP="008957EC">
      <w:pPr>
        <w:shd w:val="clear" w:color="auto" w:fill="FFFFFF"/>
        <w:spacing w:after="0" w:line="240" w:lineRule="auto"/>
        <w:jc w:val="both"/>
        <w:rPr>
          <w:ins w:id="926" w:author="José Antonio Garcíarivas" w:date="2017-12-19T12:18:00Z"/>
          <w:rFonts w:ascii="Times New Roman" w:hAnsi="Times New Roman"/>
          <w:color w:val="222222"/>
          <w:sz w:val="24"/>
        </w:rPr>
      </w:pPr>
    </w:p>
    <w:p w14:paraId="2F1D6956" w14:textId="77777777" w:rsidR="008957EC" w:rsidRPr="008957EC" w:rsidRDefault="008957EC" w:rsidP="008957EC">
      <w:pPr>
        <w:shd w:val="clear" w:color="auto" w:fill="FFFFFF"/>
        <w:spacing w:after="0" w:line="240" w:lineRule="auto"/>
        <w:jc w:val="both"/>
        <w:rPr>
          <w:ins w:id="927" w:author="José Antonio Garcíarivas" w:date="2017-12-19T12:18:00Z"/>
          <w:rFonts w:ascii="Times New Roman" w:hAnsi="Times New Roman"/>
          <w:color w:val="222222"/>
          <w:sz w:val="24"/>
        </w:rPr>
      </w:pPr>
      <w:ins w:id="928" w:author="José Antonio Garcíarivas" w:date="2017-12-19T12:18:00Z">
        <w:r w:rsidRPr="008957EC">
          <w:rPr>
            <w:rFonts w:ascii="Times New Roman" w:hAnsi="Times New Roman"/>
            <w:color w:val="222222"/>
            <w:sz w:val="24"/>
          </w:rPr>
          <w:t xml:space="preserve">-     </w:t>
        </w:r>
        <w:proofErr w:type="gramStart"/>
        <w:r w:rsidRPr="008957EC">
          <w:rPr>
            <w:rFonts w:ascii="Times New Roman" w:hAnsi="Times New Roman"/>
            <w:color w:val="222222"/>
            <w:sz w:val="24"/>
          </w:rPr>
          <w:t xml:space="preserve">   “</w:t>
        </w:r>
        <w:proofErr w:type="gramEnd"/>
        <w:r w:rsidRPr="008957EC">
          <w:rPr>
            <w:rFonts w:ascii="Times New Roman" w:hAnsi="Times New Roman"/>
            <w:color w:val="222222"/>
            <w:sz w:val="24"/>
          </w:rPr>
          <w:t>Christ Jesus” mode has both begin: Acts 19:4 ←&amp;→ end: 1Peter 5:14</w:t>
        </w:r>
      </w:ins>
    </w:p>
    <w:p w14:paraId="165EDC3D" w14:textId="77777777" w:rsidR="008957EC" w:rsidRPr="008957EC" w:rsidRDefault="008957EC" w:rsidP="008957EC">
      <w:pPr>
        <w:shd w:val="clear" w:color="auto" w:fill="FFFFFF"/>
        <w:spacing w:after="0" w:line="240" w:lineRule="auto"/>
        <w:jc w:val="both"/>
        <w:rPr>
          <w:ins w:id="929" w:author="José Antonio Garcíarivas" w:date="2017-12-19T12:18:00Z"/>
          <w:rFonts w:ascii="Times New Roman" w:hAnsi="Times New Roman"/>
          <w:color w:val="222222"/>
          <w:sz w:val="24"/>
        </w:rPr>
      </w:pPr>
    </w:p>
    <w:p w14:paraId="5033DB63" w14:textId="77777777" w:rsidR="008957EC" w:rsidRPr="008957EC" w:rsidRDefault="008957EC" w:rsidP="008957EC">
      <w:pPr>
        <w:shd w:val="clear" w:color="auto" w:fill="FFFFFF"/>
        <w:spacing w:after="0" w:line="240" w:lineRule="auto"/>
        <w:jc w:val="both"/>
        <w:rPr>
          <w:ins w:id="930" w:author="José Antonio Garcíarivas" w:date="2017-12-19T12:18:00Z"/>
          <w:rFonts w:ascii="Times New Roman" w:hAnsi="Times New Roman"/>
          <w:color w:val="222222"/>
          <w:sz w:val="24"/>
        </w:rPr>
      </w:pPr>
      <w:ins w:id="931" w:author="José Antonio Garcíarivas" w:date="2017-12-19T12:18:00Z">
        <w:r w:rsidRPr="008957EC">
          <w:rPr>
            <w:rFonts w:ascii="Times New Roman" w:hAnsi="Times New Roman"/>
            <w:color w:val="222222"/>
            <w:sz w:val="24"/>
          </w:rPr>
          <w:t xml:space="preserve">-     </w:t>
        </w:r>
        <w:proofErr w:type="gramStart"/>
        <w:r w:rsidRPr="008957EC">
          <w:rPr>
            <w:rFonts w:ascii="Times New Roman" w:hAnsi="Times New Roman"/>
            <w:color w:val="222222"/>
            <w:sz w:val="24"/>
          </w:rPr>
          <w:t xml:space="preserve">   “</w:t>
        </w:r>
        <w:proofErr w:type="gramEnd"/>
        <w:r w:rsidRPr="008957EC">
          <w:rPr>
            <w:rFonts w:ascii="Times New Roman" w:hAnsi="Times New Roman"/>
            <w:color w:val="222222"/>
            <w:sz w:val="24"/>
          </w:rPr>
          <w:t>Conscience” has both begin: John 8:9 ←&amp;→ end: 1Peter 3:21</w:t>
        </w:r>
      </w:ins>
    </w:p>
    <w:p w14:paraId="70744CE3" w14:textId="77777777" w:rsidR="008957EC" w:rsidRPr="008957EC" w:rsidRDefault="008957EC" w:rsidP="008957EC">
      <w:pPr>
        <w:shd w:val="clear" w:color="auto" w:fill="FFFFFF"/>
        <w:spacing w:after="0" w:line="240" w:lineRule="auto"/>
        <w:jc w:val="both"/>
        <w:rPr>
          <w:ins w:id="932" w:author="José Antonio Garcíarivas" w:date="2017-12-19T12:18:00Z"/>
          <w:rFonts w:ascii="Times New Roman" w:hAnsi="Times New Roman"/>
          <w:color w:val="222222"/>
          <w:sz w:val="24"/>
        </w:rPr>
      </w:pPr>
    </w:p>
    <w:p w14:paraId="38B69E32" w14:textId="77777777" w:rsidR="008957EC" w:rsidRPr="008957EC" w:rsidRDefault="008957EC" w:rsidP="008957EC">
      <w:pPr>
        <w:shd w:val="clear" w:color="auto" w:fill="FFFFFF"/>
        <w:spacing w:after="0" w:line="240" w:lineRule="auto"/>
        <w:jc w:val="both"/>
        <w:rPr>
          <w:ins w:id="933" w:author="José Antonio Garcíarivas" w:date="2017-12-19T12:18:00Z"/>
          <w:rFonts w:ascii="Times New Roman" w:hAnsi="Times New Roman"/>
          <w:color w:val="222222"/>
          <w:sz w:val="24"/>
        </w:rPr>
      </w:pPr>
      <w:ins w:id="934" w:author="José Antonio Garcíarivas" w:date="2017-12-19T12:18:00Z">
        <w:r w:rsidRPr="008957EC">
          <w:rPr>
            <w:rFonts w:ascii="Times New Roman" w:hAnsi="Times New Roman"/>
            <w:color w:val="222222"/>
            <w:sz w:val="24"/>
          </w:rPr>
          <w:t>-        A new “commandment” has both begin: John 13:34 ←&amp;→ end: 1Timothy 1:5; Which is notably “charity” (not love) out of a pure heart (established with grace).</w:t>
        </w:r>
      </w:ins>
    </w:p>
    <w:p w14:paraId="50DFB636" w14:textId="77777777" w:rsidR="008957EC" w:rsidRPr="008957EC" w:rsidRDefault="008957EC" w:rsidP="008957EC">
      <w:pPr>
        <w:shd w:val="clear" w:color="auto" w:fill="FFFFFF"/>
        <w:spacing w:after="0" w:line="240" w:lineRule="auto"/>
        <w:jc w:val="both"/>
        <w:rPr>
          <w:ins w:id="935" w:author="José Antonio Garcíarivas" w:date="2017-12-19T12:18:00Z"/>
          <w:rFonts w:ascii="Times New Roman" w:hAnsi="Times New Roman"/>
          <w:color w:val="222222"/>
          <w:sz w:val="24"/>
        </w:rPr>
      </w:pPr>
    </w:p>
    <w:p w14:paraId="315E0B7C" w14:textId="77777777" w:rsidR="008957EC" w:rsidRPr="008957EC" w:rsidRDefault="008957EC" w:rsidP="008957EC">
      <w:pPr>
        <w:shd w:val="clear" w:color="auto" w:fill="FFFFFF"/>
        <w:spacing w:after="0" w:line="240" w:lineRule="auto"/>
        <w:jc w:val="both"/>
        <w:rPr>
          <w:ins w:id="936" w:author="José Antonio Garcíarivas" w:date="2017-12-19T12:18:00Z"/>
          <w:rFonts w:ascii="Times New Roman" w:hAnsi="Times New Roman"/>
          <w:color w:val="222222"/>
          <w:sz w:val="24"/>
        </w:rPr>
      </w:pPr>
      <w:ins w:id="937" w:author="José Antonio Garcíarivas" w:date="2017-12-19T12:18:00Z">
        <w:r w:rsidRPr="008957EC">
          <w:rPr>
            <w:rFonts w:ascii="Times New Roman" w:hAnsi="Times New Roman"/>
            <w:color w:val="222222"/>
            <w:sz w:val="24"/>
          </w:rPr>
          <w:t xml:space="preserve"> </w:t>
        </w:r>
      </w:ins>
    </w:p>
    <w:p w14:paraId="7FEB7407" w14:textId="77777777" w:rsidR="008957EC" w:rsidRPr="008957EC" w:rsidRDefault="008957EC" w:rsidP="008957EC">
      <w:pPr>
        <w:shd w:val="clear" w:color="auto" w:fill="FFFFFF"/>
        <w:spacing w:after="0" w:line="240" w:lineRule="auto"/>
        <w:jc w:val="both"/>
        <w:rPr>
          <w:ins w:id="938" w:author="José Antonio Garcíarivas" w:date="2017-12-19T12:18:00Z"/>
          <w:rFonts w:ascii="Times New Roman" w:hAnsi="Times New Roman"/>
          <w:color w:val="222222"/>
          <w:sz w:val="24"/>
        </w:rPr>
      </w:pPr>
    </w:p>
    <w:p w14:paraId="06CF2489" w14:textId="77777777" w:rsidR="008957EC" w:rsidRPr="008957EC" w:rsidRDefault="008957EC" w:rsidP="008957EC">
      <w:pPr>
        <w:shd w:val="clear" w:color="auto" w:fill="FFFFFF"/>
        <w:spacing w:after="0" w:line="240" w:lineRule="auto"/>
        <w:jc w:val="both"/>
        <w:rPr>
          <w:ins w:id="939" w:author="José Antonio Garcíarivas" w:date="2017-12-19T12:18:00Z"/>
          <w:rFonts w:ascii="Times New Roman" w:hAnsi="Times New Roman"/>
          <w:color w:val="222222"/>
          <w:sz w:val="24"/>
        </w:rPr>
      </w:pPr>
      <w:ins w:id="940" w:author="José Antonio Garcíarivas" w:date="2017-12-19T12:18:00Z">
        <w:r w:rsidRPr="008957EC">
          <w:rPr>
            <w:rFonts w:ascii="Times New Roman" w:hAnsi="Times New Roman"/>
            <w:color w:val="222222"/>
            <w:sz w:val="24"/>
          </w:rPr>
          <w:t xml:space="preserve">It can get mind blowing when considering modern versions of the Bible remove Christ from their end in Revelation 22:21; Which is why I prefer the 7th Bible called KJV, for it does not remove Christ from </w:t>
        </w:r>
        <w:proofErr w:type="spellStart"/>
        <w:r w:rsidRPr="008957EC">
          <w:rPr>
            <w:rFonts w:ascii="Times New Roman" w:hAnsi="Times New Roman"/>
            <w:color w:val="222222"/>
            <w:sz w:val="24"/>
          </w:rPr>
          <w:t>TheEnd</w:t>
        </w:r>
        <w:proofErr w:type="spellEnd"/>
        <w:r w:rsidRPr="008957EC">
          <w:rPr>
            <w:rFonts w:ascii="Times New Roman" w:hAnsi="Times New Roman"/>
            <w:color w:val="222222"/>
            <w:sz w:val="24"/>
          </w:rPr>
          <w:t xml:space="preserve">. It can also get mind blowing when considering the “it” of “it is finished”, which doesn’t seem to clarify what “it” is in John 19:30; For when looking at James 1:15, about “it is finished”, it seems to say when “it” is finished, it brings forth “death”, not life. </w:t>
        </w:r>
        <w:proofErr w:type="gramStart"/>
        <w:r w:rsidRPr="008957EC">
          <w:rPr>
            <w:rFonts w:ascii="Times New Roman" w:hAnsi="Times New Roman"/>
            <w:color w:val="222222"/>
            <w:sz w:val="24"/>
          </w:rPr>
          <w:t>So</w:t>
        </w:r>
        <w:proofErr w:type="gramEnd"/>
        <w:r w:rsidRPr="008957EC">
          <w:rPr>
            <w:rFonts w:ascii="Times New Roman" w:hAnsi="Times New Roman"/>
            <w:color w:val="222222"/>
            <w:sz w:val="24"/>
          </w:rPr>
          <w:t xml:space="preserve"> it notes in John 17:3,4 that the only true God sent Jesus Christ to bring us eternal life, and somehow(?) JC “finished” the work given him to do before the cross… Perhaps why Mt 24:23,26 twice says “believe [it] not” concerning what deceivers coming may say about Christ. Prior to both mentions, there’s Mt 24:21 mention of great tribulation as being not since the beginning, no, nor ever shall be. That seems to say we should give no place at all to “great tribulation” of law, as if it’s a lie.</w:t>
        </w:r>
      </w:ins>
    </w:p>
    <w:p w14:paraId="53B95623" w14:textId="77777777" w:rsidR="008957EC" w:rsidRPr="008957EC" w:rsidRDefault="008957EC" w:rsidP="008957EC">
      <w:pPr>
        <w:shd w:val="clear" w:color="auto" w:fill="FFFFFF"/>
        <w:spacing w:after="0" w:line="240" w:lineRule="auto"/>
        <w:jc w:val="both"/>
        <w:rPr>
          <w:ins w:id="941" w:author="José Antonio Garcíarivas" w:date="2017-12-19T12:18:00Z"/>
          <w:rFonts w:ascii="Times New Roman" w:hAnsi="Times New Roman"/>
          <w:color w:val="222222"/>
          <w:sz w:val="24"/>
        </w:rPr>
      </w:pPr>
    </w:p>
    <w:p w14:paraId="082A69AA" w14:textId="77777777" w:rsidR="008957EC" w:rsidRPr="008957EC" w:rsidRDefault="008957EC" w:rsidP="008957EC">
      <w:pPr>
        <w:shd w:val="clear" w:color="auto" w:fill="FFFFFF"/>
        <w:spacing w:after="0" w:line="240" w:lineRule="auto"/>
        <w:jc w:val="both"/>
        <w:rPr>
          <w:ins w:id="942" w:author="José Antonio Garcíarivas" w:date="2017-12-19T12:18:00Z"/>
          <w:rFonts w:ascii="Times New Roman" w:hAnsi="Times New Roman"/>
          <w:color w:val="222222"/>
          <w:sz w:val="24"/>
        </w:rPr>
      </w:pPr>
      <w:ins w:id="943" w:author="José Antonio Garcíarivas" w:date="2017-12-19T12:18:00Z">
        <w:r w:rsidRPr="008957EC">
          <w:rPr>
            <w:rFonts w:ascii="Times New Roman" w:hAnsi="Times New Roman"/>
            <w:color w:val="222222"/>
            <w:sz w:val="24"/>
          </w:rPr>
          <w:t xml:space="preserve"> </w:t>
        </w:r>
      </w:ins>
    </w:p>
    <w:p w14:paraId="5E245647" w14:textId="77777777" w:rsidR="008957EC" w:rsidRPr="008957EC" w:rsidRDefault="008957EC" w:rsidP="008957EC">
      <w:pPr>
        <w:shd w:val="clear" w:color="auto" w:fill="FFFFFF"/>
        <w:spacing w:after="0" w:line="240" w:lineRule="auto"/>
        <w:jc w:val="both"/>
        <w:rPr>
          <w:ins w:id="944" w:author="José Antonio Garcíarivas" w:date="2017-12-19T12:18:00Z"/>
          <w:rFonts w:ascii="Times New Roman" w:hAnsi="Times New Roman"/>
          <w:color w:val="222222"/>
          <w:sz w:val="24"/>
        </w:rPr>
      </w:pPr>
    </w:p>
    <w:p w14:paraId="330ED27C" w14:textId="77777777" w:rsidR="008957EC" w:rsidRPr="008957EC" w:rsidRDefault="008957EC" w:rsidP="008957EC">
      <w:pPr>
        <w:shd w:val="clear" w:color="auto" w:fill="FFFFFF"/>
        <w:spacing w:after="0" w:line="240" w:lineRule="auto"/>
        <w:jc w:val="both"/>
        <w:rPr>
          <w:ins w:id="945" w:author="José Antonio Garcíarivas" w:date="2017-12-19T12:18:00Z"/>
          <w:rFonts w:ascii="Times New Roman" w:hAnsi="Times New Roman"/>
          <w:color w:val="222222"/>
          <w:sz w:val="24"/>
        </w:rPr>
      </w:pPr>
      <w:proofErr w:type="gramStart"/>
      <w:ins w:id="946" w:author="José Antonio Garcíarivas" w:date="2017-12-19T12:18:00Z">
        <w:r w:rsidRPr="008957EC">
          <w:rPr>
            <w:rFonts w:ascii="Times New Roman" w:hAnsi="Times New Roman"/>
            <w:color w:val="222222"/>
            <w:sz w:val="24"/>
          </w:rPr>
          <w:t>So</w:t>
        </w:r>
        <w:proofErr w:type="gramEnd"/>
        <w:r w:rsidRPr="008957EC">
          <w:rPr>
            <w:rFonts w:ascii="Times New Roman" w:hAnsi="Times New Roman"/>
            <w:color w:val="222222"/>
            <w:sz w:val="24"/>
          </w:rPr>
          <w:t xml:space="preserve"> Romans 3:4 says let God be true, but EVERY ‘</w:t>
        </w:r>
        <w:proofErr w:type="spellStart"/>
        <w:r w:rsidRPr="008957EC">
          <w:rPr>
            <w:rFonts w:ascii="Times New Roman" w:hAnsi="Times New Roman"/>
            <w:color w:val="222222"/>
            <w:sz w:val="24"/>
          </w:rPr>
          <w:t>anthropos</w:t>
        </w:r>
        <w:proofErr w:type="spellEnd"/>
        <w:r w:rsidRPr="008957EC">
          <w:rPr>
            <w:rFonts w:ascii="Times New Roman" w:hAnsi="Times New Roman"/>
            <w:color w:val="222222"/>
            <w:sz w:val="24"/>
          </w:rPr>
          <w:t>’ man a liar. Liar includes Son of man=’</w:t>
        </w:r>
        <w:proofErr w:type="spellStart"/>
        <w:r w:rsidRPr="008957EC">
          <w:rPr>
            <w:rFonts w:ascii="Times New Roman" w:hAnsi="Times New Roman"/>
            <w:color w:val="222222"/>
            <w:sz w:val="24"/>
          </w:rPr>
          <w:t>anthropos</w:t>
        </w:r>
        <w:proofErr w:type="spellEnd"/>
        <w:r w:rsidRPr="008957EC">
          <w:rPr>
            <w:rFonts w:ascii="Times New Roman" w:hAnsi="Times New Roman"/>
            <w:color w:val="222222"/>
            <w:sz w:val="24"/>
          </w:rPr>
          <w:t xml:space="preserve">’, and in 1Cor </w:t>
        </w:r>
        <w:r w:rsidRPr="008957EC">
          <w:rPr>
            <w:rFonts w:ascii="Times New Roman" w:hAnsi="Times New Roman"/>
            <w:color w:val="222222"/>
            <w:sz w:val="24"/>
          </w:rPr>
          <w:lastRenderedPageBreak/>
          <w:t>15:47 second man=’</w:t>
        </w:r>
        <w:proofErr w:type="spellStart"/>
        <w:r w:rsidRPr="008957EC">
          <w:rPr>
            <w:rFonts w:ascii="Times New Roman" w:hAnsi="Times New Roman"/>
            <w:color w:val="222222"/>
            <w:sz w:val="24"/>
          </w:rPr>
          <w:t>anthropos</w:t>
        </w:r>
        <w:proofErr w:type="spellEnd"/>
        <w:r w:rsidRPr="008957EC">
          <w:rPr>
            <w:rFonts w:ascii="Times New Roman" w:hAnsi="Times New Roman"/>
            <w:color w:val="222222"/>
            <w:sz w:val="24"/>
          </w:rPr>
          <w:t>’, and even in 1Tim 2:5 CJ = mediator man=’</w:t>
        </w:r>
        <w:proofErr w:type="spellStart"/>
        <w:r w:rsidRPr="008957EC">
          <w:rPr>
            <w:rFonts w:ascii="Times New Roman" w:hAnsi="Times New Roman"/>
            <w:color w:val="222222"/>
            <w:sz w:val="24"/>
          </w:rPr>
          <w:t>anthropos</w:t>
        </w:r>
        <w:proofErr w:type="spellEnd"/>
        <w:r w:rsidRPr="008957EC">
          <w:rPr>
            <w:rFonts w:ascii="Times New Roman" w:hAnsi="Times New Roman"/>
            <w:color w:val="222222"/>
            <w:sz w:val="24"/>
          </w:rPr>
          <w:t xml:space="preserve">’. </w:t>
        </w:r>
        <w:proofErr w:type="gramStart"/>
        <w:r w:rsidRPr="008957EC">
          <w:rPr>
            <w:rFonts w:ascii="Times New Roman" w:hAnsi="Times New Roman"/>
            <w:color w:val="222222"/>
            <w:sz w:val="24"/>
          </w:rPr>
          <w:t>So</w:t>
        </w:r>
        <w:proofErr w:type="gramEnd"/>
        <w:r w:rsidRPr="008957EC">
          <w:rPr>
            <w:rFonts w:ascii="Times New Roman" w:hAnsi="Times New Roman"/>
            <w:color w:val="222222"/>
            <w:sz w:val="24"/>
          </w:rPr>
          <w:t xml:space="preserve"> to end lie of liars, we put away EVERY kind of ‘</w:t>
        </w:r>
        <w:proofErr w:type="spellStart"/>
        <w:r w:rsidRPr="008957EC">
          <w:rPr>
            <w:rFonts w:ascii="Times New Roman" w:hAnsi="Times New Roman"/>
            <w:color w:val="222222"/>
            <w:sz w:val="24"/>
          </w:rPr>
          <w:t>anthropos</w:t>
        </w:r>
        <w:proofErr w:type="spellEnd"/>
        <w:r w:rsidRPr="008957EC">
          <w:rPr>
            <w:rFonts w:ascii="Times New Roman" w:hAnsi="Times New Roman"/>
            <w:color w:val="222222"/>
            <w:sz w:val="24"/>
          </w:rPr>
          <w:t>’ man, to become ‘</w:t>
        </w:r>
        <w:proofErr w:type="spellStart"/>
        <w:r w:rsidRPr="008957EC">
          <w:rPr>
            <w:rFonts w:ascii="Times New Roman" w:hAnsi="Times New Roman"/>
            <w:color w:val="222222"/>
            <w:sz w:val="24"/>
          </w:rPr>
          <w:t>aner</w:t>
        </w:r>
        <w:proofErr w:type="spellEnd"/>
        <w:r w:rsidRPr="008957EC">
          <w:rPr>
            <w:rFonts w:ascii="Times New Roman" w:hAnsi="Times New Roman"/>
            <w:color w:val="222222"/>
            <w:sz w:val="24"/>
          </w:rPr>
          <w:t>’ man whose head is Christ, whose head is God.</w:t>
        </w:r>
      </w:ins>
    </w:p>
    <w:p w14:paraId="5AADC014" w14:textId="77777777" w:rsidR="008957EC" w:rsidRPr="008957EC" w:rsidRDefault="008957EC" w:rsidP="008957EC">
      <w:pPr>
        <w:shd w:val="clear" w:color="auto" w:fill="FFFFFF"/>
        <w:spacing w:after="0" w:line="240" w:lineRule="auto"/>
        <w:jc w:val="both"/>
        <w:rPr>
          <w:ins w:id="947" w:author="José Antonio Garcíarivas" w:date="2017-12-19T12:18:00Z"/>
          <w:rFonts w:ascii="Times New Roman" w:hAnsi="Times New Roman"/>
          <w:color w:val="222222"/>
          <w:sz w:val="24"/>
        </w:rPr>
      </w:pPr>
    </w:p>
    <w:p w14:paraId="56AEA1B8" w14:textId="77777777" w:rsidR="008957EC" w:rsidRPr="008957EC" w:rsidRDefault="008957EC" w:rsidP="008957EC">
      <w:pPr>
        <w:shd w:val="clear" w:color="auto" w:fill="FFFFFF"/>
        <w:spacing w:after="0" w:line="240" w:lineRule="auto"/>
        <w:jc w:val="both"/>
        <w:rPr>
          <w:ins w:id="948" w:author="José Antonio Garcíarivas" w:date="2017-12-19T12:18:00Z"/>
          <w:rFonts w:ascii="Times New Roman" w:hAnsi="Times New Roman"/>
          <w:color w:val="222222"/>
          <w:sz w:val="24"/>
        </w:rPr>
      </w:pPr>
      <w:ins w:id="949" w:author="José Antonio Garcíarivas" w:date="2017-12-19T12:18:00Z">
        <w:r w:rsidRPr="008957EC">
          <w:rPr>
            <w:rFonts w:ascii="Times New Roman" w:hAnsi="Times New Roman"/>
            <w:color w:val="222222"/>
            <w:sz w:val="24"/>
          </w:rPr>
          <w:t xml:space="preserve">For reconciled by &amp; unto “that God” (light void of darkness; grace void of law: truth void of lie) occurs in Christ mode = “the end of the law”, for both them &amp; us; So no trespasses are imputed to any, not even to them of them/us noted therein 2Corinthians 5:19. Yet the word of reconciliation (aka grace) is given to us. For they without us can’t be made perfect. Yet we cannot force grace upon them, nor decide for them, but persuade them. To do such we have to be fully persuaded ourselves that </w:t>
        </w:r>
        <w:proofErr w:type="spellStart"/>
        <w:r w:rsidRPr="008957EC">
          <w:rPr>
            <w:rFonts w:ascii="Times New Roman" w:hAnsi="Times New Roman"/>
            <w:color w:val="222222"/>
            <w:sz w:val="24"/>
          </w:rPr>
          <w:t>TheEnd</w:t>
        </w:r>
        <w:proofErr w:type="spellEnd"/>
        <w:r w:rsidRPr="008957EC">
          <w:rPr>
            <w:rFonts w:ascii="Times New Roman" w:hAnsi="Times New Roman"/>
            <w:color w:val="222222"/>
            <w:sz w:val="24"/>
          </w:rPr>
          <w:t xml:space="preserve"> is 100% Positive.</w:t>
        </w:r>
      </w:ins>
    </w:p>
    <w:p w14:paraId="047F039D" w14:textId="77777777" w:rsidR="008957EC" w:rsidRPr="008957EC" w:rsidRDefault="008957EC" w:rsidP="008957EC">
      <w:pPr>
        <w:shd w:val="clear" w:color="auto" w:fill="FFFFFF"/>
        <w:spacing w:after="0" w:line="240" w:lineRule="auto"/>
        <w:jc w:val="both"/>
        <w:rPr>
          <w:ins w:id="950" w:author="José Antonio Garcíarivas" w:date="2017-12-19T12:18:00Z"/>
          <w:rFonts w:ascii="Times New Roman" w:hAnsi="Times New Roman"/>
          <w:color w:val="222222"/>
          <w:sz w:val="24"/>
        </w:rPr>
      </w:pPr>
      <w:ins w:id="951" w:author="José Antonio Garcíarivas" w:date="2017-12-19T12:18:00Z">
        <w:r w:rsidRPr="008957EC">
          <w:rPr>
            <w:rFonts w:ascii="Times New Roman" w:hAnsi="Times New Roman"/>
            <w:color w:val="222222"/>
            <w:sz w:val="24"/>
          </w:rPr>
          <w:t xml:space="preserve"> </w:t>
        </w:r>
      </w:ins>
    </w:p>
    <w:p w14:paraId="17BA4381" w14:textId="77777777" w:rsidR="008957EC" w:rsidRPr="008957EC" w:rsidRDefault="008957EC" w:rsidP="008957EC">
      <w:pPr>
        <w:shd w:val="clear" w:color="auto" w:fill="FFFFFF"/>
        <w:spacing w:after="0" w:line="240" w:lineRule="auto"/>
        <w:jc w:val="both"/>
        <w:rPr>
          <w:ins w:id="952" w:author="José Antonio Garcíarivas" w:date="2017-12-19T12:18:00Z"/>
          <w:rFonts w:ascii="Times New Roman" w:hAnsi="Times New Roman"/>
          <w:color w:val="222222"/>
          <w:sz w:val="24"/>
        </w:rPr>
      </w:pPr>
    </w:p>
    <w:p w14:paraId="5FBC5872" w14:textId="77777777" w:rsidR="008957EC" w:rsidRPr="008957EC" w:rsidRDefault="008957EC" w:rsidP="008957EC">
      <w:pPr>
        <w:shd w:val="clear" w:color="auto" w:fill="FFFFFF"/>
        <w:spacing w:after="0" w:line="240" w:lineRule="auto"/>
        <w:jc w:val="both"/>
        <w:rPr>
          <w:ins w:id="953" w:author="José Antonio Garcíarivas" w:date="2017-12-19T12:18:00Z"/>
          <w:rFonts w:ascii="Times New Roman" w:hAnsi="Times New Roman"/>
          <w:color w:val="222222"/>
          <w:sz w:val="24"/>
        </w:rPr>
      </w:pPr>
      <w:ins w:id="954" w:author="José Antonio Garcíarivas" w:date="2017-12-19T12:18:00Z">
        <w:r w:rsidRPr="008957EC">
          <w:rPr>
            <w:rFonts w:ascii="Times New Roman" w:hAnsi="Times New Roman"/>
            <w:color w:val="222222"/>
            <w:sz w:val="24"/>
          </w:rPr>
          <w:t xml:space="preserve">Ok, what about the supposed end of suffer in 1Peter 5:10’s ye/you (before/after), where “suffer” = before, in CJ of CJ/JC; And make perfect = “after” by the God of all grace? Notice therein 3 more things: “stablish, strengthen, settle” you (even after made perfect); </w:t>
        </w:r>
        <w:proofErr w:type="spellStart"/>
        <w:r w:rsidRPr="008957EC">
          <w:rPr>
            <w:rFonts w:ascii="Times New Roman" w:hAnsi="Times New Roman"/>
            <w:color w:val="222222"/>
            <w:sz w:val="24"/>
          </w:rPr>
          <w:t>AsIf</w:t>
        </w:r>
        <w:proofErr w:type="spellEnd"/>
        <w:r w:rsidRPr="008957EC">
          <w:rPr>
            <w:rFonts w:ascii="Times New Roman" w:hAnsi="Times New Roman"/>
            <w:color w:val="222222"/>
            <w:sz w:val="24"/>
          </w:rPr>
          <w:t xml:space="preserve"> like a 2nd after a 1st after: 3rd of 3. For in Hebrews 5:9 “made perfect” is still only the “author” of </w:t>
        </w:r>
        <w:r w:rsidRPr="008957EC">
          <w:rPr>
            <w:rFonts w:ascii="Times New Roman" w:hAnsi="Times New Roman"/>
            <w:color w:val="222222"/>
            <w:sz w:val="24"/>
          </w:rPr>
          <w:lastRenderedPageBreak/>
          <w:t>“eternal salvation”. Seems why we still see mention of longsuffering beyond 1Peter 5:10, and it’s still mentioned in 2Peter 3:9 (as verb) &amp; 3:15 (as noun).</w:t>
        </w:r>
      </w:ins>
    </w:p>
    <w:p w14:paraId="5799EA2D" w14:textId="77777777" w:rsidR="008957EC" w:rsidRPr="008957EC" w:rsidRDefault="008957EC" w:rsidP="008957EC">
      <w:pPr>
        <w:shd w:val="clear" w:color="auto" w:fill="FFFFFF"/>
        <w:spacing w:after="0" w:line="240" w:lineRule="auto"/>
        <w:jc w:val="both"/>
        <w:rPr>
          <w:ins w:id="955" w:author="José Antonio Garcíarivas" w:date="2017-12-19T12:18:00Z"/>
          <w:rFonts w:ascii="Times New Roman" w:hAnsi="Times New Roman"/>
          <w:color w:val="222222"/>
          <w:sz w:val="24"/>
        </w:rPr>
      </w:pPr>
    </w:p>
    <w:p w14:paraId="46B9953E" w14:textId="77777777" w:rsidR="008957EC" w:rsidRPr="008957EC" w:rsidRDefault="008957EC" w:rsidP="008957EC">
      <w:pPr>
        <w:shd w:val="clear" w:color="auto" w:fill="FFFFFF"/>
        <w:spacing w:after="0" w:line="240" w:lineRule="auto"/>
        <w:jc w:val="both"/>
        <w:rPr>
          <w:ins w:id="956" w:author="José Antonio Garcíarivas" w:date="2017-12-19T12:18:00Z"/>
          <w:rFonts w:ascii="Times New Roman" w:hAnsi="Times New Roman"/>
          <w:color w:val="222222"/>
          <w:sz w:val="24"/>
        </w:rPr>
      </w:pPr>
    </w:p>
    <w:p w14:paraId="589F3DA5" w14:textId="77777777" w:rsidR="008957EC" w:rsidRPr="008957EC" w:rsidRDefault="008957EC" w:rsidP="008957EC">
      <w:pPr>
        <w:shd w:val="clear" w:color="auto" w:fill="FFFFFF"/>
        <w:spacing w:after="0" w:line="240" w:lineRule="auto"/>
        <w:jc w:val="both"/>
        <w:rPr>
          <w:ins w:id="957" w:author="José Antonio Garcíarivas" w:date="2017-12-19T12:18:00Z"/>
          <w:rFonts w:ascii="Times New Roman" w:hAnsi="Times New Roman"/>
          <w:color w:val="222222"/>
          <w:sz w:val="24"/>
        </w:rPr>
      </w:pPr>
      <w:ins w:id="958" w:author="José Antonio Garcíarivas" w:date="2017-12-19T12:18:00Z">
        <w:r w:rsidRPr="008957EC">
          <w:rPr>
            <w:rFonts w:ascii="Times New Roman" w:hAnsi="Times New Roman"/>
            <w:color w:val="222222"/>
            <w:sz w:val="24"/>
          </w:rPr>
          <w:t xml:space="preserve">Seems a good time to suggest a re-read of 2Peter 3:15,16 (first noted &amp; quoted); Especially if Peter is still talking of ‘gnosis’ knowledge of JC in 2Peter 3:18’s “BUT grow in grace, AND [in] the knowledge (‘gnosis’) of our Lord and </w:t>
        </w:r>
        <w:proofErr w:type="spellStart"/>
        <w:r w:rsidRPr="008957EC">
          <w:rPr>
            <w:rFonts w:ascii="Times New Roman" w:hAnsi="Times New Roman"/>
            <w:color w:val="222222"/>
            <w:sz w:val="24"/>
          </w:rPr>
          <w:t>Saviour</w:t>
        </w:r>
        <w:proofErr w:type="spellEnd"/>
        <w:r w:rsidRPr="008957EC">
          <w:rPr>
            <w:rFonts w:ascii="Times New Roman" w:hAnsi="Times New Roman"/>
            <w:color w:val="222222"/>
            <w:sz w:val="24"/>
          </w:rPr>
          <w:t xml:space="preserve"> Jesus Christ”. For in 1Timothy 2:4 God our </w:t>
        </w:r>
        <w:proofErr w:type="spellStart"/>
        <w:r w:rsidRPr="008957EC">
          <w:rPr>
            <w:rFonts w:ascii="Times New Roman" w:hAnsi="Times New Roman"/>
            <w:color w:val="222222"/>
            <w:sz w:val="24"/>
          </w:rPr>
          <w:t>Saviour</w:t>
        </w:r>
        <w:proofErr w:type="spellEnd"/>
        <w:r w:rsidRPr="008957EC">
          <w:rPr>
            <w:rFonts w:ascii="Times New Roman" w:hAnsi="Times New Roman"/>
            <w:color w:val="222222"/>
            <w:sz w:val="24"/>
          </w:rPr>
          <w:t xml:space="preserve"> will have all men to be saved, AND to come unto the knowledge (‘</w:t>
        </w:r>
        <w:proofErr w:type="spellStart"/>
        <w:r w:rsidRPr="008957EC">
          <w:rPr>
            <w:rFonts w:ascii="Times New Roman" w:hAnsi="Times New Roman"/>
            <w:color w:val="222222"/>
            <w:sz w:val="24"/>
          </w:rPr>
          <w:t>epignosis</w:t>
        </w:r>
        <w:proofErr w:type="spellEnd"/>
        <w:r w:rsidRPr="008957EC">
          <w:rPr>
            <w:rFonts w:ascii="Times New Roman" w:hAnsi="Times New Roman"/>
            <w:color w:val="222222"/>
            <w:sz w:val="24"/>
          </w:rPr>
          <w:t xml:space="preserve">’) of the truth; Because when it comes to charity never </w:t>
        </w:r>
        <w:proofErr w:type="spellStart"/>
        <w:r w:rsidRPr="008957EC">
          <w:rPr>
            <w:rFonts w:ascii="Times New Roman" w:hAnsi="Times New Roman"/>
            <w:color w:val="222222"/>
            <w:sz w:val="24"/>
          </w:rPr>
          <w:t>faileth</w:t>
        </w:r>
        <w:proofErr w:type="spellEnd"/>
        <w:r w:rsidRPr="008957EC">
          <w:rPr>
            <w:rFonts w:ascii="Times New Roman" w:hAnsi="Times New Roman"/>
            <w:color w:val="222222"/>
            <w:sz w:val="24"/>
          </w:rPr>
          <w:t xml:space="preserve"> it notes the ‘gnosis’ knowledge shall “vanish away” in 1Cor 13:8.</w:t>
        </w:r>
      </w:ins>
    </w:p>
    <w:p w14:paraId="700CBFC6" w14:textId="77777777" w:rsidR="008957EC" w:rsidRPr="008957EC" w:rsidRDefault="008957EC" w:rsidP="008957EC">
      <w:pPr>
        <w:shd w:val="clear" w:color="auto" w:fill="FFFFFF"/>
        <w:spacing w:after="0" w:line="240" w:lineRule="auto"/>
        <w:jc w:val="both"/>
        <w:rPr>
          <w:ins w:id="959" w:author="José Antonio Garcíarivas" w:date="2017-12-19T12:18:00Z"/>
          <w:rFonts w:ascii="Times New Roman" w:hAnsi="Times New Roman"/>
          <w:color w:val="222222"/>
          <w:sz w:val="24"/>
        </w:rPr>
      </w:pPr>
    </w:p>
    <w:p w14:paraId="34261128" w14:textId="77777777" w:rsidR="008957EC" w:rsidRPr="008957EC" w:rsidRDefault="008957EC" w:rsidP="008957EC">
      <w:pPr>
        <w:shd w:val="clear" w:color="auto" w:fill="FFFFFF"/>
        <w:spacing w:after="0" w:line="240" w:lineRule="auto"/>
        <w:jc w:val="both"/>
        <w:rPr>
          <w:ins w:id="960" w:author="José Antonio Garcíarivas" w:date="2017-12-19T12:18:00Z"/>
          <w:rFonts w:ascii="Times New Roman" w:hAnsi="Times New Roman"/>
          <w:color w:val="222222"/>
          <w:sz w:val="24"/>
        </w:rPr>
      </w:pPr>
      <w:ins w:id="961" w:author="José Antonio Garcíarivas" w:date="2017-12-19T12:18:00Z">
        <w:r w:rsidRPr="008957EC">
          <w:rPr>
            <w:rFonts w:ascii="Times New Roman" w:hAnsi="Times New Roman"/>
            <w:color w:val="222222"/>
            <w:sz w:val="24"/>
          </w:rPr>
          <w:t>Now let’s look at 2Pet 3:9’s 2nd last mention of “longsuffering” as verb:</w:t>
        </w:r>
      </w:ins>
    </w:p>
    <w:p w14:paraId="336CF9AF" w14:textId="77777777" w:rsidR="008957EC" w:rsidRPr="008957EC" w:rsidRDefault="008957EC" w:rsidP="008957EC">
      <w:pPr>
        <w:shd w:val="clear" w:color="auto" w:fill="FFFFFF"/>
        <w:spacing w:after="0" w:line="240" w:lineRule="auto"/>
        <w:jc w:val="both"/>
        <w:rPr>
          <w:ins w:id="962" w:author="José Antonio Garcíarivas" w:date="2017-12-19T12:18:00Z"/>
          <w:rFonts w:ascii="Times New Roman" w:hAnsi="Times New Roman"/>
          <w:color w:val="222222"/>
          <w:sz w:val="24"/>
        </w:rPr>
      </w:pPr>
    </w:p>
    <w:p w14:paraId="76B3735B" w14:textId="77777777" w:rsidR="008957EC" w:rsidRPr="008957EC" w:rsidRDefault="008957EC" w:rsidP="008957EC">
      <w:pPr>
        <w:shd w:val="clear" w:color="auto" w:fill="FFFFFF"/>
        <w:spacing w:after="0" w:line="240" w:lineRule="auto"/>
        <w:jc w:val="both"/>
        <w:rPr>
          <w:ins w:id="963" w:author="José Antonio Garcíarivas" w:date="2017-12-19T12:18:00Z"/>
          <w:rFonts w:ascii="Times New Roman" w:hAnsi="Times New Roman"/>
          <w:color w:val="222222"/>
          <w:sz w:val="24"/>
        </w:rPr>
      </w:pPr>
      <w:ins w:id="964" w:author="José Antonio Garcíarivas" w:date="2017-12-19T12:18:00Z">
        <w:r w:rsidRPr="008957EC">
          <w:rPr>
            <w:rFonts w:ascii="Times New Roman" w:hAnsi="Times New Roman"/>
            <w:color w:val="222222"/>
            <w:sz w:val="24"/>
          </w:rPr>
          <w:t>“The Lord is not slack concerning his promise, as some men count slackness; but is longsuffering to us-ward*, not willing that any should perish, but that all should come to repentance”.</w:t>
        </w:r>
      </w:ins>
    </w:p>
    <w:p w14:paraId="5D5D6085" w14:textId="77777777" w:rsidR="008957EC" w:rsidRPr="008957EC" w:rsidRDefault="008957EC" w:rsidP="008957EC">
      <w:pPr>
        <w:shd w:val="clear" w:color="auto" w:fill="FFFFFF"/>
        <w:spacing w:after="0" w:line="240" w:lineRule="auto"/>
        <w:jc w:val="both"/>
        <w:rPr>
          <w:ins w:id="965" w:author="José Antonio Garcíarivas" w:date="2017-12-19T12:18:00Z"/>
          <w:rFonts w:ascii="Times New Roman" w:hAnsi="Times New Roman"/>
          <w:color w:val="222222"/>
          <w:sz w:val="24"/>
        </w:rPr>
      </w:pPr>
    </w:p>
    <w:p w14:paraId="624CAEE6" w14:textId="77777777" w:rsidR="008957EC" w:rsidRPr="008957EC" w:rsidRDefault="008957EC" w:rsidP="008957EC">
      <w:pPr>
        <w:shd w:val="clear" w:color="auto" w:fill="FFFFFF"/>
        <w:spacing w:after="0" w:line="240" w:lineRule="auto"/>
        <w:jc w:val="both"/>
        <w:rPr>
          <w:ins w:id="966" w:author="José Antonio Garcíarivas" w:date="2017-12-19T12:18:00Z"/>
          <w:rFonts w:ascii="Times New Roman" w:hAnsi="Times New Roman"/>
          <w:color w:val="222222"/>
          <w:sz w:val="24"/>
        </w:rPr>
      </w:pPr>
      <w:ins w:id="967" w:author="José Antonio Garcíarivas" w:date="2017-12-19T12:18:00Z">
        <w:r w:rsidRPr="008957EC">
          <w:rPr>
            <w:rFonts w:ascii="Times New Roman" w:hAnsi="Times New Roman"/>
            <w:color w:val="222222"/>
            <w:sz w:val="24"/>
          </w:rPr>
          <w:lastRenderedPageBreak/>
          <w:t>*This us-ward is ‘</w:t>
        </w:r>
        <w:proofErr w:type="spellStart"/>
        <w:r w:rsidRPr="008957EC">
          <w:rPr>
            <w:rFonts w:ascii="Times New Roman" w:hAnsi="Times New Roman"/>
            <w:color w:val="222222"/>
            <w:sz w:val="24"/>
          </w:rPr>
          <w:t>hemas</w:t>
        </w:r>
        <w:proofErr w:type="spellEnd"/>
        <w:r w:rsidRPr="008957EC">
          <w:rPr>
            <w:rFonts w:ascii="Times New Roman" w:hAnsi="Times New Roman"/>
            <w:color w:val="222222"/>
            <w:sz w:val="24"/>
          </w:rPr>
          <w:t xml:space="preserve">’ (of </w:t>
        </w:r>
        <w:proofErr w:type="spellStart"/>
        <w:r w:rsidRPr="008957EC">
          <w:rPr>
            <w:rFonts w:ascii="Times New Roman" w:hAnsi="Times New Roman"/>
            <w:color w:val="222222"/>
            <w:sz w:val="24"/>
          </w:rPr>
          <w:t>hemas</w:t>
        </w:r>
        <w:proofErr w:type="spellEnd"/>
        <w:r w:rsidRPr="008957EC">
          <w:rPr>
            <w:rFonts w:ascii="Times New Roman" w:hAnsi="Times New Roman"/>
            <w:color w:val="222222"/>
            <w:sz w:val="24"/>
          </w:rPr>
          <w:t xml:space="preserve">, </w:t>
        </w:r>
        <w:proofErr w:type="spellStart"/>
        <w:r w:rsidRPr="008957EC">
          <w:rPr>
            <w:rFonts w:ascii="Times New Roman" w:hAnsi="Times New Roman"/>
            <w:color w:val="222222"/>
            <w:sz w:val="24"/>
          </w:rPr>
          <w:t>hemon</w:t>
        </w:r>
        <w:proofErr w:type="spellEnd"/>
        <w:r w:rsidRPr="008957EC">
          <w:rPr>
            <w:rFonts w:ascii="Times New Roman" w:hAnsi="Times New Roman"/>
            <w:color w:val="222222"/>
            <w:sz w:val="24"/>
          </w:rPr>
          <w:t>, hemin); first of 3 kinds of “us” in 2Cor 5, notably the us (‘</w:t>
        </w:r>
        <w:proofErr w:type="spellStart"/>
        <w:r w:rsidRPr="008957EC">
          <w:rPr>
            <w:rFonts w:ascii="Times New Roman" w:hAnsi="Times New Roman"/>
            <w:color w:val="222222"/>
            <w:sz w:val="24"/>
          </w:rPr>
          <w:t>hemas</w:t>
        </w:r>
        <w:proofErr w:type="spellEnd"/>
        <w:r w:rsidRPr="008957EC">
          <w:rPr>
            <w:rFonts w:ascii="Times New Roman" w:hAnsi="Times New Roman"/>
            <w:color w:val="222222"/>
            <w:sz w:val="24"/>
          </w:rPr>
          <w:t xml:space="preserve">’) which still has to be 2Cor 5:14 constrained by the love of Christ prior to reconciled, and because of what we (when still </w:t>
        </w:r>
        <w:proofErr w:type="spellStart"/>
        <w:r w:rsidRPr="008957EC">
          <w:rPr>
            <w:rFonts w:ascii="Times New Roman" w:hAnsi="Times New Roman"/>
            <w:color w:val="222222"/>
            <w:sz w:val="24"/>
          </w:rPr>
          <w:t>hemas</w:t>
        </w:r>
        <w:proofErr w:type="spellEnd"/>
        <w:r w:rsidRPr="008957EC">
          <w:rPr>
            <w:rFonts w:ascii="Times New Roman" w:hAnsi="Times New Roman"/>
            <w:color w:val="222222"/>
            <w:sz w:val="24"/>
          </w:rPr>
          <w:t>) judge (‘</w:t>
        </w:r>
        <w:proofErr w:type="spellStart"/>
        <w:r w:rsidRPr="008957EC">
          <w:rPr>
            <w:rFonts w:ascii="Times New Roman" w:hAnsi="Times New Roman"/>
            <w:color w:val="222222"/>
            <w:sz w:val="24"/>
          </w:rPr>
          <w:t>krino</w:t>
        </w:r>
        <w:proofErr w:type="spellEnd"/>
        <w:r w:rsidRPr="008957EC">
          <w:rPr>
            <w:rFonts w:ascii="Times New Roman" w:hAnsi="Times New Roman"/>
            <w:color w:val="222222"/>
            <w:sz w:val="24"/>
          </w:rPr>
          <w:t>’: go to law: “inexcusable” &amp; self-condemning in Rom 2:1). Judge what? “That if one died for all, then were all dead”.  Oops. Perhaps such is first of two “</w:t>
        </w:r>
        <w:proofErr w:type="gramStart"/>
        <w:r w:rsidRPr="008957EC">
          <w:rPr>
            <w:rFonts w:ascii="Times New Roman" w:hAnsi="Times New Roman"/>
            <w:color w:val="222222"/>
            <w:sz w:val="24"/>
          </w:rPr>
          <w:t>reconciled”</w:t>
        </w:r>
        <w:proofErr w:type="spellStart"/>
        <w:r w:rsidRPr="008957EC">
          <w:rPr>
            <w:rFonts w:ascii="Times New Roman" w:hAnsi="Times New Roman"/>
            <w:color w:val="222222"/>
            <w:sz w:val="24"/>
          </w:rPr>
          <w:t>s</w:t>
        </w:r>
        <w:proofErr w:type="gramEnd"/>
        <w:r w:rsidRPr="008957EC">
          <w:rPr>
            <w:rFonts w:ascii="Times New Roman" w:hAnsi="Times New Roman"/>
            <w:color w:val="222222"/>
            <w:sz w:val="24"/>
          </w:rPr>
          <w:t xml:space="preserve"> in</w:t>
        </w:r>
        <w:proofErr w:type="spellEnd"/>
        <w:r w:rsidRPr="008957EC">
          <w:rPr>
            <w:rFonts w:ascii="Times New Roman" w:hAnsi="Times New Roman"/>
            <w:color w:val="222222"/>
            <w:sz w:val="24"/>
          </w:rPr>
          <w:t xml:space="preserve"> Rom 5:10, “reconciled to God by the death of his Son”. Our goal is the second: “</w:t>
        </w:r>
        <w:proofErr w:type="spellStart"/>
        <w:r w:rsidRPr="008957EC">
          <w:rPr>
            <w:rFonts w:ascii="Times New Roman" w:hAnsi="Times New Roman"/>
            <w:color w:val="222222"/>
            <w:sz w:val="24"/>
          </w:rPr>
          <w:t>MuchMore</w:t>
        </w:r>
        <w:proofErr w:type="spellEnd"/>
        <w:r w:rsidRPr="008957EC">
          <w:rPr>
            <w:rFonts w:ascii="Times New Roman" w:hAnsi="Times New Roman"/>
            <w:color w:val="222222"/>
            <w:sz w:val="24"/>
          </w:rPr>
          <w:t>, being reconciled, we shall be saved by his life”. Seems why he taketh away the first to establish the second.</w:t>
        </w:r>
      </w:ins>
    </w:p>
    <w:p w14:paraId="32DE8C91" w14:textId="77777777" w:rsidR="008957EC" w:rsidRPr="008957EC" w:rsidRDefault="008957EC" w:rsidP="008957EC">
      <w:pPr>
        <w:shd w:val="clear" w:color="auto" w:fill="FFFFFF"/>
        <w:spacing w:after="0" w:line="240" w:lineRule="auto"/>
        <w:jc w:val="both"/>
        <w:rPr>
          <w:ins w:id="968" w:author="José Antonio Garcíarivas" w:date="2017-12-19T12:18:00Z"/>
          <w:rFonts w:ascii="Times New Roman" w:hAnsi="Times New Roman"/>
          <w:color w:val="222222"/>
          <w:sz w:val="24"/>
        </w:rPr>
      </w:pPr>
    </w:p>
    <w:p w14:paraId="1EC35671" w14:textId="77777777" w:rsidR="008957EC" w:rsidRPr="008957EC" w:rsidRDefault="008957EC" w:rsidP="008957EC">
      <w:pPr>
        <w:shd w:val="clear" w:color="auto" w:fill="FFFFFF"/>
        <w:spacing w:after="0" w:line="240" w:lineRule="auto"/>
        <w:jc w:val="both"/>
        <w:rPr>
          <w:ins w:id="969" w:author="José Antonio Garcíarivas" w:date="2017-12-19T12:18:00Z"/>
          <w:rFonts w:ascii="Times New Roman" w:hAnsi="Times New Roman"/>
          <w:color w:val="222222"/>
          <w:sz w:val="24"/>
        </w:rPr>
      </w:pPr>
      <w:proofErr w:type="spellStart"/>
      <w:ins w:id="970" w:author="José Antonio Garcíarivas" w:date="2017-12-19T12:18:00Z">
        <w:r w:rsidRPr="008957EC">
          <w:rPr>
            <w:rFonts w:ascii="Times New Roman" w:hAnsi="Times New Roman"/>
            <w:color w:val="222222"/>
            <w:sz w:val="24"/>
          </w:rPr>
          <w:t>BeginAside</w:t>
        </w:r>
        <w:proofErr w:type="spellEnd"/>
        <w:r w:rsidRPr="008957EC">
          <w:rPr>
            <w:rFonts w:ascii="Times New Roman" w:hAnsi="Times New Roman"/>
            <w:color w:val="222222"/>
            <w:sz w:val="24"/>
          </w:rPr>
          <w:t xml:space="preserve">: I liked a recent sci-fi movie called In Time, starring Justin Timberlake, for </w:t>
        </w:r>
        <w:proofErr w:type="spellStart"/>
        <w:r w:rsidRPr="008957EC">
          <w:rPr>
            <w:rFonts w:ascii="Times New Roman" w:hAnsi="Times New Roman"/>
            <w:color w:val="222222"/>
            <w:sz w:val="24"/>
          </w:rPr>
          <w:t>therein</w:t>
        </w:r>
        <w:proofErr w:type="spellEnd"/>
        <w:r w:rsidRPr="008957EC">
          <w:rPr>
            <w:rFonts w:ascii="Times New Roman" w:hAnsi="Times New Roman"/>
            <w:color w:val="222222"/>
            <w:sz w:val="24"/>
          </w:rPr>
          <w:t xml:space="preserve"> the midst of it was this theme: ‘notably should have immortality if even one person has to die’. </w:t>
        </w:r>
        <w:proofErr w:type="gramStart"/>
        <w:r w:rsidRPr="008957EC">
          <w:rPr>
            <w:rFonts w:ascii="Times New Roman" w:hAnsi="Times New Roman"/>
            <w:color w:val="222222"/>
            <w:sz w:val="24"/>
          </w:rPr>
          <w:t>So</w:t>
        </w:r>
        <w:proofErr w:type="gramEnd"/>
        <w:r w:rsidRPr="008957EC">
          <w:rPr>
            <w:rFonts w:ascii="Times New Roman" w:hAnsi="Times New Roman"/>
            <w:color w:val="222222"/>
            <w:sz w:val="24"/>
          </w:rPr>
          <w:t xml:space="preserve"> the hero ended freely giving away more time unto those whose time was expiring. First there was sarcastic mention if your time is limited and expiring, ‘you’d better run’. Movie title: In Time: reminded me of Heb 4:16’s 2nd mention of grace, after obtain mercy at throne of grace: “and find grace to help in time of need”. </w:t>
        </w:r>
        <w:proofErr w:type="spellStart"/>
        <w:r w:rsidRPr="008957EC">
          <w:rPr>
            <w:rFonts w:ascii="Times New Roman" w:hAnsi="Times New Roman"/>
            <w:color w:val="222222"/>
            <w:sz w:val="24"/>
          </w:rPr>
          <w:t>EndAside</w:t>
        </w:r>
        <w:proofErr w:type="spellEnd"/>
      </w:ins>
    </w:p>
    <w:p w14:paraId="46D7F6A1" w14:textId="77777777" w:rsidR="008957EC" w:rsidRPr="008957EC" w:rsidRDefault="008957EC" w:rsidP="008957EC">
      <w:pPr>
        <w:shd w:val="clear" w:color="auto" w:fill="FFFFFF"/>
        <w:spacing w:after="0" w:line="240" w:lineRule="auto"/>
        <w:jc w:val="both"/>
        <w:rPr>
          <w:ins w:id="971" w:author="José Antonio Garcíarivas" w:date="2017-12-19T12:18:00Z"/>
          <w:rFonts w:ascii="Times New Roman" w:hAnsi="Times New Roman"/>
          <w:color w:val="222222"/>
          <w:sz w:val="24"/>
        </w:rPr>
      </w:pPr>
    </w:p>
    <w:p w14:paraId="661D6690" w14:textId="77777777" w:rsidR="008957EC" w:rsidRPr="008957EC" w:rsidRDefault="008957EC" w:rsidP="008957EC">
      <w:pPr>
        <w:shd w:val="clear" w:color="auto" w:fill="FFFFFF"/>
        <w:spacing w:after="0" w:line="240" w:lineRule="auto"/>
        <w:jc w:val="both"/>
        <w:rPr>
          <w:ins w:id="972" w:author="José Antonio Garcíarivas" w:date="2017-12-19T12:18:00Z"/>
          <w:rFonts w:ascii="Times New Roman" w:hAnsi="Times New Roman"/>
          <w:color w:val="222222"/>
          <w:sz w:val="24"/>
        </w:rPr>
      </w:pPr>
      <w:ins w:id="973" w:author="José Antonio Garcíarivas" w:date="2017-12-19T12:18:00Z">
        <w:r w:rsidRPr="008957EC">
          <w:rPr>
            <w:rFonts w:ascii="Times New Roman" w:hAnsi="Times New Roman"/>
            <w:color w:val="222222"/>
            <w:sz w:val="24"/>
          </w:rPr>
          <w:lastRenderedPageBreak/>
          <w:t xml:space="preserve"> Ok, I digressed, again, but the point was this us-ward the Lord is longsuffering to is only right of them/us, which is still duality (double minded) and is still partiality on right side, even though then better part of their part←&amp;→your part of parts to play in 1Pet 4:14. For 1Cor 13:10 says “when perfect is come, then that which is in part shall be done away”. Therein 1Cor 13:4 it first noted charity </w:t>
        </w:r>
        <w:proofErr w:type="spellStart"/>
        <w:r w:rsidRPr="008957EC">
          <w:rPr>
            <w:rFonts w:ascii="Times New Roman" w:hAnsi="Times New Roman"/>
            <w:color w:val="222222"/>
            <w:sz w:val="24"/>
          </w:rPr>
          <w:t>suffereth</w:t>
        </w:r>
        <w:proofErr w:type="spellEnd"/>
        <w:r w:rsidRPr="008957EC">
          <w:rPr>
            <w:rFonts w:ascii="Times New Roman" w:hAnsi="Times New Roman"/>
            <w:color w:val="222222"/>
            <w:sz w:val="24"/>
          </w:rPr>
          <w:t xml:space="preserve"> l-o-n-g, as if to have long patience, be longsuffering, patiently endure… unto never fail; Nor ever fall in 2Pet 1:10.</w:t>
        </w:r>
      </w:ins>
    </w:p>
    <w:p w14:paraId="10F4879E" w14:textId="77777777" w:rsidR="008957EC" w:rsidRPr="008957EC" w:rsidRDefault="008957EC" w:rsidP="008957EC">
      <w:pPr>
        <w:shd w:val="clear" w:color="auto" w:fill="FFFFFF"/>
        <w:spacing w:after="0" w:line="240" w:lineRule="auto"/>
        <w:jc w:val="both"/>
        <w:rPr>
          <w:ins w:id="974" w:author="José Antonio Garcíarivas" w:date="2017-12-19T12:18:00Z"/>
          <w:rFonts w:ascii="Times New Roman" w:hAnsi="Times New Roman"/>
          <w:color w:val="222222"/>
          <w:sz w:val="24"/>
        </w:rPr>
      </w:pPr>
    </w:p>
    <w:p w14:paraId="1003820E" w14:textId="77777777" w:rsidR="008957EC" w:rsidRPr="008957EC" w:rsidRDefault="008957EC" w:rsidP="008957EC">
      <w:pPr>
        <w:shd w:val="clear" w:color="auto" w:fill="FFFFFF"/>
        <w:spacing w:after="0" w:line="240" w:lineRule="auto"/>
        <w:jc w:val="both"/>
        <w:rPr>
          <w:ins w:id="975" w:author="José Antonio Garcíarivas" w:date="2017-12-19T12:18:00Z"/>
          <w:rFonts w:ascii="Times New Roman" w:hAnsi="Times New Roman"/>
          <w:color w:val="222222"/>
          <w:sz w:val="24"/>
        </w:rPr>
      </w:pPr>
      <w:ins w:id="976" w:author="José Antonio Garcíarivas" w:date="2017-12-19T12:18:00Z">
        <w:r w:rsidRPr="008957EC">
          <w:rPr>
            <w:rFonts w:ascii="Times New Roman" w:hAnsi="Times New Roman"/>
            <w:color w:val="222222"/>
            <w:sz w:val="24"/>
          </w:rPr>
          <w:t xml:space="preserve"> OK, let’s analyze NT longsuffering from begin: Romans 2:4…unto end: 2Peter 3:15,16.</w:t>
        </w:r>
      </w:ins>
    </w:p>
    <w:p w14:paraId="71A11BC4" w14:textId="77777777" w:rsidR="008957EC" w:rsidRPr="008957EC" w:rsidRDefault="008957EC" w:rsidP="008957EC">
      <w:pPr>
        <w:shd w:val="clear" w:color="auto" w:fill="FFFFFF"/>
        <w:spacing w:after="0" w:line="240" w:lineRule="auto"/>
        <w:jc w:val="both"/>
        <w:rPr>
          <w:ins w:id="977" w:author="José Antonio Garcíarivas" w:date="2017-12-19T12:18:00Z"/>
          <w:rFonts w:ascii="Times New Roman" w:hAnsi="Times New Roman"/>
          <w:color w:val="222222"/>
          <w:sz w:val="24"/>
        </w:rPr>
      </w:pPr>
    </w:p>
    <w:p w14:paraId="4CB30F62" w14:textId="77777777" w:rsidR="008957EC" w:rsidRPr="008957EC" w:rsidRDefault="008957EC" w:rsidP="008957EC">
      <w:pPr>
        <w:shd w:val="clear" w:color="auto" w:fill="FFFFFF"/>
        <w:spacing w:after="0" w:line="240" w:lineRule="auto"/>
        <w:jc w:val="both"/>
        <w:rPr>
          <w:ins w:id="978" w:author="José Antonio Garcíarivas" w:date="2017-12-19T12:18:00Z"/>
          <w:rFonts w:ascii="Times New Roman" w:hAnsi="Times New Roman"/>
          <w:color w:val="222222"/>
          <w:sz w:val="24"/>
        </w:rPr>
      </w:pPr>
      <w:ins w:id="979" w:author="José Antonio Garcíarivas" w:date="2017-12-19T12:18:00Z">
        <w:r w:rsidRPr="008957EC">
          <w:rPr>
            <w:rFonts w:ascii="Times New Roman" w:hAnsi="Times New Roman"/>
            <w:color w:val="222222"/>
            <w:sz w:val="24"/>
          </w:rPr>
          <w:t xml:space="preserve"> The soul-</w:t>
        </w:r>
        <w:proofErr w:type="spellStart"/>
        <w:r w:rsidRPr="008957EC">
          <w:rPr>
            <w:rFonts w:ascii="Times New Roman" w:hAnsi="Times New Roman"/>
            <w:color w:val="222222"/>
            <w:sz w:val="24"/>
          </w:rPr>
          <w:t>ish</w:t>
        </w:r>
        <w:proofErr w:type="spellEnd"/>
        <w:r w:rsidRPr="008957EC">
          <w:rPr>
            <w:rFonts w:ascii="Times New Roman" w:hAnsi="Times New Roman"/>
            <w:color w:val="222222"/>
            <w:sz w:val="24"/>
          </w:rPr>
          <w:t xml:space="preserve"> theme of Romans 2 first notes an ‘</w:t>
        </w:r>
        <w:proofErr w:type="spellStart"/>
        <w:r w:rsidRPr="008957EC">
          <w:rPr>
            <w:rFonts w:ascii="Times New Roman" w:hAnsi="Times New Roman"/>
            <w:color w:val="222222"/>
            <w:sz w:val="24"/>
          </w:rPr>
          <w:t>anthropos</w:t>
        </w:r>
        <w:proofErr w:type="spellEnd"/>
        <w:r w:rsidRPr="008957EC">
          <w:rPr>
            <w:rFonts w:ascii="Times New Roman" w:hAnsi="Times New Roman"/>
            <w:color w:val="222222"/>
            <w:sz w:val="24"/>
          </w:rPr>
          <w:t>’ man (liar in Rom 3:4) who judges (‘</w:t>
        </w:r>
        <w:proofErr w:type="spellStart"/>
        <w:r w:rsidRPr="008957EC">
          <w:rPr>
            <w:rFonts w:ascii="Times New Roman" w:hAnsi="Times New Roman"/>
            <w:color w:val="222222"/>
            <w:sz w:val="24"/>
          </w:rPr>
          <w:t>krino</w:t>
        </w:r>
        <w:proofErr w:type="spellEnd"/>
        <w:r w:rsidRPr="008957EC">
          <w:rPr>
            <w:rFonts w:ascii="Times New Roman" w:hAnsi="Times New Roman"/>
            <w:color w:val="222222"/>
            <w:sz w:val="24"/>
          </w:rPr>
          <w:t>’ = go to law) others is not only called “inexcusable” (no accuse others and excuse me in f-law mode), but is self-condemning; So there’s no escape for such-like when it comes to the (soul) judgment (‘</w:t>
        </w:r>
        <w:proofErr w:type="spellStart"/>
        <w:r w:rsidRPr="008957EC">
          <w:rPr>
            <w:rFonts w:ascii="Times New Roman" w:hAnsi="Times New Roman"/>
            <w:color w:val="222222"/>
            <w:sz w:val="24"/>
          </w:rPr>
          <w:t>krima</w:t>
        </w:r>
        <w:proofErr w:type="spellEnd"/>
        <w:r w:rsidRPr="008957EC">
          <w:rPr>
            <w:rFonts w:ascii="Times New Roman" w:hAnsi="Times New Roman"/>
            <w:color w:val="222222"/>
            <w:sz w:val="24"/>
          </w:rPr>
          <w:t xml:space="preserve">’: damnation) of </w:t>
        </w:r>
        <w:proofErr w:type="spellStart"/>
        <w:r w:rsidRPr="008957EC">
          <w:rPr>
            <w:rFonts w:ascii="Times New Roman" w:hAnsi="Times New Roman"/>
            <w:color w:val="222222"/>
            <w:sz w:val="24"/>
          </w:rPr>
          <w:t>PluralGod</w:t>
        </w:r>
        <w:proofErr w:type="spellEnd"/>
        <w:r w:rsidRPr="008957EC">
          <w:rPr>
            <w:rFonts w:ascii="Times New Roman" w:hAnsi="Times New Roman"/>
            <w:color w:val="222222"/>
            <w:sz w:val="24"/>
          </w:rPr>
          <w:t xml:space="preserve">, who also has no partiality. For the conclusion of the Law is: “none righteous, no, not one”. So both “they” in Rom 1:20 &amp; them in Rom 2:1-9, are “without </w:t>
        </w:r>
        <w:proofErr w:type="spellStart"/>
        <w:proofErr w:type="gramStart"/>
        <w:r w:rsidRPr="008957EC">
          <w:rPr>
            <w:rFonts w:ascii="Times New Roman" w:hAnsi="Times New Roman"/>
            <w:color w:val="222222"/>
            <w:sz w:val="24"/>
          </w:rPr>
          <w:lastRenderedPageBreak/>
          <w:t>excuse”←</w:t>
        </w:r>
        <w:proofErr w:type="gramEnd"/>
        <w:r w:rsidRPr="008957EC">
          <w:rPr>
            <w:rFonts w:ascii="Times New Roman" w:hAnsi="Times New Roman"/>
            <w:color w:val="222222"/>
            <w:sz w:val="24"/>
          </w:rPr>
          <w:t>and</w:t>
        </w:r>
        <w:proofErr w:type="spellEnd"/>
        <w:r w:rsidRPr="008957EC">
          <w:rPr>
            <w:rFonts w:ascii="Times New Roman" w:hAnsi="Times New Roman"/>
            <w:color w:val="222222"/>
            <w:sz w:val="24"/>
          </w:rPr>
          <w:t>→ “inexcusable”. For both of them1/them2 are still ‘</w:t>
        </w:r>
        <w:proofErr w:type="spellStart"/>
        <w:r w:rsidRPr="008957EC">
          <w:rPr>
            <w:rFonts w:ascii="Times New Roman" w:hAnsi="Times New Roman"/>
            <w:color w:val="222222"/>
            <w:sz w:val="24"/>
          </w:rPr>
          <w:t>anthropos</w:t>
        </w:r>
        <w:proofErr w:type="spellEnd"/>
        <w:r w:rsidRPr="008957EC">
          <w:rPr>
            <w:rFonts w:ascii="Times New Roman" w:hAnsi="Times New Roman"/>
            <w:color w:val="222222"/>
            <w:sz w:val="24"/>
          </w:rPr>
          <w:t>’ man = liar.</w:t>
        </w:r>
      </w:ins>
    </w:p>
    <w:p w14:paraId="0C621313" w14:textId="77777777" w:rsidR="008957EC" w:rsidRPr="008957EC" w:rsidRDefault="008957EC" w:rsidP="008957EC">
      <w:pPr>
        <w:shd w:val="clear" w:color="auto" w:fill="FFFFFF"/>
        <w:spacing w:after="0" w:line="240" w:lineRule="auto"/>
        <w:jc w:val="both"/>
        <w:rPr>
          <w:ins w:id="980" w:author="José Antonio Garcíarivas" w:date="2017-12-19T12:18:00Z"/>
          <w:rFonts w:ascii="Times New Roman" w:hAnsi="Times New Roman"/>
          <w:color w:val="222222"/>
          <w:sz w:val="24"/>
        </w:rPr>
      </w:pPr>
    </w:p>
    <w:p w14:paraId="298265AB" w14:textId="77777777" w:rsidR="008957EC" w:rsidRPr="008957EC" w:rsidRDefault="008957EC" w:rsidP="008957EC">
      <w:pPr>
        <w:shd w:val="clear" w:color="auto" w:fill="FFFFFF"/>
        <w:spacing w:after="0" w:line="240" w:lineRule="auto"/>
        <w:jc w:val="both"/>
        <w:rPr>
          <w:ins w:id="981" w:author="José Antonio Garcíarivas" w:date="2017-12-19T12:18:00Z"/>
          <w:rFonts w:ascii="Times New Roman" w:hAnsi="Times New Roman"/>
          <w:color w:val="222222"/>
          <w:sz w:val="24"/>
        </w:rPr>
      </w:pPr>
      <w:ins w:id="982" w:author="José Antonio Garcíarivas" w:date="2017-12-19T12:18:00Z">
        <w:r w:rsidRPr="008957EC">
          <w:rPr>
            <w:rFonts w:ascii="Times New Roman" w:hAnsi="Times New Roman"/>
            <w:color w:val="222222"/>
            <w:sz w:val="24"/>
          </w:rPr>
          <w:t xml:space="preserve"> Yet in </w:t>
        </w:r>
        <w:proofErr w:type="spellStart"/>
        <w:r w:rsidRPr="008957EC">
          <w:rPr>
            <w:rFonts w:ascii="Times New Roman" w:hAnsi="Times New Roman"/>
            <w:color w:val="222222"/>
            <w:sz w:val="24"/>
          </w:rPr>
          <w:t>PluralGod</w:t>
        </w:r>
        <w:proofErr w:type="spellEnd"/>
        <w:r w:rsidRPr="008957EC">
          <w:rPr>
            <w:rFonts w:ascii="Times New Roman" w:hAnsi="Times New Roman"/>
            <w:color w:val="222222"/>
            <w:sz w:val="24"/>
          </w:rPr>
          <w:t xml:space="preserve"> mode there’s 2different renderings of 4things for 2different “</w:t>
        </w:r>
        <w:proofErr w:type="spellStart"/>
        <w:proofErr w:type="gramStart"/>
        <w:r w:rsidRPr="008957EC">
          <w:rPr>
            <w:rFonts w:ascii="Times New Roman" w:hAnsi="Times New Roman"/>
            <w:color w:val="222222"/>
            <w:sz w:val="24"/>
          </w:rPr>
          <w:t>them”s</w:t>
        </w:r>
        <w:proofErr w:type="spellEnd"/>
        <w:proofErr w:type="gramEnd"/>
        <w:r w:rsidRPr="008957EC">
          <w:rPr>
            <w:rFonts w:ascii="Times New Roman" w:hAnsi="Times New Roman"/>
            <w:color w:val="222222"/>
            <w:sz w:val="24"/>
          </w:rPr>
          <w:t>*:</w:t>
        </w:r>
      </w:ins>
    </w:p>
    <w:p w14:paraId="0A831995" w14:textId="77777777" w:rsidR="008957EC" w:rsidRPr="008957EC" w:rsidRDefault="008957EC" w:rsidP="008957EC">
      <w:pPr>
        <w:shd w:val="clear" w:color="auto" w:fill="FFFFFF"/>
        <w:spacing w:after="0" w:line="240" w:lineRule="auto"/>
        <w:jc w:val="both"/>
        <w:rPr>
          <w:ins w:id="983" w:author="José Antonio Garcíarivas" w:date="2017-12-19T12:18:00Z"/>
          <w:rFonts w:ascii="Times New Roman" w:hAnsi="Times New Roman"/>
          <w:color w:val="222222"/>
          <w:sz w:val="24"/>
        </w:rPr>
      </w:pPr>
      <w:ins w:id="984" w:author="José Antonio Garcíarivas" w:date="2017-12-19T12:18:00Z">
        <w:r w:rsidRPr="008957EC">
          <w:rPr>
            <w:rFonts w:ascii="Times New Roman" w:hAnsi="Times New Roman"/>
            <w:color w:val="222222"/>
            <w:sz w:val="24"/>
          </w:rPr>
          <w:t xml:space="preserve">2:7 If patient continuance in do good things: glory, </w:t>
        </w:r>
        <w:proofErr w:type="spellStart"/>
        <w:r w:rsidRPr="008957EC">
          <w:rPr>
            <w:rFonts w:ascii="Times New Roman" w:hAnsi="Times New Roman"/>
            <w:color w:val="222222"/>
            <w:sz w:val="24"/>
          </w:rPr>
          <w:t>honour</w:t>
        </w:r>
        <w:proofErr w:type="spellEnd"/>
        <w:r w:rsidRPr="008957EC">
          <w:rPr>
            <w:rFonts w:ascii="Times New Roman" w:hAnsi="Times New Roman"/>
            <w:color w:val="222222"/>
            <w:sz w:val="24"/>
          </w:rPr>
          <w:t>, immortality, eternal life.</w:t>
        </w:r>
      </w:ins>
    </w:p>
    <w:p w14:paraId="62790F0A" w14:textId="77777777" w:rsidR="008957EC" w:rsidRPr="008957EC" w:rsidRDefault="008957EC" w:rsidP="008957EC">
      <w:pPr>
        <w:shd w:val="clear" w:color="auto" w:fill="FFFFFF"/>
        <w:spacing w:after="0" w:line="240" w:lineRule="auto"/>
        <w:jc w:val="both"/>
        <w:rPr>
          <w:ins w:id="985" w:author="José Antonio Garcíarivas" w:date="2017-12-19T12:18:00Z"/>
          <w:rFonts w:ascii="Times New Roman" w:hAnsi="Times New Roman"/>
          <w:color w:val="222222"/>
          <w:sz w:val="24"/>
        </w:rPr>
      </w:pPr>
      <w:ins w:id="986" w:author="José Antonio Garcíarivas" w:date="2017-12-19T12:18:00Z">
        <w:r w:rsidRPr="008957EC">
          <w:rPr>
            <w:rFonts w:ascii="Times New Roman" w:hAnsi="Times New Roman"/>
            <w:color w:val="222222"/>
            <w:sz w:val="24"/>
          </w:rPr>
          <w:t>2:8,9 If contentious, then also 4consequences: indignation, wrath, tribulation, anguish.</w:t>
        </w:r>
      </w:ins>
    </w:p>
    <w:p w14:paraId="5942EF63" w14:textId="77777777" w:rsidR="008957EC" w:rsidRDefault="008957EC" w:rsidP="008957EC">
      <w:pPr>
        <w:shd w:val="clear" w:color="auto" w:fill="FFFFFF"/>
        <w:spacing w:after="0" w:line="240" w:lineRule="auto"/>
        <w:jc w:val="both"/>
        <w:rPr>
          <w:rFonts w:ascii="Times New Roman" w:hAnsi="Times New Roman"/>
          <w:color w:val="222222"/>
          <w:sz w:val="24"/>
        </w:rPr>
      </w:pPr>
      <w:ins w:id="987" w:author="José Antonio Garcíarivas" w:date="2017-12-19T12:18:00Z">
        <w:r w:rsidRPr="008957EC">
          <w:rPr>
            <w:rFonts w:ascii="Times New Roman" w:hAnsi="Times New Roman"/>
            <w:color w:val="222222"/>
            <w:sz w:val="24"/>
          </w:rPr>
          <w:t>*Mk 4:11 &amp; Heb 10:39 divide soul-</w:t>
        </w:r>
        <w:proofErr w:type="spellStart"/>
        <w:r w:rsidRPr="008957EC">
          <w:rPr>
            <w:rFonts w:ascii="Times New Roman" w:hAnsi="Times New Roman"/>
            <w:color w:val="222222"/>
            <w:sz w:val="24"/>
          </w:rPr>
          <w:t>ish</w:t>
        </w:r>
        <w:proofErr w:type="spellEnd"/>
        <w:r w:rsidRPr="008957EC">
          <w:rPr>
            <w:rFonts w:ascii="Times New Roman" w:hAnsi="Times New Roman"/>
            <w:color w:val="222222"/>
            <w:sz w:val="24"/>
          </w:rPr>
          <w:t xml:space="preserve"> them into OutSiders←them1/them2→InSiders.</w:t>
        </w:r>
      </w:ins>
    </w:p>
    <w:p w14:paraId="77E6935C" w14:textId="77777777" w:rsidR="00474642" w:rsidRPr="008957EC" w:rsidRDefault="00474642" w:rsidP="008957EC">
      <w:pPr>
        <w:shd w:val="clear" w:color="auto" w:fill="FFFFFF"/>
        <w:spacing w:after="0" w:line="240" w:lineRule="auto"/>
        <w:jc w:val="both"/>
        <w:rPr>
          <w:ins w:id="988" w:author="José Antonio Garcíarivas" w:date="2017-12-19T12:18:00Z"/>
          <w:rFonts w:ascii="Times New Roman" w:hAnsi="Times New Roman"/>
          <w:color w:val="222222"/>
          <w:sz w:val="24"/>
        </w:rPr>
      </w:pPr>
    </w:p>
    <w:p w14:paraId="63B02DED" w14:textId="77777777" w:rsidR="008957EC" w:rsidRPr="008957EC" w:rsidRDefault="008957EC" w:rsidP="008957EC">
      <w:pPr>
        <w:shd w:val="clear" w:color="auto" w:fill="FFFFFF"/>
        <w:spacing w:after="0" w:line="240" w:lineRule="auto"/>
        <w:jc w:val="both"/>
        <w:rPr>
          <w:ins w:id="989" w:author="José Antonio Garcíarivas" w:date="2017-12-19T12:18:00Z"/>
          <w:rFonts w:ascii="Times New Roman" w:hAnsi="Times New Roman"/>
          <w:color w:val="222222"/>
          <w:sz w:val="24"/>
        </w:rPr>
      </w:pPr>
      <w:ins w:id="990" w:author="José Antonio Garcíarivas" w:date="2017-12-19T12:18:00Z">
        <w:r w:rsidRPr="008957EC">
          <w:rPr>
            <w:rFonts w:ascii="Times New Roman" w:hAnsi="Times New Roman"/>
            <w:color w:val="222222"/>
            <w:sz w:val="24"/>
          </w:rPr>
          <w:t xml:space="preserve"> Seems Rom 2:4 &amp; Rom 9:22 portray only </w:t>
        </w:r>
        <w:proofErr w:type="spellStart"/>
        <w:r w:rsidRPr="008957EC">
          <w:rPr>
            <w:rFonts w:ascii="Times New Roman" w:hAnsi="Times New Roman"/>
            <w:color w:val="222222"/>
            <w:sz w:val="24"/>
          </w:rPr>
          <w:t>PluralGod’s</w:t>
        </w:r>
        <w:proofErr w:type="spellEnd"/>
        <w:r w:rsidRPr="008957EC">
          <w:rPr>
            <w:rFonts w:ascii="Times New Roman" w:hAnsi="Times New Roman"/>
            <w:color w:val="222222"/>
            <w:sz w:val="24"/>
          </w:rPr>
          <w:t xml:space="preserve"> goodness is longsuffering, who has both OT Law worketh wrath ←&amp;→ NT </w:t>
        </w:r>
        <w:proofErr w:type="spellStart"/>
        <w:r w:rsidRPr="008957EC">
          <w:rPr>
            <w:rFonts w:ascii="Times New Roman" w:hAnsi="Times New Roman"/>
            <w:color w:val="222222"/>
            <w:sz w:val="24"/>
          </w:rPr>
          <w:t>BetterLaw</w:t>
        </w:r>
        <w:proofErr w:type="spellEnd"/>
        <w:r w:rsidRPr="008957EC">
          <w:rPr>
            <w:rFonts w:ascii="Times New Roman" w:hAnsi="Times New Roman"/>
            <w:color w:val="222222"/>
            <w:sz w:val="24"/>
          </w:rPr>
          <w:t xml:space="preserve"> worketh repentance, as if to move them folk along from </w:t>
        </w:r>
        <w:proofErr w:type="spellStart"/>
        <w:r w:rsidRPr="008957EC">
          <w:rPr>
            <w:rFonts w:ascii="Times New Roman" w:hAnsi="Times New Roman"/>
            <w:color w:val="222222"/>
            <w:sz w:val="24"/>
          </w:rPr>
          <w:t>LeftHand</w:t>
        </w:r>
        <w:proofErr w:type="spellEnd"/>
        <w:r w:rsidRPr="008957EC">
          <w:rPr>
            <w:rFonts w:ascii="Times New Roman" w:hAnsi="Times New Roman"/>
            <w:color w:val="222222"/>
            <w:sz w:val="24"/>
          </w:rPr>
          <w:t xml:space="preserve"> (them)→</w:t>
        </w:r>
        <w:proofErr w:type="spellStart"/>
        <w:r w:rsidRPr="008957EC">
          <w:rPr>
            <w:rFonts w:ascii="Times New Roman" w:hAnsi="Times New Roman"/>
            <w:color w:val="222222"/>
            <w:sz w:val="24"/>
          </w:rPr>
          <w:t>RightHand</w:t>
        </w:r>
        <w:proofErr w:type="spellEnd"/>
        <w:r w:rsidRPr="008957EC">
          <w:rPr>
            <w:rFonts w:ascii="Times New Roman" w:hAnsi="Times New Roman"/>
            <w:color w:val="222222"/>
            <w:sz w:val="24"/>
          </w:rPr>
          <w:t xml:space="preserve"> (us=better); Like 2Pet 3:9 said longsuffering of the Lord is to </w:t>
        </w:r>
        <w:proofErr w:type="spellStart"/>
        <w:r w:rsidRPr="008957EC">
          <w:rPr>
            <w:rFonts w:ascii="Times New Roman" w:hAnsi="Times New Roman"/>
            <w:color w:val="222222"/>
            <w:sz w:val="24"/>
          </w:rPr>
          <w:t>us→ward</w:t>
        </w:r>
        <w:proofErr w:type="spellEnd"/>
        <w:r w:rsidRPr="008957EC">
          <w:rPr>
            <w:rFonts w:ascii="Times New Roman" w:hAnsi="Times New Roman"/>
            <w:color w:val="222222"/>
            <w:sz w:val="24"/>
          </w:rPr>
          <w:t xml:space="preserve"> of them/us, so none should perish, but all should come to repentance (change of mind, 1stly by Jesus’ change of the law to </w:t>
        </w:r>
        <w:proofErr w:type="spellStart"/>
        <w:r w:rsidRPr="008957EC">
          <w:rPr>
            <w:rFonts w:ascii="Times New Roman" w:hAnsi="Times New Roman"/>
            <w:color w:val="222222"/>
            <w:sz w:val="24"/>
          </w:rPr>
          <w:t>BetterThings</w:t>
        </w:r>
        <w:proofErr w:type="spellEnd"/>
        <w:r w:rsidRPr="008957EC">
          <w:rPr>
            <w:rFonts w:ascii="Times New Roman" w:hAnsi="Times New Roman"/>
            <w:color w:val="222222"/>
            <w:sz w:val="24"/>
          </w:rPr>
          <w:t xml:space="preserve">: </w:t>
        </w:r>
        <w:proofErr w:type="spellStart"/>
        <w:r w:rsidRPr="008957EC">
          <w:rPr>
            <w:rFonts w:ascii="Times New Roman" w:hAnsi="Times New Roman"/>
            <w:color w:val="222222"/>
            <w:sz w:val="24"/>
          </w:rPr>
          <w:t>LoveEnemies</w:t>
        </w:r>
        <w:proofErr w:type="spellEnd"/>
        <w:r w:rsidRPr="008957EC">
          <w:rPr>
            <w:rFonts w:ascii="Times New Roman" w:hAnsi="Times New Roman"/>
            <w:color w:val="222222"/>
            <w:sz w:val="24"/>
          </w:rPr>
          <w:t xml:space="preserve">: </w:t>
        </w:r>
        <w:proofErr w:type="spellStart"/>
        <w:r w:rsidRPr="008957EC">
          <w:rPr>
            <w:rFonts w:ascii="Times New Roman" w:hAnsi="Times New Roman"/>
            <w:color w:val="222222"/>
            <w:sz w:val="24"/>
          </w:rPr>
          <w:t>ForgiveThem</w:t>
        </w:r>
        <w:proofErr w:type="spellEnd"/>
        <w:r w:rsidRPr="008957EC">
          <w:rPr>
            <w:rFonts w:ascii="Times New Roman" w:hAnsi="Times New Roman"/>
            <w:color w:val="222222"/>
            <w:sz w:val="24"/>
          </w:rPr>
          <w:t xml:space="preserve">: </w:t>
        </w:r>
        <w:proofErr w:type="spellStart"/>
        <w:r w:rsidRPr="008957EC">
          <w:rPr>
            <w:rFonts w:ascii="Times New Roman" w:hAnsi="Times New Roman"/>
            <w:color w:val="222222"/>
            <w:sz w:val="24"/>
          </w:rPr>
          <w:t>LoveOneAnother</w:t>
        </w:r>
        <w:proofErr w:type="spellEnd"/>
        <w:r w:rsidRPr="008957EC">
          <w:rPr>
            <w:rFonts w:ascii="Times New Roman" w:hAnsi="Times New Roman"/>
            <w:color w:val="222222"/>
            <w:sz w:val="24"/>
          </w:rPr>
          <w:t xml:space="preserve">), then </w:t>
        </w:r>
        <w:proofErr w:type="spellStart"/>
        <w:r w:rsidRPr="008957EC">
          <w:rPr>
            <w:rFonts w:ascii="Times New Roman" w:hAnsi="Times New Roman"/>
            <w:color w:val="222222"/>
            <w:sz w:val="24"/>
          </w:rPr>
          <w:t>SingularGod</w:t>
        </w:r>
        <w:proofErr w:type="spellEnd"/>
        <w:r w:rsidRPr="008957EC">
          <w:rPr>
            <w:rFonts w:ascii="Times New Roman" w:hAnsi="Times New Roman"/>
            <w:color w:val="222222"/>
            <w:sz w:val="24"/>
          </w:rPr>
          <w:t xml:space="preserve"> also leads all who’ve L→R repented further ↑us-ward↑ to be reconciled by &amp; unto </w:t>
        </w:r>
        <w:proofErr w:type="spellStart"/>
        <w:r w:rsidRPr="008957EC">
          <w:rPr>
            <w:rFonts w:ascii="Times New Roman" w:hAnsi="Times New Roman"/>
            <w:color w:val="222222"/>
            <w:sz w:val="24"/>
          </w:rPr>
          <w:t>TrueGod’s</w:t>
        </w:r>
        <w:proofErr w:type="spellEnd"/>
        <w:r w:rsidRPr="008957EC">
          <w:rPr>
            <w:rFonts w:ascii="Times New Roman" w:hAnsi="Times New Roman"/>
            <w:color w:val="222222"/>
            <w:sz w:val="24"/>
          </w:rPr>
          <w:t xml:space="preserve"> </w:t>
        </w:r>
        <w:proofErr w:type="spellStart"/>
        <w:r w:rsidRPr="008957EC">
          <w:rPr>
            <w:rFonts w:ascii="Times New Roman" w:hAnsi="Times New Roman"/>
            <w:color w:val="222222"/>
            <w:sz w:val="24"/>
          </w:rPr>
          <w:t>PureGrace</w:t>
        </w:r>
        <w:proofErr w:type="spellEnd"/>
        <w:r w:rsidRPr="008957EC">
          <w:rPr>
            <w:rFonts w:ascii="Times New Roman" w:hAnsi="Times New Roman"/>
            <w:color w:val="222222"/>
            <w:sz w:val="24"/>
          </w:rPr>
          <w:t>:</w:t>
        </w:r>
      </w:ins>
    </w:p>
    <w:p w14:paraId="78DEC086" w14:textId="77777777" w:rsidR="008957EC" w:rsidRPr="008957EC" w:rsidRDefault="008957EC" w:rsidP="008957EC">
      <w:pPr>
        <w:shd w:val="clear" w:color="auto" w:fill="FFFFFF"/>
        <w:spacing w:after="0" w:line="240" w:lineRule="auto"/>
        <w:jc w:val="both"/>
        <w:rPr>
          <w:ins w:id="991" w:author="José Antonio Garcíarivas" w:date="2017-12-19T12:18:00Z"/>
          <w:rFonts w:ascii="Times New Roman" w:hAnsi="Times New Roman"/>
          <w:color w:val="222222"/>
          <w:sz w:val="24"/>
        </w:rPr>
      </w:pPr>
    </w:p>
    <w:p w14:paraId="148CD64F" w14:textId="77777777" w:rsidR="008957EC" w:rsidRPr="008957EC" w:rsidRDefault="008957EC" w:rsidP="008957EC">
      <w:pPr>
        <w:shd w:val="clear" w:color="auto" w:fill="FFFFFF"/>
        <w:spacing w:after="0" w:line="240" w:lineRule="auto"/>
        <w:jc w:val="both"/>
        <w:rPr>
          <w:ins w:id="992" w:author="José Antonio Garcíarivas" w:date="2017-12-19T12:18:00Z"/>
          <w:rFonts w:ascii="Times New Roman" w:hAnsi="Times New Roman"/>
          <w:color w:val="222222"/>
          <w:sz w:val="24"/>
        </w:rPr>
      </w:pPr>
      <w:ins w:id="993" w:author="José Antonio Garcíarivas" w:date="2017-12-19T12:18:00Z">
        <w:r w:rsidRPr="008957EC">
          <w:rPr>
            <w:rFonts w:ascii="Times New Roman" w:hAnsi="Times New Roman"/>
            <w:color w:val="222222"/>
            <w:sz w:val="24"/>
          </w:rPr>
          <w:t xml:space="preserve"> </w:t>
        </w:r>
        <w:proofErr w:type="spellStart"/>
        <w:r w:rsidRPr="008957EC">
          <w:rPr>
            <w:rFonts w:ascii="Times New Roman" w:hAnsi="Times New Roman"/>
            <w:color w:val="222222"/>
            <w:sz w:val="24"/>
          </w:rPr>
          <w:t>Forward→to</w:t>
        </w:r>
        <w:proofErr w:type="spellEnd"/>
        <w:r w:rsidRPr="008957EC">
          <w:rPr>
            <w:rFonts w:ascii="Times New Roman" w:hAnsi="Times New Roman"/>
            <w:color w:val="222222"/>
            <w:sz w:val="24"/>
          </w:rPr>
          <w:t xml:space="preserve"> ↑upward↑ progression of OT Law → NT </w:t>
        </w:r>
        <w:proofErr w:type="spellStart"/>
        <w:r w:rsidRPr="008957EC">
          <w:rPr>
            <w:rFonts w:ascii="Times New Roman" w:hAnsi="Times New Roman"/>
            <w:color w:val="222222"/>
            <w:sz w:val="24"/>
          </w:rPr>
          <w:t>BetterLaw</w:t>
        </w:r>
        <w:proofErr w:type="spellEnd"/>
        <w:r w:rsidRPr="008957EC">
          <w:rPr>
            <w:rFonts w:ascii="Times New Roman" w:hAnsi="Times New Roman"/>
            <w:color w:val="222222"/>
            <w:sz w:val="24"/>
          </w:rPr>
          <w:t xml:space="preserve"> →↑Grace↑ is neither.</w:t>
        </w:r>
      </w:ins>
    </w:p>
    <w:p w14:paraId="7A065176" w14:textId="77777777" w:rsidR="008957EC" w:rsidRPr="008957EC" w:rsidRDefault="008957EC" w:rsidP="008957EC">
      <w:pPr>
        <w:shd w:val="clear" w:color="auto" w:fill="FFFFFF"/>
        <w:spacing w:after="0" w:line="240" w:lineRule="auto"/>
        <w:jc w:val="both"/>
        <w:rPr>
          <w:ins w:id="994" w:author="José Antonio Garcíarivas" w:date="2017-12-19T12:18:00Z"/>
          <w:rFonts w:ascii="Times New Roman" w:hAnsi="Times New Roman"/>
          <w:color w:val="222222"/>
          <w:sz w:val="24"/>
        </w:rPr>
      </w:pPr>
    </w:p>
    <w:p w14:paraId="5F7027FB" w14:textId="77777777" w:rsidR="008957EC" w:rsidRPr="008957EC" w:rsidRDefault="008957EC" w:rsidP="008957EC">
      <w:pPr>
        <w:shd w:val="clear" w:color="auto" w:fill="FFFFFF"/>
        <w:spacing w:after="0" w:line="240" w:lineRule="auto"/>
        <w:jc w:val="both"/>
        <w:rPr>
          <w:ins w:id="995" w:author="José Antonio Garcíarivas" w:date="2017-12-19T12:18:00Z"/>
          <w:rFonts w:ascii="Times New Roman" w:hAnsi="Times New Roman"/>
          <w:color w:val="222222"/>
          <w:sz w:val="24"/>
        </w:rPr>
      </w:pPr>
      <w:ins w:id="996" w:author="José Antonio Garcíarivas" w:date="2017-12-19T12:18:00Z">
        <w:r w:rsidRPr="008957EC">
          <w:rPr>
            <w:rFonts w:ascii="Times New Roman" w:hAnsi="Times New Roman"/>
            <w:color w:val="222222"/>
            <w:sz w:val="24"/>
          </w:rPr>
          <w:t xml:space="preserve"> 2Cor 6:6 mentions longsuffering among a myriad of things before &amp; </w:t>
        </w:r>
        <w:proofErr w:type="gramStart"/>
        <w:r w:rsidRPr="008957EC">
          <w:rPr>
            <w:rFonts w:ascii="Times New Roman" w:hAnsi="Times New Roman"/>
            <w:color w:val="222222"/>
            <w:sz w:val="24"/>
          </w:rPr>
          <w:t>after, yet</w:t>
        </w:r>
        <w:proofErr w:type="gramEnd"/>
        <w:r w:rsidRPr="008957EC">
          <w:rPr>
            <w:rFonts w:ascii="Times New Roman" w:hAnsi="Times New Roman"/>
            <w:color w:val="222222"/>
            <w:sz w:val="24"/>
          </w:rPr>
          <w:t xml:space="preserve"> seems to indicate it’s still ‘gnosis’ knowledge mode, and such things are still by the Holy Ghost, which is only the 1st of two Comforters mentioned in John 14-16, teacher of teacher/guide. 2nd Comforter is Spirit of truth, who guides you, of ye/you, into all truth.</w:t>
        </w:r>
      </w:ins>
    </w:p>
    <w:p w14:paraId="6CBABBCC" w14:textId="77777777" w:rsidR="008957EC" w:rsidRPr="008957EC" w:rsidRDefault="008957EC" w:rsidP="008957EC">
      <w:pPr>
        <w:shd w:val="clear" w:color="auto" w:fill="FFFFFF"/>
        <w:spacing w:after="0" w:line="240" w:lineRule="auto"/>
        <w:jc w:val="both"/>
        <w:rPr>
          <w:ins w:id="997" w:author="José Antonio Garcíarivas" w:date="2017-12-19T12:18:00Z"/>
          <w:rFonts w:ascii="Times New Roman" w:hAnsi="Times New Roman"/>
          <w:color w:val="222222"/>
          <w:sz w:val="24"/>
        </w:rPr>
      </w:pPr>
    </w:p>
    <w:p w14:paraId="52C3655D" w14:textId="77777777" w:rsidR="008957EC" w:rsidRPr="008957EC" w:rsidRDefault="008957EC" w:rsidP="008957EC">
      <w:pPr>
        <w:shd w:val="clear" w:color="auto" w:fill="FFFFFF"/>
        <w:spacing w:after="0" w:line="240" w:lineRule="auto"/>
        <w:jc w:val="both"/>
        <w:rPr>
          <w:ins w:id="998" w:author="José Antonio Garcíarivas" w:date="2017-12-19T12:18:00Z"/>
          <w:rFonts w:ascii="Times New Roman" w:hAnsi="Times New Roman"/>
          <w:color w:val="222222"/>
          <w:sz w:val="24"/>
        </w:rPr>
      </w:pPr>
      <w:ins w:id="999" w:author="José Antonio Garcíarivas" w:date="2017-12-19T12:18:00Z">
        <w:r w:rsidRPr="008957EC">
          <w:rPr>
            <w:rFonts w:ascii="Times New Roman" w:hAnsi="Times New Roman"/>
            <w:color w:val="222222"/>
            <w:sz w:val="24"/>
          </w:rPr>
          <w:t xml:space="preserve"> Next comes Gal 5:22’s mention of longsuffering as a fruit of the Spirit to Walk thru; Whereby </w:t>
        </w:r>
        <w:proofErr w:type="spellStart"/>
        <w:r w:rsidRPr="008957EC">
          <w:rPr>
            <w:rFonts w:ascii="Times New Roman" w:hAnsi="Times New Roman"/>
            <w:color w:val="222222"/>
            <w:sz w:val="24"/>
          </w:rPr>
          <w:t>love→joy→peace→morphs</w:t>
        </w:r>
        <w:proofErr w:type="spellEnd"/>
        <w:r w:rsidRPr="008957EC">
          <w:rPr>
            <w:rFonts w:ascii="Times New Roman" w:hAnsi="Times New Roman"/>
            <w:color w:val="222222"/>
            <w:sz w:val="24"/>
          </w:rPr>
          <w:t xml:space="preserve"> to </w:t>
        </w:r>
        <w:proofErr w:type="spellStart"/>
        <w:r w:rsidRPr="008957EC">
          <w:rPr>
            <w:rFonts w:ascii="Times New Roman" w:hAnsi="Times New Roman"/>
            <w:color w:val="222222"/>
            <w:sz w:val="24"/>
          </w:rPr>
          <w:t>longsuffering→morphs</w:t>
        </w:r>
        <w:proofErr w:type="spellEnd"/>
        <w:r w:rsidRPr="008957EC">
          <w:rPr>
            <w:rFonts w:ascii="Times New Roman" w:hAnsi="Times New Roman"/>
            <w:color w:val="222222"/>
            <w:sz w:val="24"/>
          </w:rPr>
          <w:t xml:space="preserve"> to gentleness, etc.</w:t>
        </w:r>
      </w:ins>
    </w:p>
    <w:p w14:paraId="2D147C20" w14:textId="77777777" w:rsidR="008957EC" w:rsidRPr="008957EC" w:rsidRDefault="008957EC" w:rsidP="008957EC">
      <w:pPr>
        <w:shd w:val="clear" w:color="auto" w:fill="FFFFFF"/>
        <w:spacing w:after="0" w:line="240" w:lineRule="auto"/>
        <w:jc w:val="both"/>
        <w:rPr>
          <w:ins w:id="1000" w:author="José Antonio Garcíarivas" w:date="2017-12-19T12:18:00Z"/>
          <w:rFonts w:ascii="Times New Roman" w:hAnsi="Times New Roman"/>
          <w:color w:val="222222"/>
          <w:sz w:val="24"/>
        </w:rPr>
      </w:pPr>
    </w:p>
    <w:p w14:paraId="05EA9B37" w14:textId="77777777" w:rsidR="008957EC" w:rsidRPr="008957EC" w:rsidRDefault="008957EC" w:rsidP="008957EC">
      <w:pPr>
        <w:shd w:val="clear" w:color="auto" w:fill="FFFFFF"/>
        <w:spacing w:after="0" w:line="240" w:lineRule="auto"/>
        <w:jc w:val="both"/>
        <w:rPr>
          <w:ins w:id="1001" w:author="José Antonio Garcíarivas" w:date="2017-12-19T12:18:00Z"/>
          <w:rFonts w:ascii="Times New Roman" w:hAnsi="Times New Roman"/>
          <w:color w:val="222222"/>
          <w:sz w:val="24"/>
        </w:rPr>
      </w:pPr>
      <w:ins w:id="1002" w:author="José Antonio Garcíarivas" w:date="2017-12-19T12:18:00Z">
        <w:r w:rsidRPr="008957EC">
          <w:rPr>
            <w:rFonts w:ascii="Times New Roman" w:hAnsi="Times New Roman"/>
            <w:color w:val="222222"/>
            <w:sz w:val="24"/>
          </w:rPr>
          <w:t xml:space="preserve"> Ephesians 4:2 mentions longsuffering, then forbearing one another in love, </w:t>
        </w:r>
        <w:proofErr w:type="spellStart"/>
        <w:r w:rsidRPr="008957EC">
          <w:rPr>
            <w:rFonts w:ascii="Times New Roman" w:hAnsi="Times New Roman"/>
            <w:color w:val="222222"/>
            <w:sz w:val="24"/>
          </w:rPr>
          <w:t>endeavouring</w:t>
        </w:r>
        <w:proofErr w:type="spellEnd"/>
        <w:r w:rsidRPr="008957EC">
          <w:rPr>
            <w:rFonts w:ascii="Times New Roman" w:hAnsi="Times New Roman"/>
            <w:color w:val="222222"/>
            <w:sz w:val="24"/>
          </w:rPr>
          <w:t xml:space="preserve"> to keep the unity of the Spirit in the bond of peace; Yet goes on to talk of perfecting the saints (children, childish)… TILL we all come in the unity of the faith, AND in the (‘</w:t>
        </w:r>
        <w:proofErr w:type="spellStart"/>
        <w:r w:rsidRPr="008957EC">
          <w:rPr>
            <w:rFonts w:ascii="Times New Roman" w:hAnsi="Times New Roman"/>
            <w:color w:val="222222"/>
            <w:sz w:val="24"/>
          </w:rPr>
          <w:t>epignosis</w:t>
        </w:r>
        <w:proofErr w:type="spellEnd"/>
        <w:r w:rsidRPr="008957EC">
          <w:rPr>
            <w:rFonts w:ascii="Times New Roman" w:hAnsi="Times New Roman"/>
            <w:color w:val="222222"/>
            <w:sz w:val="24"/>
          </w:rPr>
          <w:t xml:space="preserve">’) knowledge of the Son of God (not Son of man), aka the fullness of Christ (not Jesus). Then adds be no more children, stop giving place to the d-evil (law), and lists 6 </w:t>
        </w:r>
        <w:r w:rsidRPr="008957EC">
          <w:rPr>
            <w:rFonts w:ascii="Times New Roman" w:hAnsi="Times New Roman"/>
            <w:color w:val="222222"/>
            <w:sz w:val="24"/>
          </w:rPr>
          <w:lastRenderedPageBreak/>
          <w:t>more things to put away, just to forgive as God, for Christ’s sake, hath forgiven you.</w:t>
        </w:r>
      </w:ins>
    </w:p>
    <w:p w14:paraId="14513A51" w14:textId="77777777" w:rsidR="008957EC" w:rsidRPr="008957EC" w:rsidRDefault="008957EC" w:rsidP="008957EC">
      <w:pPr>
        <w:shd w:val="clear" w:color="auto" w:fill="FFFFFF"/>
        <w:spacing w:after="0" w:line="240" w:lineRule="auto"/>
        <w:jc w:val="both"/>
        <w:rPr>
          <w:ins w:id="1003" w:author="José Antonio Garcíarivas" w:date="2017-12-19T12:18:00Z"/>
          <w:rFonts w:ascii="Times New Roman" w:hAnsi="Times New Roman"/>
          <w:color w:val="222222"/>
          <w:sz w:val="24"/>
        </w:rPr>
      </w:pPr>
    </w:p>
    <w:p w14:paraId="0B36E4C9" w14:textId="77777777" w:rsidR="008957EC" w:rsidRPr="008957EC" w:rsidRDefault="008957EC" w:rsidP="008957EC">
      <w:pPr>
        <w:shd w:val="clear" w:color="auto" w:fill="FFFFFF"/>
        <w:spacing w:after="0" w:line="240" w:lineRule="auto"/>
        <w:jc w:val="both"/>
        <w:rPr>
          <w:ins w:id="1004" w:author="José Antonio Garcíarivas" w:date="2017-12-19T12:18:00Z"/>
          <w:rFonts w:ascii="Times New Roman" w:hAnsi="Times New Roman"/>
          <w:color w:val="222222"/>
          <w:sz w:val="24"/>
        </w:rPr>
      </w:pPr>
      <w:ins w:id="1005" w:author="José Antonio Garcíarivas" w:date="2017-12-19T12:18:00Z">
        <w:r w:rsidRPr="008957EC">
          <w:rPr>
            <w:rFonts w:ascii="Times New Roman" w:hAnsi="Times New Roman"/>
            <w:color w:val="222222"/>
            <w:sz w:val="24"/>
          </w:rPr>
          <w:t xml:space="preserve"> </w:t>
        </w:r>
        <w:proofErr w:type="gramStart"/>
        <w:r w:rsidRPr="008957EC">
          <w:rPr>
            <w:rFonts w:ascii="Times New Roman" w:hAnsi="Times New Roman"/>
            <w:color w:val="222222"/>
            <w:sz w:val="24"/>
          </w:rPr>
          <w:t>So</w:t>
        </w:r>
        <w:proofErr w:type="gramEnd"/>
        <w:r w:rsidRPr="008957EC">
          <w:rPr>
            <w:rFonts w:ascii="Times New Roman" w:hAnsi="Times New Roman"/>
            <w:color w:val="222222"/>
            <w:sz w:val="24"/>
          </w:rPr>
          <w:t xml:space="preserve"> longsuffering (</w:t>
        </w:r>
        <w:proofErr w:type="spellStart"/>
        <w:r w:rsidRPr="008957EC">
          <w:rPr>
            <w:rFonts w:ascii="Times New Roman" w:hAnsi="Times New Roman"/>
            <w:color w:val="222222"/>
            <w:sz w:val="24"/>
          </w:rPr>
          <w:t>makrothumeo</w:t>
        </w:r>
        <w:proofErr w:type="spellEnd"/>
        <w:r w:rsidRPr="008957EC">
          <w:rPr>
            <w:rFonts w:ascii="Times New Roman" w:hAnsi="Times New Roman"/>
            <w:color w:val="222222"/>
            <w:sz w:val="24"/>
          </w:rPr>
          <w:t>: verb) is also twice rendered as patience (</w:t>
        </w:r>
        <w:proofErr w:type="spellStart"/>
        <w:r w:rsidRPr="008957EC">
          <w:rPr>
            <w:rFonts w:ascii="Times New Roman" w:hAnsi="Times New Roman"/>
            <w:color w:val="222222"/>
            <w:sz w:val="24"/>
          </w:rPr>
          <w:t>makrothumia</w:t>
        </w:r>
        <w:proofErr w:type="spellEnd"/>
        <w:r w:rsidRPr="008957EC">
          <w:rPr>
            <w:rFonts w:ascii="Times New Roman" w:hAnsi="Times New Roman"/>
            <w:color w:val="222222"/>
            <w:sz w:val="24"/>
          </w:rPr>
          <w:t>) and as endured (</w:t>
        </w:r>
        <w:proofErr w:type="spellStart"/>
        <w:r w:rsidRPr="008957EC">
          <w:rPr>
            <w:rFonts w:ascii="Times New Roman" w:hAnsi="Times New Roman"/>
            <w:color w:val="222222"/>
            <w:sz w:val="24"/>
          </w:rPr>
          <w:t>makrothemeo</w:t>
        </w:r>
        <w:proofErr w:type="spellEnd"/>
        <w:r w:rsidRPr="008957EC">
          <w:rPr>
            <w:rFonts w:ascii="Times New Roman" w:hAnsi="Times New Roman"/>
            <w:color w:val="222222"/>
            <w:sz w:val="24"/>
          </w:rPr>
          <w:t xml:space="preserve">) in Hebrews 6:12 &amp;15; Notably as patience re (plural) promises, and as endured re the promise. So </w:t>
        </w:r>
        <w:proofErr w:type="gramStart"/>
        <w:r w:rsidRPr="008957EC">
          <w:rPr>
            <w:rFonts w:ascii="Times New Roman" w:hAnsi="Times New Roman"/>
            <w:color w:val="222222"/>
            <w:sz w:val="24"/>
          </w:rPr>
          <w:t>also</w:t>
        </w:r>
        <w:proofErr w:type="gramEnd"/>
        <w:r w:rsidRPr="008957EC">
          <w:rPr>
            <w:rFonts w:ascii="Times New Roman" w:hAnsi="Times New Roman"/>
            <w:color w:val="222222"/>
            <w:sz w:val="24"/>
          </w:rPr>
          <w:t xml:space="preserve"> in James 5:10 it renders patience (</w:t>
        </w:r>
        <w:proofErr w:type="spellStart"/>
        <w:r w:rsidRPr="008957EC">
          <w:rPr>
            <w:rFonts w:ascii="Times New Roman" w:hAnsi="Times New Roman"/>
            <w:color w:val="222222"/>
            <w:sz w:val="24"/>
          </w:rPr>
          <w:t>makrothumia</w:t>
        </w:r>
        <w:proofErr w:type="spellEnd"/>
        <w:r w:rsidRPr="008957EC">
          <w:rPr>
            <w:rFonts w:ascii="Times New Roman" w:hAnsi="Times New Roman"/>
            <w:color w:val="222222"/>
            <w:sz w:val="24"/>
          </w:rPr>
          <w:t>) re afflictions of prophets, then after talks of a different patience (</w:t>
        </w:r>
        <w:proofErr w:type="spellStart"/>
        <w:r w:rsidRPr="008957EC">
          <w:rPr>
            <w:rFonts w:ascii="Times New Roman" w:hAnsi="Times New Roman"/>
            <w:color w:val="222222"/>
            <w:sz w:val="24"/>
          </w:rPr>
          <w:t>hupomone</w:t>
        </w:r>
        <w:proofErr w:type="spellEnd"/>
        <w:r w:rsidRPr="008957EC">
          <w:rPr>
            <w:rFonts w:ascii="Times New Roman" w:hAnsi="Times New Roman"/>
            <w:color w:val="222222"/>
            <w:sz w:val="24"/>
          </w:rPr>
          <w:t>) of Job. Previously, in Heb 10:36, it noted “ye have need of patience (</w:t>
        </w:r>
        <w:proofErr w:type="spellStart"/>
        <w:r w:rsidRPr="008957EC">
          <w:rPr>
            <w:rFonts w:ascii="Times New Roman" w:hAnsi="Times New Roman"/>
            <w:color w:val="222222"/>
            <w:sz w:val="24"/>
          </w:rPr>
          <w:t>hupomone</w:t>
        </w:r>
        <w:proofErr w:type="spellEnd"/>
        <w:r w:rsidRPr="008957EC">
          <w:rPr>
            <w:rFonts w:ascii="Times New Roman" w:hAnsi="Times New Roman"/>
            <w:color w:val="222222"/>
            <w:sz w:val="24"/>
          </w:rPr>
          <w:t>), that after ye have done the will* of God, ye might receive the promise”.</w:t>
        </w:r>
      </w:ins>
    </w:p>
    <w:p w14:paraId="53F39EB4" w14:textId="77777777" w:rsidR="008957EC" w:rsidRPr="008957EC" w:rsidRDefault="008957EC" w:rsidP="008957EC">
      <w:pPr>
        <w:shd w:val="clear" w:color="auto" w:fill="FFFFFF"/>
        <w:spacing w:after="0" w:line="240" w:lineRule="auto"/>
        <w:jc w:val="both"/>
        <w:rPr>
          <w:ins w:id="1006" w:author="José Antonio Garcíarivas" w:date="2017-12-19T12:18:00Z"/>
          <w:rFonts w:ascii="Times New Roman" w:hAnsi="Times New Roman"/>
          <w:color w:val="222222"/>
          <w:sz w:val="24"/>
        </w:rPr>
      </w:pPr>
    </w:p>
    <w:p w14:paraId="441C3542" w14:textId="77777777" w:rsidR="008957EC" w:rsidRPr="008957EC" w:rsidRDefault="008957EC" w:rsidP="008957EC">
      <w:pPr>
        <w:shd w:val="clear" w:color="auto" w:fill="FFFFFF"/>
        <w:spacing w:after="0" w:line="240" w:lineRule="auto"/>
        <w:jc w:val="both"/>
        <w:rPr>
          <w:ins w:id="1007" w:author="José Antonio Garcíarivas" w:date="2017-12-19T12:18:00Z"/>
          <w:rFonts w:ascii="Times New Roman" w:hAnsi="Times New Roman"/>
          <w:color w:val="222222"/>
          <w:sz w:val="24"/>
        </w:rPr>
      </w:pPr>
      <w:ins w:id="1008" w:author="José Antonio Garcíarivas" w:date="2017-12-19T12:18:00Z">
        <w:r w:rsidRPr="008957EC">
          <w:rPr>
            <w:rFonts w:ascii="Times New Roman" w:hAnsi="Times New Roman"/>
            <w:color w:val="222222"/>
            <w:sz w:val="24"/>
          </w:rPr>
          <w:t>*seems the will of God that J→C came to do was I will have mercy, and not sacrifice, and some-how</w:t>
        </w:r>
        <w:proofErr w:type="gramStart"/>
        <w:r w:rsidRPr="008957EC">
          <w:rPr>
            <w:rFonts w:ascii="Times New Roman" w:hAnsi="Times New Roman"/>
            <w:color w:val="222222"/>
            <w:sz w:val="24"/>
          </w:rPr>
          <w:t>(?)  first</w:t>
        </w:r>
        <w:proofErr w:type="gramEnd"/>
        <w:r w:rsidRPr="008957EC">
          <w:rPr>
            <w:rFonts w:ascii="Times New Roman" w:hAnsi="Times New Roman"/>
            <w:color w:val="222222"/>
            <w:sz w:val="24"/>
          </w:rPr>
          <w:t xml:space="preserve"> finished such work given him to do even before the cross in John 17:4</w:t>
        </w:r>
      </w:ins>
    </w:p>
    <w:p w14:paraId="093404F7" w14:textId="77777777" w:rsidR="008957EC" w:rsidRPr="008957EC" w:rsidRDefault="008957EC" w:rsidP="008957EC">
      <w:pPr>
        <w:shd w:val="clear" w:color="auto" w:fill="FFFFFF"/>
        <w:spacing w:after="0" w:line="240" w:lineRule="auto"/>
        <w:jc w:val="both"/>
        <w:rPr>
          <w:ins w:id="1009" w:author="José Antonio Garcíarivas" w:date="2017-12-19T12:18:00Z"/>
          <w:rFonts w:ascii="Times New Roman" w:hAnsi="Times New Roman"/>
          <w:color w:val="222222"/>
          <w:sz w:val="24"/>
        </w:rPr>
      </w:pPr>
    </w:p>
    <w:p w14:paraId="2BAF1EFF" w14:textId="77777777" w:rsidR="008957EC" w:rsidRPr="008957EC" w:rsidRDefault="008957EC" w:rsidP="008957EC">
      <w:pPr>
        <w:shd w:val="clear" w:color="auto" w:fill="FFFFFF"/>
        <w:spacing w:after="0" w:line="240" w:lineRule="auto"/>
        <w:jc w:val="both"/>
        <w:rPr>
          <w:ins w:id="1010" w:author="José Antonio Garcíarivas" w:date="2017-12-19T12:18:00Z"/>
          <w:rFonts w:ascii="Times New Roman" w:hAnsi="Times New Roman"/>
          <w:color w:val="222222"/>
          <w:sz w:val="24"/>
        </w:rPr>
      </w:pPr>
      <w:ins w:id="1011" w:author="José Antonio Garcíarivas" w:date="2017-12-19T12:18:00Z">
        <w:r w:rsidRPr="008957EC">
          <w:rPr>
            <w:rFonts w:ascii="Times New Roman" w:hAnsi="Times New Roman"/>
            <w:color w:val="222222"/>
            <w:sz w:val="24"/>
          </w:rPr>
          <w:t xml:space="preserve"> Colossians 1:11, after mention of increasing in the ‘</w:t>
        </w:r>
        <w:proofErr w:type="spellStart"/>
        <w:r w:rsidRPr="008957EC">
          <w:rPr>
            <w:rFonts w:ascii="Times New Roman" w:hAnsi="Times New Roman"/>
            <w:color w:val="222222"/>
            <w:sz w:val="24"/>
          </w:rPr>
          <w:t>epignosis</w:t>
        </w:r>
        <w:proofErr w:type="spellEnd"/>
        <w:r w:rsidRPr="008957EC">
          <w:rPr>
            <w:rFonts w:ascii="Times New Roman" w:hAnsi="Times New Roman"/>
            <w:color w:val="222222"/>
            <w:sz w:val="24"/>
          </w:rPr>
          <w:t xml:space="preserve">’ knowledge of </w:t>
        </w:r>
        <w:proofErr w:type="gramStart"/>
        <w:r w:rsidRPr="008957EC">
          <w:rPr>
            <w:rFonts w:ascii="Times New Roman" w:hAnsi="Times New Roman"/>
            <w:color w:val="222222"/>
            <w:sz w:val="24"/>
          </w:rPr>
          <w:t>God,  mentions</w:t>
        </w:r>
        <w:proofErr w:type="gramEnd"/>
        <w:r w:rsidRPr="008957EC">
          <w:rPr>
            <w:rFonts w:ascii="Times New Roman" w:hAnsi="Times New Roman"/>
            <w:color w:val="222222"/>
            <w:sz w:val="24"/>
          </w:rPr>
          <w:t xml:space="preserve"> “Strengthened with all might, according to his glorious power, unto all patience and longsuffering with joyfulness”: ‘</w:t>
        </w:r>
        <w:proofErr w:type="spellStart"/>
        <w:r w:rsidRPr="008957EC">
          <w:rPr>
            <w:rFonts w:ascii="Times New Roman" w:hAnsi="Times New Roman"/>
            <w:color w:val="222222"/>
            <w:sz w:val="24"/>
          </w:rPr>
          <w:t>chara</w:t>
        </w:r>
        <w:proofErr w:type="spellEnd"/>
        <w:r w:rsidRPr="008957EC">
          <w:rPr>
            <w:rFonts w:ascii="Times New Roman" w:hAnsi="Times New Roman"/>
            <w:color w:val="222222"/>
            <w:sz w:val="24"/>
          </w:rPr>
          <w:t>’: not yet the exceeding ‘</w:t>
        </w:r>
        <w:proofErr w:type="spellStart"/>
        <w:r w:rsidRPr="008957EC">
          <w:rPr>
            <w:rFonts w:ascii="Times New Roman" w:hAnsi="Times New Roman"/>
            <w:color w:val="222222"/>
            <w:sz w:val="24"/>
          </w:rPr>
          <w:t>agalliasis</w:t>
        </w:r>
        <w:proofErr w:type="spellEnd"/>
        <w:r w:rsidRPr="008957EC">
          <w:rPr>
            <w:rFonts w:ascii="Times New Roman" w:hAnsi="Times New Roman"/>
            <w:color w:val="222222"/>
            <w:sz w:val="24"/>
          </w:rPr>
          <w:t xml:space="preserve">’ joy in Jude 1:24, which we talked about as the upgrade of joy = 2nd fruit. This longsuffering with joyfulness is about giving </w:t>
        </w:r>
        <w:r w:rsidRPr="008957EC">
          <w:rPr>
            <w:rFonts w:ascii="Times New Roman" w:hAnsi="Times New Roman"/>
            <w:color w:val="222222"/>
            <w:sz w:val="24"/>
          </w:rPr>
          <w:lastRenderedPageBreak/>
          <w:t xml:space="preserve">thanks to “the” Father for being redeemed (not reconciled): delivered from the power of darkness, by being translated (moved from one place to another) into the kingdom of his dear (‘agape’) Son, thereby such greater love, having forgiveness of sins. So not yet </w:t>
        </w:r>
        <w:proofErr w:type="spellStart"/>
        <w:r w:rsidRPr="008957EC">
          <w:rPr>
            <w:rFonts w:ascii="Times New Roman" w:hAnsi="Times New Roman"/>
            <w:color w:val="222222"/>
            <w:sz w:val="24"/>
          </w:rPr>
          <w:t>ManBlessed</w:t>
        </w:r>
        <w:proofErr w:type="spellEnd"/>
        <w:r w:rsidRPr="008957EC">
          <w:rPr>
            <w:rFonts w:ascii="Times New Roman" w:hAnsi="Times New Roman"/>
            <w:color w:val="222222"/>
            <w:sz w:val="24"/>
          </w:rPr>
          <w:t xml:space="preserve"> = no sin imputed to even forgive: Rom 4:8, but still like </w:t>
        </w:r>
        <w:proofErr w:type="spellStart"/>
        <w:r w:rsidRPr="008957EC">
          <w:rPr>
            <w:rFonts w:ascii="Times New Roman" w:hAnsi="Times New Roman"/>
            <w:color w:val="222222"/>
            <w:sz w:val="24"/>
          </w:rPr>
          <w:t>DiaperBlessed</w:t>
        </w:r>
        <w:proofErr w:type="spellEnd"/>
        <w:r w:rsidRPr="008957EC">
          <w:rPr>
            <w:rFonts w:ascii="Times New Roman" w:hAnsi="Times New Roman"/>
            <w:color w:val="222222"/>
            <w:sz w:val="24"/>
          </w:rPr>
          <w:t xml:space="preserve">: iniquity &amp; sin imputed to forgive &amp; </w:t>
        </w:r>
        <w:proofErr w:type="spellStart"/>
        <w:r w:rsidRPr="008957EC">
          <w:rPr>
            <w:rFonts w:ascii="Times New Roman" w:hAnsi="Times New Roman"/>
            <w:color w:val="222222"/>
            <w:sz w:val="24"/>
          </w:rPr>
          <w:t>CoverUp</w:t>
        </w:r>
        <w:proofErr w:type="spellEnd"/>
        <w:r w:rsidRPr="008957EC">
          <w:rPr>
            <w:rFonts w:ascii="Times New Roman" w:hAnsi="Times New Roman"/>
            <w:color w:val="222222"/>
            <w:sz w:val="24"/>
          </w:rPr>
          <w:t xml:space="preserve">: Rom 4:7.  </w:t>
        </w:r>
      </w:ins>
    </w:p>
    <w:p w14:paraId="7844D701" w14:textId="77777777" w:rsidR="008957EC" w:rsidRPr="008957EC" w:rsidRDefault="008957EC" w:rsidP="008957EC">
      <w:pPr>
        <w:shd w:val="clear" w:color="auto" w:fill="FFFFFF"/>
        <w:spacing w:after="0" w:line="240" w:lineRule="auto"/>
        <w:jc w:val="both"/>
        <w:rPr>
          <w:ins w:id="1012" w:author="José Antonio Garcíarivas" w:date="2017-12-19T12:18:00Z"/>
          <w:rFonts w:ascii="Times New Roman" w:hAnsi="Times New Roman"/>
          <w:color w:val="222222"/>
          <w:sz w:val="24"/>
        </w:rPr>
      </w:pPr>
    </w:p>
    <w:p w14:paraId="03F92E50" w14:textId="77777777" w:rsidR="008957EC" w:rsidRPr="008957EC" w:rsidRDefault="008957EC" w:rsidP="008957EC">
      <w:pPr>
        <w:shd w:val="clear" w:color="auto" w:fill="FFFFFF"/>
        <w:spacing w:after="0" w:line="240" w:lineRule="auto"/>
        <w:jc w:val="both"/>
        <w:rPr>
          <w:ins w:id="1013" w:author="José Antonio Garcíarivas" w:date="2017-12-19T12:18:00Z"/>
          <w:rFonts w:ascii="Times New Roman" w:hAnsi="Times New Roman"/>
          <w:color w:val="222222"/>
          <w:sz w:val="24"/>
        </w:rPr>
      </w:pPr>
      <w:ins w:id="1014" w:author="José Antonio Garcíarivas" w:date="2017-12-19T12:18:00Z">
        <w:r w:rsidRPr="008957EC">
          <w:rPr>
            <w:rFonts w:ascii="Times New Roman" w:hAnsi="Times New Roman"/>
            <w:color w:val="222222"/>
            <w:sz w:val="24"/>
          </w:rPr>
          <w:t>Then Colossians 3:12 mentions longsuffering in the list of upgrades leading to charity, where charity is put on as the ‘epi’ above, but longsuffering is still in the ‘</w:t>
        </w:r>
        <w:proofErr w:type="spellStart"/>
        <w:r w:rsidRPr="008957EC">
          <w:rPr>
            <w:rFonts w:ascii="Times New Roman" w:hAnsi="Times New Roman"/>
            <w:color w:val="222222"/>
            <w:sz w:val="24"/>
          </w:rPr>
          <w:t>ano</w:t>
        </w:r>
        <w:proofErr w:type="spellEnd"/>
        <w:r w:rsidRPr="008957EC">
          <w:rPr>
            <w:rFonts w:ascii="Times New Roman" w:hAnsi="Times New Roman"/>
            <w:color w:val="222222"/>
            <w:sz w:val="24"/>
          </w:rPr>
          <w:t>’ above:</w:t>
        </w:r>
      </w:ins>
    </w:p>
    <w:p w14:paraId="09726ABD" w14:textId="77777777" w:rsidR="008957EC" w:rsidRPr="008957EC" w:rsidRDefault="008957EC" w:rsidP="008957EC">
      <w:pPr>
        <w:shd w:val="clear" w:color="auto" w:fill="FFFFFF"/>
        <w:spacing w:after="0" w:line="240" w:lineRule="auto"/>
        <w:jc w:val="both"/>
        <w:rPr>
          <w:ins w:id="1015" w:author="José Antonio Garcíarivas" w:date="2017-12-19T12:18:00Z"/>
          <w:rFonts w:ascii="Times New Roman" w:hAnsi="Times New Roman"/>
          <w:color w:val="222222"/>
          <w:sz w:val="24"/>
        </w:rPr>
      </w:pPr>
    </w:p>
    <w:p w14:paraId="05758691" w14:textId="77777777" w:rsidR="008957EC" w:rsidRPr="008957EC" w:rsidRDefault="008957EC" w:rsidP="008957EC">
      <w:pPr>
        <w:shd w:val="clear" w:color="auto" w:fill="FFFFFF"/>
        <w:spacing w:after="0" w:line="240" w:lineRule="auto"/>
        <w:jc w:val="both"/>
        <w:rPr>
          <w:ins w:id="1016" w:author="José Antonio Garcíarivas" w:date="2017-12-19T12:18:00Z"/>
          <w:rFonts w:ascii="Times New Roman" w:hAnsi="Times New Roman"/>
          <w:color w:val="222222"/>
          <w:sz w:val="24"/>
        </w:rPr>
      </w:pPr>
      <w:ins w:id="1017" w:author="José Antonio Garcíarivas" w:date="2017-12-19T12:18:00Z">
        <w:r w:rsidRPr="008957EC">
          <w:rPr>
            <w:rFonts w:ascii="Times New Roman" w:hAnsi="Times New Roman"/>
            <w:color w:val="222222"/>
            <w:sz w:val="24"/>
          </w:rPr>
          <w:t>-        Charity: above all these = grace ‘agape’ = bond of perfectness*</w:t>
        </w:r>
      </w:ins>
    </w:p>
    <w:p w14:paraId="08B81B1B" w14:textId="77777777" w:rsidR="008957EC" w:rsidRPr="008957EC" w:rsidRDefault="008957EC" w:rsidP="008957EC">
      <w:pPr>
        <w:shd w:val="clear" w:color="auto" w:fill="FFFFFF"/>
        <w:spacing w:after="0" w:line="240" w:lineRule="auto"/>
        <w:jc w:val="both"/>
        <w:rPr>
          <w:ins w:id="1018" w:author="José Antonio Garcíarivas" w:date="2017-12-19T12:18:00Z"/>
          <w:rFonts w:ascii="Times New Roman" w:hAnsi="Times New Roman"/>
          <w:color w:val="222222"/>
          <w:sz w:val="24"/>
        </w:rPr>
      </w:pPr>
      <w:ins w:id="1019" w:author="José Antonio Garcíarivas" w:date="2017-12-19T12:18:00Z">
        <w:r w:rsidRPr="008957EC">
          <w:rPr>
            <w:rFonts w:ascii="Times New Roman" w:hAnsi="Times New Roman"/>
            <w:color w:val="222222"/>
            <w:sz w:val="24"/>
          </w:rPr>
          <w:t>-        ↑forgiving one another</w:t>
        </w:r>
      </w:ins>
    </w:p>
    <w:p w14:paraId="19F497A7" w14:textId="77777777" w:rsidR="008957EC" w:rsidRPr="008957EC" w:rsidRDefault="008957EC" w:rsidP="008957EC">
      <w:pPr>
        <w:shd w:val="clear" w:color="auto" w:fill="FFFFFF"/>
        <w:spacing w:after="0" w:line="240" w:lineRule="auto"/>
        <w:jc w:val="both"/>
        <w:rPr>
          <w:ins w:id="1020" w:author="José Antonio Garcíarivas" w:date="2017-12-19T12:18:00Z"/>
          <w:rFonts w:ascii="Times New Roman" w:hAnsi="Times New Roman"/>
          <w:color w:val="222222"/>
          <w:sz w:val="24"/>
        </w:rPr>
      </w:pPr>
      <w:ins w:id="1021" w:author="José Antonio Garcíarivas" w:date="2017-12-19T12:18:00Z">
        <w:r w:rsidRPr="008957EC">
          <w:rPr>
            <w:rFonts w:ascii="Times New Roman" w:hAnsi="Times New Roman"/>
            <w:color w:val="222222"/>
            <w:sz w:val="24"/>
          </w:rPr>
          <w:t>-        ↑forbearing one another</w:t>
        </w:r>
      </w:ins>
    </w:p>
    <w:p w14:paraId="576AA806" w14:textId="77777777" w:rsidR="008957EC" w:rsidRPr="008957EC" w:rsidRDefault="008957EC" w:rsidP="008957EC">
      <w:pPr>
        <w:shd w:val="clear" w:color="auto" w:fill="FFFFFF"/>
        <w:spacing w:after="0" w:line="240" w:lineRule="auto"/>
        <w:jc w:val="both"/>
        <w:rPr>
          <w:ins w:id="1022" w:author="José Antonio Garcíarivas" w:date="2017-12-19T12:18:00Z"/>
          <w:rFonts w:ascii="Times New Roman" w:hAnsi="Times New Roman"/>
          <w:color w:val="222222"/>
          <w:sz w:val="24"/>
        </w:rPr>
      </w:pPr>
      <w:ins w:id="1023" w:author="José Antonio Garcíarivas" w:date="2017-12-19T12:18:00Z">
        <w:r w:rsidRPr="008957EC">
          <w:rPr>
            <w:rFonts w:ascii="Times New Roman" w:hAnsi="Times New Roman"/>
            <w:color w:val="222222"/>
            <w:sz w:val="24"/>
          </w:rPr>
          <w:t>-        ↑longsuffering: 4th fruit</w:t>
        </w:r>
      </w:ins>
    </w:p>
    <w:p w14:paraId="31BCDD86" w14:textId="77777777" w:rsidR="008957EC" w:rsidRPr="008957EC" w:rsidRDefault="008957EC" w:rsidP="008957EC">
      <w:pPr>
        <w:shd w:val="clear" w:color="auto" w:fill="FFFFFF"/>
        <w:spacing w:after="0" w:line="240" w:lineRule="auto"/>
        <w:jc w:val="both"/>
        <w:rPr>
          <w:ins w:id="1024" w:author="José Antonio Garcíarivas" w:date="2017-12-19T12:18:00Z"/>
          <w:rFonts w:ascii="Times New Roman" w:hAnsi="Times New Roman"/>
          <w:color w:val="222222"/>
          <w:sz w:val="24"/>
        </w:rPr>
      </w:pPr>
      <w:ins w:id="1025" w:author="José Antonio Garcíarivas" w:date="2017-12-19T12:18:00Z">
        <w:r w:rsidRPr="008957EC">
          <w:rPr>
            <w:rFonts w:ascii="Times New Roman" w:hAnsi="Times New Roman"/>
            <w:color w:val="222222"/>
            <w:sz w:val="24"/>
          </w:rPr>
          <w:t>-        ↑meekness</w:t>
        </w:r>
      </w:ins>
    </w:p>
    <w:p w14:paraId="358B345F" w14:textId="77777777" w:rsidR="008957EC" w:rsidRPr="008957EC" w:rsidRDefault="008957EC" w:rsidP="008957EC">
      <w:pPr>
        <w:shd w:val="clear" w:color="auto" w:fill="FFFFFF"/>
        <w:spacing w:after="0" w:line="240" w:lineRule="auto"/>
        <w:jc w:val="both"/>
        <w:rPr>
          <w:ins w:id="1026" w:author="José Antonio Garcíarivas" w:date="2017-12-19T12:18:00Z"/>
          <w:rFonts w:ascii="Times New Roman" w:hAnsi="Times New Roman"/>
          <w:color w:val="222222"/>
          <w:sz w:val="24"/>
        </w:rPr>
      </w:pPr>
      <w:ins w:id="1027" w:author="José Antonio Garcíarivas" w:date="2017-12-19T12:18:00Z">
        <w:r w:rsidRPr="008957EC">
          <w:rPr>
            <w:rFonts w:ascii="Times New Roman" w:hAnsi="Times New Roman"/>
            <w:color w:val="222222"/>
            <w:sz w:val="24"/>
          </w:rPr>
          <w:t>-        ↑humbleness of mind</w:t>
        </w:r>
      </w:ins>
    </w:p>
    <w:p w14:paraId="3865006C" w14:textId="77777777" w:rsidR="008957EC" w:rsidRPr="008957EC" w:rsidRDefault="008957EC" w:rsidP="008957EC">
      <w:pPr>
        <w:shd w:val="clear" w:color="auto" w:fill="FFFFFF"/>
        <w:spacing w:after="0" w:line="240" w:lineRule="auto"/>
        <w:jc w:val="both"/>
        <w:rPr>
          <w:ins w:id="1028" w:author="José Antonio Garcíarivas" w:date="2017-12-19T12:18:00Z"/>
          <w:rFonts w:ascii="Times New Roman" w:hAnsi="Times New Roman"/>
          <w:color w:val="222222"/>
          <w:sz w:val="24"/>
        </w:rPr>
      </w:pPr>
      <w:ins w:id="1029" w:author="José Antonio Garcíarivas" w:date="2017-12-19T12:18:00Z">
        <w:r w:rsidRPr="008957EC">
          <w:rPr>
            <w:rFonts w:ascii="Times New Roman" w:hAnsi="Times New Roman"/>
            <w:color w:val="222222"/>
            <w:sz w:val="24"/>
          </w:rPr>
          <w:t>-        ↑kindness</w:t>
        </w:r>
      </w:ins>
    </w:p>
    <w:p w14:paraId="15CDF5E5" w14:textId="77777777" w:rsidR="008957EC" w:rsidRDefault="008957EC" w:rsidP="008957EC">
      <w:pPr>
        <w:shd w:val="clear" w:color="auto" w:fill="FFFFFF"/>
        <w:spacing w:after="0" w:line="240" w:lineRule="auto"/>
        <w:jc w:val="both"/>
        <w:rPr>
          <w:rFonts w:ascii="Times New Roman" w:hAnsi="Times New Roman"/>
          <w:color w:val="222222"/>
          <w:sz w:val="24"/>
        </w:rPr>
      </w:pPr>
      <w:ins w:id="1030" w:author="José Antonio Garcíarivas" w:date="2017-12-19T12:18:00Z">
        <w:r w:rsidRPr="008957EC">
          <w:rPr>
            <w:rFonts w:ascii="Times New Roman" w:hAnsi="Times New Roman"/>
            <w:color w:val="222222"/>
            <w:sz w:val="24"/>
          </w:rPr>
          <w:t>-        ↑bowels of mercies</w:t>
        </w:r>
      </w:ins>
    </w:p>
    <w:p w14:paraId="195F10AF" w14:textId="77777777" w:rsidR="00474642" w:rsidRPr="008957EC" w:rsidRDefault="00474642" w:rsidP="008957EC">
      <w:pPr>
        <w:shd w:val="clear" w:color="auto" w:fill="FFFFFF"/>
        <w:spacing w:after="0" w:line="240" w:lineRule="auto"/>
        <w:jc w:val="both"/>
        <w:rPr>
          <w:ins w:id="1031" w:author="José Antonio Garcíarivas" w:date="2017-12-19T12:18:00Z"/>
          <w:rFonts w:ascii="Times New Roman" w:hAnsi="Times New Roman"/>
          <w:color w:val="222222"/>
          <w:sz w:val="24"/>
        </w:rPr>
      </w:pPr>
    </w:p>
    <w:p w14:paraId="6F0FCFC8" w14:textId="77777777" w:rsidR="008957EC" w:rsidRPr="008957EC" w:rsidRDefault="008957EC" w:rsidP="008957EC">
      <w:pPr>
        <w:shd w:val="clear" w:color="auto" w:fill="FFFFFF"/>
        <w:spacing w:after="0" w:line="240" w:lineRule="auto"/>
        <w:jc w:val="both"/>
        <w:rPr>
          <w:ins w:id="1032" w:author="José Antonio Garcíarivas" w:date="2017-12-19T12:18:00Z"/>
          <w:rFonts w:ascii="Times New Roman" w:hAnsi="Times New Roman"/>
          <w:color w:val="222222"/>
          <w:sz w:val="24"/>
        </w:rPr>
      </w:pPr>
      <w:ins w:id="1033" w:author="José Antonio Garcíarivas" w:date="2017-12-19T12:18:00Z">
        <w:r w:rsidRPr="008957EC">
          <w:rPr>
            <w:rFonts w:ascii="Times New Roman" w:hAnsi="Times New Roman"/>
            <w:color w:val="222222"/>
            <w:sz w:val="24"/>
          </w:rPr>
          <w:lastRenderedPageBreak/>
          <w:t>*perfection (</w:t>
        </w:r>
        <w:proofErr w:type="spellStart"/>
        <w:r w:rsidRPr="008957EC">
          <w:rPr>
            <w:rFonts w:ascii="Times New Roman" w:hAnsi="Times New Roman"/>
            <w:color w:val="222222"/>
            <w:sz w:val="24"/>
          </w:rPr>
          <w:t>teleiotes</w:t>
        </w:r>
        <w:proofErr w:type="spellEnd"/>
        <w:r w:rsidRPr="008957EC">
          <w:rPr>
            <w:rFonts w:ascii="Times New Roman" w:hAnsi="Times New Roman"/>
            <w:color w:val="222222"/>
            <w:sz w:val="24"/>
          </w:rPr>
          <w:t>) to go on unto in Heb 6:1 by leaving (plural) principles of doctrine of Christ</w:t>
        </w:r>
      </w:ins>
    </w:p>
    <w:p w14:paraId="4CA30D10" w14:textId="77777777" w:rsidR="008957EC" w:rsidRPr="008957EC" w:rsidRDefault="00474642" w:rsidP="008957EC">
      <w:pPr>
        <w:shd w:val="clear" w:color="auto" w:fill="FFFFFF"/>
        <w:spacing w:after="0" w:line="240" w:lineRule="auto"/>
        <w:jc w:val="both"/>
        <w:rPr>
          <w:ins w:id="1034" w:author="José Antonio Garcíarivas" w:date="2017-12-19T12:18:00Z"/>
          <w:rFonts w:ascii="Times New Roman" w:hAnsi="Times New Roman"/>
          <w:color w:val="222222"/>
          <w:sz w:val="24"/>
        </w:rPr>
      </w:pPr>
      <w:r>
        <w:rPr>
          <w:rFonts w:ascii="Times New Roman" w:hAnsi="Times New Roman"/>
          <w:color w:val="222222"/>
          <w:sz w:val="24"/>
        </w:rPr>
        <w:br w:type="page"/>
      </w:r>
      <w:ins w:id="1035" w:author="José Antonio Garcíarivas" w:date="2017-12-19T12:18:00Z">
        <w:r w:rsidR="008957EC" w:rsidRPr="008957EC">
          <w:rPr>
            <w:rFonts w:ascii="Times New Roman" w:hAnsi="Times New Roman"/>
            <w:color w:val="222222"/>
            <w:sz w:val="24"/>
          </w:rPr>
          <w:lastRenderedPageBreak/>
          <w:t>Then we have longsuffering in 1Timothy 1:16, a tricky chapter, which we’ll analyze:</w:t>
        </w:r>
      </w:ins>
    </w:p>
    <w:p w14:paraId="2638FDC0" w14:textId="77777777" w:rsidR="008957EC" w:rsidRPr="008957EC" w:rsidRDefault="008957EC" w:rsidP="008957EC">
      <w:pPr>
        <w:shd w:val="clear" w:color="auto" w:fill="FFFFFF"/>
        <w:spacing w:after="0" w:line="240" w:lineRule="auto"/>
        <w:jc w:val="both"/>
        <w:rPr>
          <w:ins w:id="1036" w:author="José Antonio Garcíarivas" w:date="2017-12-19T12:18:00Z"/>
          <w:rFonts w:ascii="Times New Roman" w:hAnsi="Times New Roman"/>
          <w:color w:val="222222"/>
          <w:sz w:val="24"/>
        </w:rPr>
      </w:pPr>
    </w:p>
    <w:p w14:paraId="736B678B" w14:textId="77777777" w:rsidR="008957EC" w:rsidRPr="008957EC" w:rsidRDefault="008957EC" w:rsidP="008957EC">
      <w:pPr>
        <w:shd w:val="clear" w:color="auto" w:fill="FFFFFF"/>
        <w:spacing w:after="0" w:line="240" w:lineRule="auto"/>
        <w:jc w:val="both"/>
        <w:rPr>
          <w:ins w:id="1037" w:author="José Antonio Garcíarivas" w:date="2017-12-19T12:18:00Z"/>
          <w:rFonts w:ascii="Times New Roman" w:hAnsi="Times New Roman"/>
          <w:color w:val="222222"/>
          <w:sz w:val="24"/>
        </w:rPr>
      </w:pPr>
      <w:ins w:id="1038" w:author="José Antonio Garcíarivas" w:date="2017-12-19T12:18:00Z">
        <w:r w:rsidRPr="008957EC">
          <w:rPr>
            <w:rFonts w:ascii="Times New Roman" w:hAnsi="Times New Roman"/>
            <w:color w:val="222222"/>
            <w:sz w:val="24"/>
          </w:rPr>
          <w:t xml:space="preserve">1:1 Paul notes by “commandment” of God our </w:t>
        </w:r>
        <w:proofErr w:type="spellStart"/>
        <w:r w:rsidRPr="008957EC">
          <w:rPr>
            <w:rFonts w:ascii="Times New Roman" w:hAnsi="Times New Roman"/>
            <w:color w:val="222222"/>
            <w:sz w:val="24"/>
          </w:rPr>
          <w:t>Saviour</w:t>
        </w:r>
        <w:proofErr w:type="spellEnd"/>
        <w:r w:rsidRPr="008957EC">
          <w:rPr>
            <w:rFonts w:ascii="Times New Roman" w:hAnsi="Times New Roman"/>
            <w:color w:val="222222"/>
            <w:sz w:val="24"/>
          </w:rPr>
          <w:t xml:space="preserve"> and Lord JC our hope</w:t>
        </w:r>
      </w:ins>
    </w:p>
    <w:p w14:paraId="7A70338F" w14:textId="77777777" w:rsidR="008957EC" w:rsidRPr="008957EC" w:rsidRDefault="008957EC" w:rsidP="008957EC">
      <w:pPr>
        <w:shd w:val="clear" w:color="auto" w:fill="FFFFFF"/>
        <w:spacing w:after="0" w:line="240" w:lineRule="auto"/>
        <w:jc w:val="both"/>
        <w:rPr>
          <w:ins w:id="1039" w:author="José Antonio Garcíarivas" w:date="2017-12-19T12:18:00Z"/>
          <w:rFonts w:ascii="Times New Roman" w:hAnsi="Times New Roman"/>
          <w:color w:val="222222"/>
          <w:sz w:val="24"/>
        </w:rPr>
      </w:pPr>
    </w:p>
    <w:p w14:paraId="3D76DCBA" w14:textId="77777777" w:rsidR="008957EC" w:rsidRPr="008957EC" w:rsidRDefault="008957EC" w:rsidP="008957EC">
      <w:pPr>
        <w:shd w:val="clear" w:color="auto" w:fill="FFFFFF"/>
        <w:spacing w:after="0" w:line="240" w:lineRule="auto"/>
        <w:jc w:val="both"/>
        <w:rPr>
          <w:ins w:id="1040" w:author="José Antonio Garcíarivas" w:date="2017-12-19T12:18:00Z"/>
          <w:rFonts w:ascii="Times New Roman" w:hAnsi="Times New Roman"/>
          <w:color w:val="222222"/>
          <w:sz w:val="24"/>
        </w:rPr>
      </w:pPr>
      <w:ins w:id="1041" w:author="José Antonio Garcíarivas" w:date="2017-12-19T12:18:00Z">
        <w:r w:rsidRPr="008957EC">
          <w:rPr>
            <w:rFonts w:ascii="Times New Roman" w:hAnsi="Times New Roman"/>
            <w:color w:val="222222"/>
            <w:sz w:val="24"/>
          </w:rPr>
          <w:t>1:2 changes Paul’s prior holy kiss of Grace &amp; peace=2/3 to Grace, mercy, peace=3/3</w:t>
        </w:r>
      </w:ins>
    </w:p>
    <w:p w14:paraId="13FE9514" w14:textId="77777777" w:rsidR="008957EC" w:rsidRPr="008957EC" w:rsidRDefault="008957EC" w:rsidP="008957EC">
      <w:pPr>
        <w:shd w:val="clear" w:color="auto" w:fill="FFFFFF"/>
        <w:spacing w:after="0" w:line="240" w:lineRule="auto"/>
        <w:jc w:val="both"/>
        <w:rPr>
          <w:ins w:id="1042" w:author="José Antonio Garcíarivas" w:date="2017-12-19T12:18:00Z"/>
          <w:rFonts w:ascii="Times New Roman" w:hAnsi="Times New Roman"/>
          <w:color w:val="222222"/>
          <w:sz w:val="24"/>
        </w:rPr>
      </w:pPr>
    </w:p>
    <w:p w14:paraId="28A9DB03" w14:textId="77777777" w:rsidR="008957EC" w:rsidRPr="008957EC" w:rsidRDefault="008957EC" w:rsidP="008957EC">
      <w:pPr>
        <w:shd w:val="clear" w:color="auto" w:fill="FFFFFF"/>
        <w:spacing w:after="0" w:line="240" w:lineRule="auto"/>
        <w:jc w:val="both"/>
        <w:rPr>
          <w:ins w:id="1043" w:author="José Antonio Garcíarivas" w:date="2017-12-19T12:18:00Z"/>
          <w:rFonts w:ascii="Times New Roman" w:hAnsi="Times New Roman"/>
          <w:color w:val="222222"/>
          <w:sz w:val="24"/>
        </w:rPr>
      </w:pPr>
      <w:ins w:id="1044" w:author="José Antonio Garcíarivas" w:date="2017-12-19T12:18:00Z">
        <w:r w:rsidRPr="008957EC">
          <w:rPr>
            <w:rFonts w:ascii="Times New Roman" w:hAnsi="Times New Roman"/>
            <w:color w:val="222222"/>
            <w:sz w:val="24"/>
          </w:rPr>
          <w:t>1:5 mentions “the end of the commandment” as being 1→2→3:</w:t>
        </w:r>
      </w:ins>
    </w:p>
    <w:p w14:paraId="1743C527" w14:textId="77777777" w:rsidR="008957EC" w:rsidRPr="008957EC" w:rsidRDefault="008957EC" w:rsidP="008957EC">
      <w:pPr>
        <w:shd w:val="clear" w:color="auto" w:fill="FFFFFF"/>
        <w:spacing w:after="0" w:line="240" w:lineRule="auto"/>
        <w:jc w:val="both"/>
        <w:rPr>
          <w:ins w:id="1045" w:author="José Antonio Garcíarivas" w:date="2017-12-19T12:18:00Z"/>
          <w:rFonts w:ascii="Times New Roman" w:hAnsi="Times New Roman"/>
          <w:color w:val="222222"/>
          <w:sz w:val="24"/>
        </w:rPr>
      </w:pPr>
    </w:p>
    <w:p w14:paraId="1DEF3273" w14:textId="77777777" w:rsidR="008957EC" w:rsidRPr="008957EC" w:rsidRDefault="008957EC" w:rsidP="008957EC">
      <w:pPr>
        <w:shd w:val="clear" w:color="auto" w:fill="FFFFFF"/>
        <w:spacing w:after="0" w:line="240" w:lineRule="auto"/>
        <w:jc w:val="both"/>
        <w:rPr>
          <w:ins w:id="1046" w:author="José Antonio Garcíarivas" w:date="2017-12-19T12:18:00Z"/>
          <w:rFonts w:ascii="Times New Roman" w:hAnsi="Times New Roman"/>
          <w:color w:val="222222"/>
          <w:sz w:val="24"/>
        </w:rPr>
      </w:pPr>
      <w:ins w:id="1047" w:author="José Antonio Garcíarivas" w:date="2017-12-19T12:18:00Z">
        <w:r w:rsidRPr="008957EC">
          <w:rPr>
            <w:rFonts w:ascii="Times New Roman" w:hAnsi="Times New Roman"/>
            <w:color w:val="222222"/>
            <w:sz w:val="24"/>
          </w:rPr>
          <w:t>-        3: charity (not love) out of pure heart, and</w:t>
        </w:r>
      </w:ins>
    </w:p>
    <w:p w14:paraId="7C6F31FA" w14:textId="77777777" w:rsidR="008957EC" w:rsidRPr="008957EC" w:rsidRDefault="008957EC" w:rsidP="008957EC">
      <w:pPr>
        <w:shd w:val="clear" w:color="auto" w:fill="FFFFFF"/>
        <w:spacing w:after="0" w:line="240" w:lineRule="auto"/>
        <w:jc w:val="both"/>
        <w:rPr>
          <w:ins w:id="1048" w:author="José Antonio Garcíarivas" w:date="2017-12-19T12:18:00Z"/>
          <w:rFonts w:ascii="Times New Roman" w:hAnsi="Times New Roman"/>
          <w:color w:val="222222"/>
          <w:sz w:val="24"/>
        </w:rPr>
      </w:pPr>
    </w:p>
    <w:p w14:paraId="50DD399B" w14:textId="77777777" w:rsidR="008957EC" w:rsidRPr="008957EC" w:rsidRDefault="008957EC" w:rsidP="008957EC">
      <w:pPr>
        <w:shd w:val="clear" w:color="auto" w:fill="FFFFFF"/>
        <w:spacing w:after="0" w:line="240" w:lineRule="auto"/>
        <w:jc w:val="both"/>
        <w:rPr>
          <w:ins w:id="1049" w:author="José Antonio Garcíarivas" w:date="2017-12-19T12:18:00Z"/>
          <w:rFonts w:ascii="Times New Roman" w:hAnsi="Times New Roman"/>
          <w:color w:val="222222"/>
          <w:sz w:val="24"/>
        </w:rPr>
      </w:pPr>
      <w:ins w:id="1050" w:author="José Antonio Garcíarivas" w:date="2017-12-19T12:18:00Z">
        <w:r w:rsidRPr="008957EC">
          <w:rPr>
            <w:rFonts w:ascii="Times New Roman" w:hAnsi="Times New Roman"/>
            <w:color w:val="222222"/>
            <w:sz w:val="24"/>
          </w:rPr>
          <w:t>-        2: [of] a good conscience, and</w:t>
        </w:r>
      </w:ins>
    </w:p>
    <w:p w14:paraId="51F7DDD4" w14:textId="77777777" w:rsidR="008957EC" w:rsidRPr="008957EC" w:rsidRDefault="008957EC" w:rsidP="008957EC">
      <w:pPr>
        <w:shd w:val="clear" w:color="auto" w:fill="FFFFFF"/>
        <w:spacing w:after="0" w:line="240" w:lineRule="auto"/>
        <w:jc w:val="both"/>
        <w:rPr>
          <w:ins w:id="1051" w:author="José Antonio Garcíarivas" w:date="2017-12-19T12:18:00Z"/>
          <w:rFonts w:ascii="Times New Roman" w:hAnsi="Times New Roman"/>
          <w:color w:val="222222"/>
          <w:sz w:val="24"/>
        </w:rPr>
      </w:pPr>
    </w:p>
    <w:p w14:paraId="2D05E4C9" w14:textId="77777777" w:rsidR="008957EC" w:rsidRPr="008957EC" w:rsidRDefault="008957EC" w:rsidP="008957EC">
      <w:pPr>
        <w:shd w:val="clear" w:color="auto" w:fill="FFFFFF"/>
        <w:spacing w:after="0" w:line="240" w:lineRule="auto"/>
        <w:jc w:val="both"/>
        <w:rPr>
          <w:ins w:id="1052" w:author="José Antonio Garcíarivas" w:date="2017-12-19T12:18:00Z"/>
          <w:rFonts w:ascii="Times New Roman" w:hAnsi="Times New Roman"/>
          <w:color w:val="222222"/>
          <w:sz w:val="24"/>
        </w:rPr>
      </w:pPr>
      <w:ins w:id="1053" w:author="José Antonio Garcíarivas" w:date="2017-12-19T12:18:00Z">
        <w:r w:rsidRPr="008957EC">
          <w:rPr>
            <w:rFonts w:ascii="Times New Roman" w:hAnsi="Times New Roman"/>
            <w:color w:val="222222"/>
            <w:sz w:val="24"/>
          </w:rPr>
          <w:t>-        1: [of] faith unfeigned</w:t>
        </w:r>
      </w:ins>
    </w:p>
    <w:p w14:paraId="5626B388" w14:textId="77777777" w:rsidR="008957EC" w:rsidRPr="008957EC" w:rsidRDefault="008957EC" w:rsidP="008957EC">
      <w:pPr>
        <w:shd w:val="clear" w:color="auto" w:fill="FFFFFF"/>
        <w:spacing w:after="0" w:line="240" w:lineRule="auto"/>
        <w:jc w:val="both"/>
        <w:rPr>
          <w:ins w:id="1054" w:author="José Antonio Garcíarivas" w:date="2017-12-19T12:18:00Z"/>
          <w:rFonts w:ascii="Times New Roman" w:hAnsi="Times New Roman"/>
          <w:color w:val="222222"/>
          <w:sz w:val="24"/>
        </w:rPr>
      </w:pPr>
    </w:p>
    <w:p w14:paraId="25C2514F" w14:textId="77777777" w:rsidR="008957EC" w:rsidRPr="008957EC" w:rsidRDefault="008957EC" w:rsidP="008957EC">
      <w:pPr>
        <w:shd w:val="clear" w:color="auto" w:fill="FFFFFF"/>
        <w:spacing w:after="0" w:line="240" w:lineRule="auto"/>
        <w:jc w:val="both"/>
        <w:rPr>
          <w:ins w:id="1055" w:author="José Antonio Garcíarivas" w:date="2017-12-19T12:18:00Z"/>
          <w:rFonts w:ascii="Times New Roman" w:hAnsi="Times New Roman"/>
          <w:color w:val="222222"/>
          <w:sz w:val="24"/>
        </w:rPr>
      </w:pPr>
      <w:ins w:id="1056" w:author="José Antonio Garcíarivas" w:date="2017-12-19T12:18:00Z">
        <w:r w:rsidRPr="008957EC">
          <w:rPr>
            <w:rFonts w:ascii="Times New Roman" w:hAnsi="Times New Roman"/>
            <w:color w:val="222222"/>
            <w:sz w:val="24"/>
          </w:rPr>
          <w:t xml:space="preserve">1:6-15 rants about how law is good if used lawfully, yet not for righteous, but for sinners, of which Paul claims he’s chief (was more zealous for f-law than all peers): a blasphemer, a persecutor, and injurious; But obtained mercy because he did it ignorantly. Then after noting how grace of our Lord was exceeding </w:t>
        </w:r>
        <w:r w:rsidRPr="008957EC">
          <w:rPr>
            <w:rFonts w:ascii="Times New Roman" w:hAnsi="Times New Roman"/>
            <w:color w:val="222222"/>
            <w:sz w:val="24"/>
          </w:rPr>
          <w:lastRenderedPageBreak/>
          <w:t xml:space="preserve">abundant with faith and love in CJ mode…1:16 switches from CJ to JC to note JC might shew forth all longsuffering to Paul as a pattern* for them: *to shew, by example of </w:t>
        </w:r>
        <w:proofErr w:type="spellStart"/>
        <w:r w:rsidRPr="008957EC">
          <w:rPr>
            <w:rFonts w:ascii="Times New Roman" w:hAnsi="Times New Roman"/>
            <w:color w:val="222222"/>
            <w:sz w:val="24"/>
          </w:rPr>
          <w:t>Saul→Paul’s</w:t>
        </w:r>
        <w:proofErr w:type="spellEnd"/>
        <w:r w:rsidRPr="008957EC">
          <w:rPr>
            <w:rFonts w:ascii="Times New Roman" w:hAnsi="Times New Roman"/>
            <w:color w:val="222222"/>
            <w:sz w:val="24"/>
          </w:rPr>
          <w:t xml:space="preserve"> change from </w:t>
        </w:r>
        <w:proofErr w:type="spellStart"/>
        <w:r w:rsidRPr="008957EC">
          <w:rPr>
            <w:rFonts w:ascii="Times New Roman" w:hAnsi="Times New Roman"/>
            <w:color w:val="222222"/>
            <w:sz w:val="24"/>
          </w:rPr>
          <w:t>Law→Grace</w:t>
        </w:r>
        <w:proofErr w:type="spellEnd"/>
        <w:r w:rsidRPr="008957EC">
          <w:rPr>
            <w:rFonts w:ascii="Times New Roman" w:hAnsi="Times New Roman"/>
            <w:color w:val="222222"/>
            <w:sz w:val="24"/>
          </w:rPr>
          <w:t>, as if to shew them the same Grace, mercy, peace he obtained from God our Father and Jesus Christ our Lord is available to them all.</w:t>
        </w:r>
      </w:ins>
    </w:p>
    <w:p w14:paraId="2AB60291" w14:textId="77777777" w:rsidR="008957EC" w:rsidRPr="008957EC" w:rsidRDefault="008957EC" w:rsidP="008957EC">
      <w:pPr>
        <w:shd w:val="clear" w:color="auto" w:fill="FFFFFF"/>
        <w:spacing w:after="0" w:line="240" w:lineRule="auto"/>
        <w:jc w:val="both"/>
        <w:rPr>
          <w:ins w:id="1057" w:author="José Antonio Garcíarivas" w:date="2017-12-19T12:18:00Z"/>
          <w:rFonts w:ascii="Times New Roman" w:hAnsi="Times New Roman"/>
          <w:color w:val="222222"/>
          <w:sz w:val="24"/>
        </w:rPr>
      </w:pPr>
    </w:p>
    <w:p w14:paraId="238D375D" w14:textId="77777777" w:rsidR="008957EC" w:rsidRPr="008957EC" w:rsidRDefault="008957EC" w:rsidP="008957EC">
      <w:pPr>
        <w:shd w:val="clear" w:color="auto" w:fill="FFFFFF"/>
        <w:spacing w:after="0" w:line="240" w:lineRule="auto"/>
        <w:jc w:val="both"/>
        <w:rPr>
          <w:ins w:id="1058" w:author="José Antonio Garcíarivas" w:date="2017-12-19T12:18:00Z"/>
          <w:rFonts w:ascii="Times New Roman" w:hAnsi="Times New Roman"/>
          <w:color w:val="222222"/>
          <w:sz w:val="24"/>
        </w:rPr>
      </w:pPr>
      <w:ins w:id="1059" w:author="José Antonio Garcíarivas" w:date="2017-12-19T12:18:00Z">
        <w:r w:rsidRPr="008957EC">
          <w:rPr>
            <w:rFonts w:ascii="Times New Roman" w:hAnsi="Times New Roman"/>
            <w:color w:val="222222"/>
            <w:sz w:val="24"/>
          </w:rPr>
          <w:t xml:space="preserve"> </w:t>
        </w:r>
      </w:ins>
    </w:p>
    <w:p w14:paraId="7B91B795" w14:textId="77777777" w:rsidR="008957EC" w:rsidRPr="008957EC" w:rsidRDefault="008957EC" w:rsidP="008957EC">
      <w:pPr>
        <w:shd w:val="clear" w:color="auto" w:fill="FFFFFF"/>
        <w:spacing w:after="0" w:line="240" w:lineRule="auto"/>
        <w:jc w:val="both"/>
        <w:rPr>
          <w:ins w:id="1060" w:author="José Antonio Garcíarivas" w:date="2017-12-19T12:18:00Z"/>
          <w:rFonts w:ascii="Times New Roman" w:hAnsi="Times New Roman"/>
          <w:color w:val="222222"/>
          <w:sz w:val="24"/>
        </w:rPr>
      </w:pPr>
    </w:p>
    <w:p w14:paraId="203CD64D" w14:textId="77777777" w:rsidR="008957EC" w:rsidRPr="008957EC" w:rsidRDefault="008957EC" w:rsidP="008957EC">
      <w:pPr>
        <w:shd w:val="clear" w:color="auto" w:fill="FFFFFF"/>
        <w:spacing w:after="0" w:line="240" w:lineRule="auto"/>
        <w:jc w:val="both"/>
        <w:rPr>
          <w:ins w:id="1061" w:author="José Antonio Garcíarivas" w:date="2017-12-19T12:18:00Z"/>
          <w:rFonts w:ascii="Times New Roman" w:hAnsi="Times New Roman"/>
          <w:color w:val="222222"/>
          <w:sz w:val="24"/>
        </w:rPr>
      </w:pPr>
      <w:ins w:id="1062" w:author="José Antonio Garcíarivas" w:date="2017-12-19T12:18:00Z">
        <w:r w:rsidRPr="008957EC">
          <w:rPr>
            <w:rFonts w:ascii="Times New Roman" w:hAnsi="Times New Roman"/>
            <w:color w:val="222222"/>
            <w:sz w:val="24"/>
          </w:rPr>
          <w:t xml:space="preserve">Then we have mention of Paul’s longsuffering in 2Timothy 3:10 as 5th of seven things, lastly charity &amp; patience. Then 3:11 relates persecutions &amp; afflictions Paul endured, eventually being delivered out of them all. Then in 3:12 Paul notes to Timothy that all who will live godly in Christ Jesus (reverse of JC) shall suffer persecution. OUCH. Seems Paul is describing the Hebrew God, which in Heb 12:6 </w:t>
        </w:r>
        <w:proofErr w:type="spellStart"/>
        <w:r w:rsidRPr="008957EC">
          <w:rPr>
            <w:rFonts w:ascii="Times New Roman" w:hAnsi="Times New Roman"/>
            <w:color w:val="222222"/>
            <w:sz w:val="24"/>
          </w:rPr>
          <w:t>chasteneth</w:t>
        </w:r>
        <w:proofErr w:type="spellEnd"/>
        <w:r w:rsidRPr="008957EC">
          <w:rPr>
            <w:rFonts w:ascii="Times New Roman" w:hAnsi="Times New Roman"/>
            <w:color w:val="222222"/>
            <w:sz w:val="24"/>
          </w:rPr>
          <w:t xml:space="preserve"> and </w:t>
        </w:r>
        <w:proofErr w:type="spellStart"/>
        <w:r w:rsidRPr="008957EC">
          <w:rPr>
            <w:rFonts w:ascii="Times New Roman" w:hAnsi="Times New Roman"/>
            <w:color w:val="222222"/>
            <w:sz w:val="24"/>
          </w:rPr>
          <w:t>scourgeth</w:t>
        </w:r>
        <w:proofErr w:type="spellEnd"/>
        <w:r w:rsidRPr="008957EC">
          <w:rPr>
            <w:rFonts w:ascii="Times New Roman" w:hAnsi="Times New Roman"/>
            <w:color w:val="222222"/>
            <w:sz w:val="24"/>
          </w:rPr>
          <w:t xml:space="preserve"> every son he receives. Seems why he’d noted earlier in 3:1 that even “last days” of such </w:t>
        </w:r>
        <w:proofErr w:type="spellStart"/>
        <w:r w:rsidRPr="008957EC">
          <w:rPr>
            <w:rFonts w:ascii="Times New Roman" w:hAnsi="Times New Roman"/>
            <w:color w:val="222222"/>
            <w:sz w:val="24"/>
          </w:rPr>
          <w:t>PluralGod’s</w:t>
        </w:r>
        <w:proofErr w:type="spellEnd"/>
        <w:r w:rsidRPr="008957EC">
          <w:rPr>
            <w:rFonts w:ascii="Times New Roman" w:hAnsi="Times New Roman"/>
            <w:color w:val="222222"/>
            <w:sz w:val="24"/>
          </w:rPr>
          <w:t xml:space="preserve"> </w:t>
        </w:r>
        <w:proofErr w:type="spellStart"/>
        <w:r w:rsidRPr="008957EC">
          <w:rPr>
            <w:rFonts w:ascii="Times New Roman" w:hAnsi="Times New Roman"/>
            <w:color w:val="222222"/>
            <w:sz w:val="24"/>
          </w:rPr>
          <w:t>TimePast</w:t>
        </w:r>
        <w:proofErr w:type="spellEnd"/>
        <w:r w:rsidRPr="008957EC">
          <w:rPr>
            <w:rFonts w:ascii="Times New Roman" w:hAnsi="Times New Roman"/>
            <w:color w:val="222222"/>
            <w:sz w:val="24"/>
          </w:rPr>
          <w:t>←&amp;→</w:t>
        </w:r>
        <w:proofErr w:type="spellStart"/>
        <w:r w:rsidRPr="008957EC">
          <w:rPr>
            <w:rFonts w:ascii="Times New Roman" w:hAnsi="Times New Roman"/>
            <w:color w:val="222222"/>
            <w:sz w:val="24"/>
          </w:rPr>
          <w:t>LastDays</w:t>
        </w:r>
        <w:proofErr w:type="spellEnd"/>
        <w:r w:rsidRPr="008957EC">
          <w:rPr>
            <w:rFonts w:ascii="Times New Roman" w:hAnsi="Times New Roman"/>
            <w:color w:val="222222"/>
            <w:sz w:val="24"/>
          </w:rPr>
          <w:t xml:space="preserve"> are also perilous times. </w:t>
        </w:r>
        <w:proofErr w:type="spellStart"/>
        <w:r w:rsidRPr="008957EC">
          <w:rPr>
            <w:rFonts w:ascii="Times New Roman" w:hAnsi="Times New Roman"/>
            <w:color w:val="222222"/>
            <w:sz w:val="24"/>
          </w:rPr>
          <w:t>Kinda</w:t>
        </w:r>
        <w:proofErr w:type="spellEnd"/>
        <w:r w:rsidRPr="008957EC">
          <w:rPr>
            <w:rFonts w:ascii="Times New Roman" w:hAnsi="Times New Roman"/>
            <w:color w:val="222222"/>
            <w:sz w:val="24"/>
          </w:rPr>
          <w:t xml:space="preserve"> explains why we shouldn’t dwell too long on Last Days=</w:t>
        </w:r>
        <w:proofErr w:type="gramStart"/>
        <w:r w:rsidRPr="008957EC">
          <w:rPr>
            <w:rFonts w:ascii="Times New Roman" w:hAnsi="Times New Roman"/>
            <w:color w:val="222222"/>
            <w:sz w:val="24"/>
          </w:rPr>
          <w:t>plural, but</w:t>
        </w:r>
        <w:proofErr w:type="gramEnd"/>
        <w:r w:rsidRPr="008957EC">
          <w:rPr>
            <w:rFonts w:ascii="Times New Roman" w:hAnsi="Times New Roman"/>
            <w:color w:val="222222"/>
            <w:sz w:val="24"/>
          </w:rPr>
          <w:t xml:space="preserve"> move on to the Last Day=singular. So perhaps the Third Day of AD we are now in, beyond Y2Ks, is like the end of </w:t>
        </w:r>
        <w:proofErr w:type="spellStart"/>
        <w:r w:rsidRPr="008957EC">
          <w:rPr>
            <w:rFonts w:ascii="Times New Roman" w:hAnsi="Times New Roman"/>
            <w:color w:val="222222"/>
            <w:sz w:val="24"/>
          </w:rPr>
          <w:t>PluralGod</w:t>
        </w:r>
        <w:proofErr w:type="spellEnd"/>
        <w:r w:rsidRPr="008957EC">
          <w:rPr>
            <w:rFonts w:ascii="Times New Roman" w:hAnsi="Times New Roman"/>
            <w:color w:val="222222"/>
            <w:sz w:val="24"/>
          </w:rPr>
          <w:t xml:space="preserve">. Yet if perceived as the day of the </w:t>
        </w:r>
        <w:r w:rsidRPr="008957EC">
          <w:rPr>
            <w:rFonts w:ascii="Times New Roman" w:hAnsi="Times New Roman"/>
            <w:color w:val="222222"/>
            <w:sz w:val="24"/>
          </w:rPr>
          <w:lastRenderedPageBreak/>
          <w:t>LORD, then darkness and not light noted in Amos 5:18. So we should let such day be as “that God” who is light having no darkness in him at all.</w:t>
        </w:r>
      </w:ins>
    </w:p>
    <w:p w14:paraId="58F61586" w14:textId="77777777" w:rsidR="008957EC" w:rsidRPr="008957EC" w:rsidRDefault="008957EC" w:rsidP="008957EC">
      <w:pPr>
        <w:shd w:val="clear" w:color="auto" w:fill="FFFFFF"/>
        <w:spacing w:after="0" w:line="240" w:lineRule="auto"/>
        <w:jc w:val="both"/>
        <w:rPr>
          <w:ins w:id="1063" w:author="José Antonio Garcíarivas" w:date="2017-12-19T12:18:00Z"/>
          <w:rFonts w:ascii="Times New Roman" w:hAnsi="Times New Roman"/>
          <w:color w:val="222222"/>
          <w:sz w:val="24"/>
        </w:rPr>
      </w:pPr>
    </w:p>
    <w:p w14:paraId="73A48F71" w14:textId="77777777" w:rsidR="008957EC" w:rsidRPr="008957EC" w:rsidRDefault="008957EC" w:rsidP="008957EC">
      <w:pPr>
        <w:shd w:val="clear" w:color="auto" w:fill="FFFFFF"/>
        <w:spacing w:after="0" w:line="240" w:lineRule="auto"/>
        <w:jc w:val="both"/>
        <w:rPr>
          <w:ins w:id="1064" w:author="José Antonio Garcíarivas" w:date="2017-12-19T12:18:00Z"/>
          <w:rFonts w:ascii="Times New Roman" w:hAnsi="Times New Roman"/>
          <w:color w:val="222222"/>
          <w:sz w:val="24"/>
        </w:rPr>
      </w:pPr>
      <w:ins w:id="1065" w:author="José Antonio Garcíarivas" w:date="2017-12-19T12:18:00Z">
        <w:r w:rsidRPr="008957EC">
          <w:rPr>
            <w:rFonts w:ascii="Times New Roman" w:hAnsi="Times New Roman"/>
            <w:color w:val="222222"/>
            <w:sz w:val="24"/>
          </w:rPr>
          <w:t>Then we have longsuffering in 2Timothy 4:1,2, gets a bit whacky: law judgmental in 4:1</w:t>
        </w:r>
      </w:ins>
    </w:p>
    <w:p w14:paraId="0B1FD31F" w14:textId="77777777" w:rsidR="008957EC" w:rsidRPr="008957EC" w:rsidRDefault="008957EC" w:rsidP="008957EC">
      <w:pPr>
        <w:shd w:val="clear" w:color="auto" w:fill="FFFFFF"/>
        <w:spacing w:after="0" w:line="240" w:lineRule="auto"/>
        <w:jc w:val="both"/>
        <w:rPr>
          <w:ins w:id="1066" w:author="José Antonio Garcíarivas" w:date="2017-12-19T12:18:00Z"/>
          <w:rFonts w:ascii="Times New Roman" w:hAnsi="Times New Roman"/>
          <w:color w:val="222222"/>
          <w:sz w:val="24"/>
        </w:rPr>
      </w:pPr>
    </w:p>
    <w:p w14:paraId="5EF3037B" w14:textId="77777777" w:rsidR="008957EC" w:rsidRPr="008957EC" w:rsidRDefault="008957EC" w:rsidP="008957EC">
      <w:pPr>
        <w:shd w:val="clear" w:color="auto" w:fill="FFFFFF"/>
        <w:spacing w:after="0" w:line="240" w:lineRule="auto"/>
        <w:jc w:val="both"/>
        <w:rPr>
          <w:ins w:id="1067" w:author="José Antonio Garcíarivas" w:date="2017-12-19T12:18:00Z"/>
          <w:rFonts w:ascii="Times New Roman" w:hAnsi="Times New Roman"/>
          <w:color w:val="222222"/>
          <w:sz w:val="24"/>
        </w:rPr>
      </w:pPr>
      <w:ins w:id="1068" w:author="José Antonio Garcíarivas" w:date="2017-12-19T12:18:00Z">
        <w:r w:rsidRPr="008957EC">
          <w:rPr>
            <w:rFonts w:ascii="Times New Roman" w:hAnsi="Times New Roman"/>
            <w:color w:val="222222"/>
            <w:sz w:val="24"/>
          </w:rPr>
          <w:t>4:1 I charge [thee] therefore before God, and the* Lord Jesus Christ, who shall judge (‘</w:t>
        </w:r>
        <w:proofErr w:type="spellStart"/>
        <w:r w:rsidRPr="008957EC">
          <w:rPr>
            <w:rFonts w:ascii="Times New Roman" w:hAnsi="Times New Roman"/>
            <w:color w:val="222222"/>
            <w:sz w:val="24"/>
          </w:rPr>
          <w:t>krino</w:t>
        </w:r>
        <w:proofErr w:type="spellEnd"/>
        <w:r w:rsidRPr="008957EC">
          <w:rPr>
            <w:rFonts w:ascii="Times New Roman" w:hAnsi="Times New Roman"/>
            <w:color w:val="222222"/>
            <w:sz w:val="24"/>
          </w:rPr>
          <w:t>’=go to law, condemn) the quick and the dead at his appearing and his kingdom;</w:t>
        </w:r>
      </w:ins>
    </w:p>
    <w:p w14:paraId="2BD980DE" w14:textId="77777777" w:rsidR="008957EC" w:rsidRPr="008957EC" w:rsidRDefault="008957EC" w:rsidP="008957EC">
      <w:pPr>
        <w:shd w:val="clear" w:color="auto" w:fill="FFFFFF"/>
        <w:spacing w:after="0" w:line="240" w:lineRule="auto"/>
        <w:jc w:val="both"/>
        <w:rPr>
          <w:ins w:id="1069" w:author="José Antonio Garcíarivas" w:date="2017-12-19T12:18:00Z"/>
          <w:rFonts w:ascii="Times New Roman" w:hAnsi="Times New Roman"/>
          <w:color w:val="222222"/>
          <w:sz w:val="24"/>
        </w:rPr>
      </w:pPr>
    </w:p>
    <w:p w14:paraId="52318FCD" w14:textId="77777777" w:rsidR="008957EC" w:rsidRPr="008957EC" w:rsidRDefault="008957EC" w:rsidP="008957EC">
      <w:pPr>
        <w:shd w:val="clear" w:color="auto" w:fill="FFFFFF"/>
        <w:spacing w:after="0" w:line="240" w:lineRule="auto"/>
        <w:jc w:val="both"/>
        <w:rPr>
          <w:ins w:id="1070" w:author="José Antonio Garcíarivas" w:date="2017-12-19T12:18:00Z"/>
          <w:rFonts w:ascii="Times New Roman" w:hAnsi="Times New Roman"/>
          <w:color w:val="222222"/>
          <w:sz w:val="24"/>
        </w:rPr>
      </w:pPr>
      <w:ins w:id="1071" w:author="José Antonio Garcíarivas" w:date="2017-12-19T12:18:00Z">
        <w:r w:rsidRPr="008957EC">
          <w:rPr>
            <w:rFonts w:ascii="Times New Roman" w:hAnsi="Times New Roman"/>
            <w:color w:val="222222"/>
            <w:sz w:val="24"/>
          </w:rPr>
          <w:t>4:2 Preach the word; be instant in season, out of season; reprove, rebuke, exhort with all longsuffering and doctrine.</w:t>
        </w:r>
      </w:ins>
    </w:p>
    <w:p w14:paraId="52668C6E" w14:textId="77777777" w:rsidR="008957EC" w:rsidRPr="008957EC" w:rsidRDefault="008957EC" w:rsidP="008957EC">
      <w:pPr>
        <w:shd w:val="clear" w:color="auto" w:fill="FFFFFF"/>
        <w:spacing w:after="0" w:line="240" w:lineRule="auto"/>
        <w:jc w:val="both"/>
        <w:rPr>
          <w:ins w:id="1072" w:author="José Antonio Garcíarivas" w:date="2017-12-19T12:18:00Z"/>
          <w:rFonts w:ascii="Times New Roman" w:hAnsi="Times New Roman"/>
          <w:color w:val="222222"/>
          <w:sz w:val="24"/>
        </w:rPr>
      </w:pPr>
    </w:p>
    <w:p w14:paraId="43263373" w14:textId="77777777" w:rsidR="008957EC" w:rsidRPr="008957EC" w:rsidRDefault="008957EC" w:rsidP="008957EC">
      <w:pPr>
        <w:shd w:val="clear" w:color="auto" w:fill="FFFFFF"/>
        <w:spacing w:after="0" w:line="240" w:lineRule="auto"/>
        <w:jc w:val="both"/>
        <w:rPr>
          <w:ins w:id="1073" w:author="José Antonio Garcíarivas" w:date="2017-12-19T12:18:00Z"/>
          <w:rFonts w:ascii="Times New Roman" w:hAnsi="Times New Roman"/>
          <w:color w:val="222222"/>
          <w:sz w:val="24"/>
        </w:rPr>
      </w:pPr>
      <w:ins w:id="1074" w:author="José Antonio Garcíarivas" w:date="2017-12-19T12:18:00Z">
        <w:r w:rsidRPr="008957EC">
          <w:rPr>
            <w:rFonts w:ascii="Times New Roman" w:hAnsi="Times New Roman"/>
            <w:color w:val="222222"/>
            <w:sz w:val="24"/>
          </w:rPr>
          <w:t xml:space="preserve">*perhaps a difference between “the” Lord JC &amp; “our” Lord JC; So, </w:t>
        </w:r>
        <w:proofErr w:type="spellStart"/>
        <w:r w:rsidRPr="008957EC">
          <w:rPr>
            <w:rFonts w:ascii="Times New Roman" w:hAnsi="Times New Roman"/>
            <w:color w:val="222222"/>
            <w:sz w:val="24"/>
          </w:rPr>
          <w:t>TheEnd</w:t>
        </w:r>
        <w:proofErr w:type="spellEnd"/>
        <w:r w:rsidRPr="008957EC">
          <w:rPr>
            <w:rFonts w:ascii="Times New Roman" w:hAnsi="Times New Roman"/>
            <w:color w:val="222222"/>
            <w:sz w:val="24"/>
          </w:rPr>
          <w:t xml:space="preserve"> uses our Lord JC. Seems why Paul concludes 2Tim with two things: “The Lord Jesus Christ [be] with thy spirit”; Then also says “Grace [be] with you all. Amen”.</w:t>
        </w:r>
      </w:ins>
    </w:p>
    <w:p w14:paraId="2B90944D" w14:textId="77777777" w:rsidR="008957EC" w:rsidRPr="008957EC" w:rsidRDefault="008957EC" w:rsidP="008957EC">
      <w:pPr>
        <w:shd w:val="clear" w:color="auto" w:fill="FFFFFF"/>
        <w:spacing w:after="0" w:line="240" w:lineRule="auto"/>
        <w:jc w:val="both"/>
        <w:rPr>
          <w:ins w:id="1075" w:author="José Antonio Garcíarivas" w:date="2017-12-19T12:18:00Z"/>
          <w:rFonts w:ascii="Times New Roman" w:hAnsi="Times New Roman"/>
          <w:color w:val="222222"/>
          <w:sz w:val="24"/>
        </w:rPr>
      </w:pPr>
    </w:p>
    <w:p w14:paraId="6496196C" w14:textId="77777777" w:rsidR="008957EC" w:rsidRDefault="008957EC" w:rsidP="008957EC">
      <w:pPr>
        <w:shd w:val="clear" w:color="auto" w:fill="FFFFFF"/>
        <w:spacing w:after="0" w:line="240" w:lineRule="auto"/>
        <w:jc w:val="both"/>
        <w:rPr>
          <w:rFonts w:ascii="Times New Roman" w:hAnsi="Times New Roman"/>
          <w:color w:val="222222"/>
          <w:sz w:val="24"/>
        </w:rPr>
      </w:pPr>
      <w:ins w:id="1076" w:author="José Antonio Garcíarivas" w:date="2017-12-19T12:18:00Z">
        <w:r w:rsidRPr="008957EC">
          <w:rPr>
            <w:rFonts w:ascii="Times New Roman" w:hAnsi="Times New Roman"/>
            <w:color w:val="222222"/>
            <w:sz w:val="24"/>
          </w:rPr>
          <w:t>We already noted how Hebrews renders longsuffering as patience and endured.</w:t>
        </w:r>
      </w:ins>
    </w:p>
    <w:p w14:paraId="6D5A4110" w14:textId="77777777" w:rsidR="008957EC" w:rsidRPr="008957EC" w:rsidRDefault="008957EC" w:rsidP="008957EC">
      <w:pPr>
        <w:shd w:val="clear" w:color="auto" w:fill="FFFFFF"/>
        <w:spacing w:after="0" w:line="240" w:lineRule="auto"/>
        <w:jc w:val="both"/>
        <w:rPr>
          <w:ins w:id="1077" w:author="José Antonio Garcíarivas" w:date="2017-12-19T12:18:00Z"/>
          <w:rFonts w:ascii="Times New Roman" w:hAnsi="Times New Roman"/>
          <w:color w:val="222222"/>
          <w:sz w:val="24"/>
        </w:rPr>
      </w:pPr>
      <w:ins w:id="1078" w:author="José Antonio Garcíarivas" w:date="2017-12-19T12:18:00Z">
        <w:r w:rsidRPr="008957EC">
          <w:rPr>
            <w:rFonts w:ascii="Times New Roman" w:hAnsi="Times New Roman"/>
            <w:color w:val="222222"/>
            <w:sz w:val="24"/>
          </w:rPr>
          <w:lastRenderedPageBreak/>
          <w:t>Then we have 3 last mentions of longsuffering by Peter: 1Pet 3:20; 2Pet 3:9; 2Pet 3:15.</w:t>
        </w:r>
      </w:ins>
    </w:p>
    <w:p w14:paraId="3A7EF42E" w14:textId="77777777" w:rsidR="008957EC" w:rsidRPr="008957EC" w:rsidRDefault="008957EC" w:rsidP="008957EC">
      <w:pPr>
        <w:shd w:val="clear" w:color="auto" w:fill="FFFFFF"/>
        <w:spacing w:after="0" w:line="240" w:lineRule="auto"/>
        <w:jc w:val="both"/>
        <w:rPr>
          <w:ins w:id="1079" w:author="José Antonio Garcíarivas" w:date="2017-12-19T12:18:00Z"/>
          <w:rFonts w:ascii="Times New Roman" w:hAnsi="Times New Roman"/>
          <w:color w:val="222222"/>
          <w:sz w:val="24"/>
        </w:rPr>
      </w:pPr>
    </w:p>
    <w:p w14:paraId="336A5BCF" w14:textId="77777777" w:rsidR="008957EC" w:rsidRPr="008957EC" w:rsidRDefault="008957EC" w:rsidP="008957EC">
      <w:pPr>
        <w:shd w:val="clear" w:color="auto" w:fill="FFFFFF"/>
        <w:spacing w:after="0" w:line="240" w:lineRule="auto"/>
        <w:jc w:val="both"/>
        <w:rPr>
          <w:ins w:id="1080" w:author="José Antonio Garcíarivas" w:date="2017-12-19T12:18:00Z"/>
          <w:rFonts w:ascii="Times New Roman" w:hAnsi="Times New Roman"/>
          <w:color w:val="222222"/>
          <w:sz w:val="24"/>
        </w:rPr>
      </w:pPr>
      <w:ins w:id="1081" w:author="José Antonio Garcíarivas" w:date="2017-12-19T12:18:00Z">
        <w:r w:rsidRPr="008957EC">
          <w:rPr>
            <w:rFonts w:ascii="Times New Roman" w:hAnsi="Times New Roman"/>
            <w:color w:val="222222"/>
            <w:sz w:val="24"/>
          </w:rPr>
          <w:t>1Peter 3:17-22 seems to contrast that it’s better to suffer for well doing than for evil doing, as Christ also suffered for sins, yet as the just for the unjust, and thereby have a good conscience toward God instead of an evil conscience. Then relates Jesus Christ is gone into heaven (not right of plural heavens on high</w:t>
        </w:r>
        <w:proofErr w:type="gramStart"/>
        <w:r w:rsidRPr="008957EC">
          <w:rPr>
            <w:rFonts w:ascii="Times New Roman" w:hAnsi="Times New Roman"/>
            <w:color w:val="222222"/>
            <w:sz w:val="24"/>
          </w:rPr>
          <w:t>), and</w:t>
        </w:r>
        <w:proofErr w:type="gramEnd"/>
        <w:r w:rsidRPr="008957EC">
          <w:rPr>
            <w:rFonts w:ascii="Times New Roman" w:hAnsi="Times New Roman"/>
            <w:color w:val="222222"/>
            <w:sz w:val="24"/>
          </w:rPr>
          <w:t xml:space="preserve"> is on the right hand of God (not Majesty on high): angels, and authorities, and powers being made subject unto him.</w:t>
        </w:r>
      </w:ins>
    </w:p>
    <w:p w14:paraId="1250D889" w14:textId="77777777" w:rsidR="008957EC" w:rsidRPr="008957EC" w:rsidRDefault="008957EC" w:rsidP="008957EC">
      <w:pPr>
        <w:shd w:val="clear" w:color="auto" w:fill="FFFFFF"/>
        <w:spacing w:after="0" w:line="240" w:lineRule="auto"/>
        <w:jc w:val="both"/>
        <w:rPr>
          <w:ins w:id="1082" w:author="José Antonio Garcíarivas" w:date="2017-12-19T12:18:00Z"/>
          <w:rFonts w:ascii="Times New Roman" w:hAnsi="Times New Roman"/>
          <w:color w:val="222222"/>
          <w:sz w:val="24"/>
        </w:rPr>
      </w:pPr>
    </w:p>
    <w:p w14:paraId="428FCC6C" w14:textId="77777777" w:rsidR="008957EC" w:rsidRPr="008957EC" w:rsidRDefault="008957EC" w:rsidP="008957EC">
      <w:pPr>
        <w:shd w:val="clear" w:color="auto" w:fill="FFFFFF"/>
        <w:spacing w:after="0" w:line="240" w:lineRule="auto"/>
        <w:jc w:val="both"/>
        <w:rPr>
          <w:ins w:id="1083" w:author="José Antonio Garcíarivas" w:date="2017-12-19T12:18:00Z"/>
          <w:rFonts w:ascii="Times New Roman" w:hAnsi="Times New Roman"/>
          <w:color w:val="222222"/>
          <w:sz w:val="24"/>
        </w:rPr>
      </w:pPr>
      <w:ins w:id="1084" w:author="José Antonio Garcíarivas" w:date="2017-12-19T12:18:00Z">
        <w:r w:rsidRPr="008957EC">
          <w:rPr>
            <w:rFonts w:ascii="Times New Roman" w:hAnsi="Times New Roman"/>
            <w:color w:val="222222"/>
            <w:sz w:val="24"/>
          </w:rPr>
          <w:t xml:space="preserve"> </w:t>
        </w:r>
      </w:ins>
    </w:p>
    <w:p w14:paraId="21A21E1B" w14:textId="77777777" w:rsidR="008957EC" w:rsidRPr="008957EC" w:rsidRDefault="008957EC" w:rsidP="008957EC">
      <w:pPr>
        <w:shd w:val="clear" w:color="auto" w:fill="FFFFFF"/>
        <w:spacing w:after="0" w:line="240" w:lineRule="auto"/>
        <w:jc w:val="both"/>
        <w:rPr>
          <w:ins w:id="1085" w:author="José Antonio Garcíarivas" w:date="2017-12-19T12:18:00Z"/>
          <w:rFonts w:ascii="Times New Roman" w:hAnsi="Times New Roman"/>
          <w:color w:val="222222"/>
          <w:sz w:val="24"/>
        </w:rPr>
      </w:pPr>
      <w:ins w:id="1086" w:author="José Antonio Garcíarivas" w:date="2017-12-19T12:18:00Z">
        <w:r w:rsidRPr="008957EC">
          <w:rPr>
            <w:rFonts w:ascii="Times New Roman" w:hAnsi="Times New Roman"/>
            <w:color w:val="222222"/>
            <w:sz w:val="24"/>
          </w:rPr>
          <w:t xml:space="preserve">2Peter 3:9 relates how the Lord is not slack concerning his </w:t>
        </w:r>
        <w:proofErr w:type="gramStart"/>
        <w:r w:rsidRPr="008957EC">
          <w:rPr>
            <w:rFonts w:ascii="Times New Roman" w:hAnsi="Times New Roman"/>
            <w:color w:val="222222"/>
            <w:sz w:val="24"/>
          </w:rPr>
          <w:t>promise, but</w:t>
        </w:r>
        <w:proofErr w:type="gramEnd"/>
        <w:r w:rsidRPr="008957EC">
          <w:rPr>
            <w:rFonts w:ascii="Times New Roman" w:hAnsi="Times New Roman"/>
            <w:color w:val="222222"/>
            <w:sz w:val="24"/>
          </w:rPr>
          <w:t xml:space="preserve"> is longsuffering because he is not willing that any should perish, but that all should come to repentance.</w:t>
        </w:r>
      </w:ins>
    </w:p>
    <w:p w14:paraId="6369C79A" w14:textId="77777777" w:rsidR="008957EC" w:rsidRPr="008957EC" w:rsidRDefault="008957EC" w:rsidP="008957EC">
      <w:pPr>
        <w:shd w:val="clear" w:color="auto" w:fill="FFFFFF"/>
        <w:spacing w:after="0" w:line="240" w:lineRule="auto"/>
        <w:jc w:val="both"/>
        <w:rPr>
          <w:ins w:id="1087" w:author="José Antonio Garcíarivas" w:date="2017-12-19T12:18:00Z"/>
          <w:rFonts w:ascii="Times New Roman" w:hAnsi="Times New Roman"/>
          <w:color w:val="222222"/>
          <w:sz w:val="24"/>
        </w:rPr>
      </w:pPr>
    </w:p>
    <w:p w14:paraId="6C1B37F5" w14:textId="77777777" w:rsidR="008957EC" w:rsidRPr="008957EC" w:rsidRDefault="008957EC" w:rsidP="008957EC">
      <w:pPr>
        <w:shd w:val="clear" w:color="auto" w:fill="FFFFFF"/>
        <w:spacing w:after="0" w:line="240" w:lineRule="auto"/>
        <w:jc w:val="both"/>
        <w:rPr>
          <w:ins w:id="1088" w:author="José Antonio Garcíarivas" w:date="2017-12-19T12:18:00Z"/>
          <w:rFonts w:ascii="Times New Roman" w:hAnsi="Times New Roman"/>
          <w:color w:val="222222"/>
          <w:sz w:val="24"/>
        </w:rPr>
      </w:pPr>
      <w:ins w:id="1089" w:author="José Antonio Garcíarivas" w:date="2017-12-19T12:18:00Z">
        <w:r w:rsidRPr="008957EC">
          <w:rPr>
            <w:rFonts w:ascii="Times New Roman" w:hAnsi="Times New Roman"/>
            <w:color w:val="222222"/>
            <w:sz w:val="24"/>
          </w:rPr>
          <w:t xml:space="preserve"> </w:t>
        </w:r>
      </w:ins>
    </w:p>
    <w:p w14:paraId="6B3EAA1D" w14:textId="77777777" w:rsidR="008957EC" w:rsidRPr="008957EC" w:rsidRDefault="008957EC" w:rsidP="008957EC">
      <w:pPr>
        <w:shd w:val="clear" w:color="auto" w:fill="FFFFFF"/>
        <w:spacing w:after="0" w:line="240" w:lineRule="auto"/>
        <w:jc w:val="both"/>
        <w:rPr>
          <w:ins w:id="1090" w:author="José Antonio Garcíarivas" w:date="2017-12-19T12:18:00Z"/>
          <w:rFonts w:ascii="Times New Roman" w:hAnsi="Times New Roman"/>
          <w:color w:val="222222"/>
          <w:sz w:val="24"/>
        </w:rPr>
      </w:pPr>
      <w:ins w:id="1091" w:author="José Antonio Garcíarivas" w:date="2017-12-19T12:18:00Z">
        <w:r w:rsidRPr="008957EC">
          <w:rPr>
            <w:rFonts w:ascii="Times New Roman" w:hAnsi="Times New Roman"/>
            <w:color w:val="222222"/>
            <w:sz w:val="24"/>
          </w:rPr>
          <w:t>2Peter 3:15 notes we should account longsuffering of our Lord [is] salvation (‘</w:t>
        </w:r>
        <w:proofErr w:type="spellStart"/>
        <w:r w:rsidRPr="008957EC">
          <w:rPr>
            <w:rFonts w:ascii="Times New Roman" w:hAnsi="Times New Roman"/>
            <w:color w:val="222222"/>
            <w:sz w:val="24"/>
          </w:rPr>
          <w:t>soteria</w:t>
        </w:r>
        <w:proofErr w:type="spellEnd"/>
        <w:r w:rsidRPr="008957EC">
          <w:rPr>
            <w:rFonts w:ascii="Times New Roman" w:hAnsi="Times New Roman"/>
            <w:color w:val="222222"/>
            <w:sz w:val="24"/>
          </w:rPr>
          <w:t>’: used 45 times, including good health, perhaps not only of the soul, but also of the spirit).</w:t>
        </w:r>
      </w:ins>
    </w:p>
    <w:p w14:paraId="5E10FAF7" w14:textId="77777777" w:rsidR="008957EC" w:rsidRPr="008957EC" w:rsidRDefault="008957EC" w:rsidP="008957EC">
      <w:pPr>
        <w:shd w:val="clear" w:color="auto" w:fill="FFFFFF"/>
        <w:spacing w:after="0" w:line="240" w:lineRule="auto"/>
        <w:jc w:val="both"/>
        <w:rPr>
          <w:ins w:id="1092" w:author="José Antonio Garcíarivas" w:date="2017-12-19T12:18:00Z"/>
          <w:rFonts w:ascii="Times New Roman" w:hAnsi="Times New Roman"/>
          <w:color w:val="222222"/>
          <w:sz w:val="24"/>
        </w:rPr>
      </w:pPr>
    </w:p>
    <w:p w14:paraId="4C78CD3E" w14:textId="77777777" w:rsidR="008957EC" w:rsidRPr="008957EC" w:rsidRDefault="008957EC" w:rsidP="008957EC">
      <w:pPr>
        <w:shd w:val="clear" w:color="auto" w:fill="FFFFFF"/>
        <w:spacing w:after="0" w:line="240" w:lineRule="auto"/>
        <w:jc w:val="both"/>
        <w:rPr>
          <w:ins w:id="1093" w:author="José Antonio Garcíarivas" w:date="2017-12-19T12:18:00Z"/>
          <w:rFonts w:ascii="Times New Roman" w:hAnsi="Times New Roman"/>
          <w:color w:val="222222"/>
          <w:sz w:val="24"/>
        </w:rPr>
      </w:pPr>
      <w:ins w:id="1094" w:author="José Antonio Garcíarivas" w:date="2017-12-19T12:18:00Z">
        <w:r w:rsidRPr="008957EC">
          <w:rPr>
            <w:rFonts w:ascii="Times New Roman" w:hAnsi="Times New Roman"/>
            <w:color w:val="222222"/>
            <w:sz w:val="24"/>
          </w:rPr>
          <w:t xml:space="preserve"> </w:t>
        </w:r>
      </w:ins>
    </w:p>
    <w:p w14:paraId="5166927F" w14:textId="77777777" w:rsidR="00F76A62" w:rsidRDefault="008957EC" w:rsidP="008957EC">
      <w:pPr>
        <w:shd w:val="clear" w:color="auto" w:fill="FFFFFF"/>
        <w:spacing w:after="0" w:line="240" w:lineRule="auto"/>
        <w:jc w:val="both"/>
        <w:rPr>
          <w:ins w:id="1095" w:author="José Antonio Garcíarivas" w:date="2017-12-19T12:19:00Z"/>
          <w:rFonts w:ascii="Times New Roman" w:hAnsi="Times New Roman"/>
          <w:color w:val="222222"/>
          <w:sz w:val="24"/>
        </w:rPr>
      </w:pPr>
      <w:ins w:id="1096" w:author="José Antonio Garcíarivas" w:date="2017-12-19T12:18:00Z">
        <w:r w:rsidRPr="008957EC">
          <w:rPr>
            <w:rFonts w:ascii="Times New Roman" w:hAnsi="Times New Roman"/>
            <w:color w:val="222222"/>
            <w:sz w:val="24"/>
          </w:rPr>
          <w:lastRenderedPageBreak/>
          <w:t>As always, readers are encouraged to not only look up Bible verses mentioned herein (along with context), but also ask God for wisdom about such to get the full meaning of how love, joy, peace info takes us to &amp; through longsuffering mode to gentleness. For if we do not lay aside impatience, then our longsuffering mode may be longer.</w:t>
        </w:r>
      </w:ins>
    </w:p>
    <w:p w14:paraId="670EFD35" w14:textId="77777777" w:rsidR="00B77E5A" w:rsidRDefault="00B77E5A" w:rsidP="008957EC">
      <w:pPr>
        <w:shd w:val="clear" w:color="auto" w:fill="FFFFFF"/>
        <w:spacing w:after="0" w:line="240" w:lineRule="auto"/>
        <w:jc w:val="both"/>
        <w:rPr>
          <w:ins w:id="1097" w:author="José Antonio Garcíarivas" w:date="2017-12-19T12:19:00Z"/>
          <w:rFonts w:ascii="Times New Roman" w:hAnsi="Times New Roman"/>
          <w:color w:val="222222"/>
          <w:sz w:val="24"/>
        </w:rPr>
      </w:pPr>
    </w:p>
    <w:p w14:paraId="4514C9BF" w14:textId="77777777" w:rsidR="00B77E5A" w:rsidRPr="00B77E5A" w:rsidRDefault="00474642" w:rsidP="00474642">
      <w:pPr>
        <w:pStyle w:val="Heading1"/>
        <w:rPr>
          <w:ins w:id="1098" w:author="José Antonio Garcíarivas" w:date="2017-12-19T12:20:00Z"/>
        </w:rPr>
      </w:pPr>
      <w:r>
        <w:br w:type="page"/>
      </w:r>
      <w:ins w:id="1099" w:author="José Antonio Garcíarivas" w:date="2017-12-19T12:20:00Z">
        <w:r w:rsidR="00B77E5A" w:rsidRPr="00B77E5A">
          <w:lastRenderedPageBreak/>
          <w:t>Chapter 6</w:t>
        </w:r>
      </w:ins>
    </w:p>
    <w:p w14:paraId="498C8904" w14:textId="77777777" w:rsidR="00B77E5A" w:rsidRPr="00B77E5A" w:rsidRDefault="00B77E5A" w:rsidP="00B77E5A">
      <w:pPr>
        <w:shd w:val="clear" w:color="auto" w:fill="FFFFFF"/>
        <w:spacing w:after="0" w:line="240" w:lineRule="auto"/>
        <w:jc w:val="both"/>
        <w:rPr>
          <w:ins w:id="1100" w:author="José Antonio Garcíarivas" w:date="2017-12-19T12:20:00Z"/>
          <w:rFonts w:ascii="Times New Roman" w:hAnsi="Times New Roman"/>
          <w:color w:val="222222"/>
          <w:sz w:val="24"/>
        </w:rPr>
      </w:pPr>
    </w:p>
    <w:p w14:paraId="2F71361F" w14:textId="77777777" w:rsidR="00B77E5A" w:rsidRPr="00474642" w:rsidRDefault="00B77E5A" w:rsidP="00B77E5A">
      <w:pPr>
        <w:shd w:val="clear" w:color="auto" w:fill="FFFFFF"/>
        <w:spacing w:after="0" w:line="240" w:lineRule="auto"/>
        <w:jc w:val="both"/>
        <w:rPr>
          <w:ins w:id="1101" w:author="José Antonio Garcíarivas" w:date="2017-12-19T12:20:00Z"/>
          <w:rFonts w:ascii="Times New Roman" w:hAnsi="Times New Roman"/>
          <w:b/>
          <w:color w:val="222222"/>
          <w:sz w:val="24"/>
        </w:rPr>
      </w:pPr>
      <w:ins w:id="1102" w:author="José Antonio Garcíarivas" w:date="2017-12-19T12:20:00Z">
        <w:r w:rsidRPr="00474642">
          <w:rPr>
            <w:rFonts w:ascii="Times New Roman" w:hAnsi="Times New Roman"/>
            <w:b/>
            <w:color w:val="222222"/>
            <w:sz w:val="24"/>
          </w:rPr>
          <w:t>Gentleness</w:t>
        </w:r>
      </w:ins>
    </w:p>
    <w:p w14:paraId="25360AAC" w14:textId="77777777" w:rsidR="00B77E5A" w:rsidRPr="00B77E5A" w:rsidRDefault="00B77E5A" w:rsidP="00B77E5A">
      <w:pPr>
        <w:shd w:val="clear" w:color="auto" w:fill="FFFFFF"/>
        <w:spacing w:after="0" w:line="240" w:lineRule="auto"/>
        <w:jc w:val="both"/>
        <w:rPr>
          <w:ins w:id="1103" w:author="José Antonio Garcíarivas" w:date="2017-12-19T12:20:00Z"/>
          <w:rFonts w:ascii="Times New Roman" w:hAnsi="Times New Roman"/>
          <w:color w:val="222222"/>
          <w:sz w:val="24"/>
        </w:rPr>
      </w:pPr>
    </w:p>
    <w:p w14:paraId="25441FEF" w14:textId="77777777" w:rsidR="00B77E5A" w:rsidRPr="00B77E5A" w:rsidRDefault="00B77E5A" w:rsidP="00B77E5A">
      <w:pPr>
        <w:shd w:val="clear" w:color="auto" w:fill="FFFFFF"/>
        <w:spacing w:after="0" w:line="240" w:lineRule="auto"/>
        <w:jc w:val="both"/>
        <w:rPr>
          <w:ins w:id="1104" w:author="José Antonio Garcíarivas" w:date="2017-12-19T12:20:00Z"/>
          <w:rFonts w:ascii="Times New Roman" w:hAnsi="Times New Roman"/>
          <w:color w:val="222222"/>
          <w:sz w:val="24"/>
        </w:rPr>
      </w:pPr>
      <w:ins w:id="1105" w:author="José Antonio Garcíarivas" w:date="2017-12-19T12:20:00Z">
        <w:r w:rsidRPr="00B77E5A">
          <w:rPr>
            <w:rFonts w:ascii="Times New Roman" w:hAnsi="Times New Roman"/>
            <w:color w:val="222222"/>
            <w:sz w:val="24"/>
          </w:rPr>
          <w:t xml:space="preserve"> </w:t>
        </w:r>
      </w:ins>
    </w:p>
    <w:p w14:paraId="4189D72F" w14:textId="77777777" w:rsidR="00B77E5A" w:rsidRPr="00B77E5A" w:rsidRDefault="00B77E5A" w:rsidP="00B77E5A">
      <w:pPr>
        <w:shd w:val="clear" w:color="auto" w:fill="FFFFFF"/>
        <w:spacing w:after="0" w:line="240" w:lineRule="auto"/>
        <w:jc w:val="both"/>
        <w:rPr>
          <w:ins w:id="1106" w:author="José Antonio Garcíarivas" w:date="2017-12-19T12:20:00Z"/>
          <w:rFonts w:ascii="Times New Roman" w:hAnsi="Times New Roman"/>
          <w:color w:val="222222"/>
          <w:sz w:val="24"/>
        </w:rPr>
      </w:pPr>
    </w:p>
    <w:p w14:paraId="60110B3A" w14:textId="77777777" w:rsidR="00B77E5A" w:rsidRPr="00B77E5A" w:rsidRDefault="00B77E5A" w:rsidP="00B77E5A">
      <w:pPr>
        <w:shd w:val="clear" w:color="auto" w:fill="FFFFFF"/>
        <w:spacing w:after="0" w:line="240" w:lineRule="auto"/>
        <w:jc w:val="both"/>
        <w:rPr>
          <w:ins w:id="1107" w:author="José Antonio Garcíarivas" w:date="2017-12-19T12:20:00Z"/>
          <w:rFonts w:ascii="Times New Roman" w:hAnsi="Times New Roman"/>
          <w:color w:val="222222"/>
          <w:sz w:val="24"/>
        </w:rPr>
      </w:pPr>
      <w:proofErr w:type="spellStart"/>
      <w:ins w:id="1108" w:author="José Antonio Garcíarivas" w:date="2017-12-19T12:20:00Z">
        <w:r w:rsidRPr="00B77E5A">
          <w:rPr>
            <w:rFonts w:ascii="Times New Roman" w:hAnsi="Times New Roman"/>
            <w:color w:val="222222"/>
            <w:sz w:val="24"/>
          </w:rPr>
          <w:t>Love→Joy→Peace→Longsuffering→Gentleness</w:t>
        </w:r>
        <w:proofErr w:type="spellEnd"/>
        <w:r w:rsidRPr="00B77E5A">
          <w:rPr>
            <w:rFonts w:ascii="Times New Roman" w:hAnsi="Times New Roman"/>
            <w:color w:val="222222"/>
            <w:sz w:val="24"/>
          </w:rPr>
          <w:t xml:space="preserve"> brings us to a study of the 5th aspect.</w:t>
        </w:r>
      </w:ins>
    </w:p>
    <w:p w14:paraId="08E89228" w14:textId="77777777" w:rsidR="00B77E5A" w:rsidRPr="00B77E5A" w:rsidRDefault="00B77E5A" w:rsidP="00B77E5A">
      <w:pPr>
        <w:shd w:val="clear" w:color="auto" w:fill="FFFFFF"/>
        <w:spacing w:after="0" w:line="240" w:lineRule="auto"/>
        <w:jc w:val="both"/>
        <w:rPr>
          <w:ins w:id="1109" w:author="José Antonio Garcíarivas" w:date="2017-12-19T12:20:00Z"/>
          <w:rFonts w:ascii="Times New Roman" w:hAnsi="Times New Roman"/>
          <w:color w:val="222222"/>
          <w:sz w:val="24"/>
        </w:rPr>
      </w:pPr>
    </w:p>
    <w:p w14:paraId="5D3BB317" w14:textId="77777777" w:rsidR="00B77E5A" w:rsidRPr="00B77E5A" w:rsidRDefault="00B77E5A" w:rsidP="00B77E5A">
      <w:pPr>
        <w:shd w:val="clear" w:color="auto" w:fill="FFFFFF"/>
        <w:spacing w:after="0" w:line="240" w:lineRule="auto"/>
        <w:jc w:val="both"/>
        <w:rPr>
          <w:ins w:id="1110" w:author="José Antonio Garcíarivas" w:date="2017-12-19T12:20:00Z"/>
          <w:rFonts w:ascii="Times New Roman" w:hAnsi="Times New Roman"/>
          <w:color w:val="222222"/>
          <w:sz w:val="24"/>
        </w:rPr>
      </w:pPr>
      <w:ins w:id="1111" w:author="José Antonio Garcíarivas" w:date="2017-12-19T12:20:00Z">
        <w:r w:rsidRPr="00B77E5A">
          <w:rPr>
            <w:rFonts w:ascii="Times New Roman" w:hAnsi="Times New Roman"/>
            <w:color w:val="222222"/>
            <w:sz w:val="24"/>
          </w:rPr>
          <w:t>Such are not plural Fruits, per se, but more like aspects of the singular Fruit of the Spirit.</w:t>
        </w:r>
      </w:ins>
    </w:p>
    <w:p w14:paraId="565259CA" w14:textId="77777777" w:rsidR="00B77E5A" w:rsidRPr="00B77E5A" w:rsidRDefault="00B77E5A" w:rsidP="00B77E5A">
      <w:pPr>
        <w:shd w:val="clear" w:color="auto" w:fill="FFFFFF"/>
        <w:spacing w:after="0" w:line="240" w:lineRule="auto"/>
        <w:jc w:val="both"/>
        <w:rPr>
          <w:ins w:id="1112" w:author="José Antonio Garcíarivas" w:date="2017-12-19T12:20:00Z"/>
          <w:rFonts w:ascii="Times New Roman" w:hAnsi="Times New Roman"/>
          <w:color w:val="222222"/>
          <w:sz w:val="24"/>
        </w:rPr>
      </w:pPr>
    </w:p>
    <w:p w14:paraId="304B6B75" w14:textId="77777777" w:rsidR="00B77E5A" w:rsidRPr="00B77E5A" w:rsidRDefault="00B77E5A" w:rsidP="00B77E5A">
      <w:pPr>
        <w:shd w:val="clear" w:color="auto" w:fill="FFFFFF"/>
        <w:spacing w:after="0" w:line="240" w:lineRule="auto"/>
        <w:jc w:val="both"/>
        <w:rPr>
          <w:ins w:id="1113" w:author="José Antonio Garcíarivas" w:date="2017-12-19T12:20:00Z"/>
          <w:rFonts w:ascii="Times New Roman" w:hAnsi="Times New Roman"/>
          <w:color w:val="222222"/>
          <w:sz w:val="24"/>
        </w:rPr>
      </w:pPr>
      <w:ins w:id="1114" w:author="José Antonio Garcíarivas" w:date="2017-12-19T12:20:00Z">
        <w:r w:rsidRPr="00B77E5A">
          <w:rPr>
            <w:rFonts w:ascii="Times New Roman" w:hAnsi="Times New Roman"/>
            <w:color w:val="222222"/>
            <w:sz w:val="24"/>
          </w:rPr>
          <w:t xml:space="preserve"> </w:t>
        </w:r>
      </w:ins>
    </w:p>
    <w:p w14:paraId="58662F82" w14:textId="77777777" w:rsidR="00B77E5A" w:rsidRPr="00B77E5A" w:rsidRDefault="00B77E5A" w:rsidP="00B77E5A">
      <w:pPr>
        <w:shd w:val="clear" w:color="auto" w:fill="FFFFFF"/>
        <w:spacing w:after="0" w:line="240" w:lineRule="auto"/>
        <w:jc w:val="both"/>
        <w:rPr>
          <w:ins w:id="1115" w:author="José Antonio Garcíarivas" w:date="2017-12-19T12:20:00Z"/>
          <w:rFonts w:ascii="Times New Roman" w:hAnsi="Times New Roman"/>
          <w:color w:val="222222"/>
          <w:sz w:val="24"/>
        </w:rPr>
      </w:pPr>
    </w:p>
    <w:p w14:paraId="63397D6B" w14:textId="77777777" w:rsidR="00B77E5A" w:rsidRPr="00B77E5A" w:rsidRDefault="00B77E5A" w:rsidP="00B77E5A">
      <w:pPr>
        <w:shd w:val="clear" w:color="auto" w:fill="FFFFFF"/>
        <w:spacing w:after="0" w:line="240" w:lineRule="auto"/>
        <w:jc w:val="both"/>
        <w:rPr>
          <w:ins w:id="1116" w:author="José Antonio Garcíarivas" w:date="2017-12-19T12:20:00Z"/>
          <w:rFonts w:ascii="Times New Roman" w:hAnsi="Times New Roman"/>
          <w:color w:val="222222"/>
          <w:sz w:val="24"/>
        </w:rPr>
      </w:pPr>
      <w:ins w:id="1117" w:author="José Antonio Garcíarivas" w:date="2017-12-19T12:20:00Z">
        <w:r w:rsidRPr="00B77E5A">
          <w:rPr>
            <w:rFonts w:ascii="Times New Roman" w:hAnsi="Times New Roman"/>
            <w:color w:val="222222"/>
            <w:sz w:val="24"/>
          </w:rPr>
          <w:t>Note: for some reason the Spirit prompted me to notice &amp; mention this Gentleness, as 5th, is the MIDST of 9; And as if being MIDST, midst is something we should ponder about.</w:t>
        </w:r>
      </w:ins>
    </w:p>
    <w:p w14:paraId="2F8D60FE" w14:textId="77777777" w:rsidR="00B77E5A" w:rsidRPr="00B77E5A" w:rsidRDefault="00B77E5A" w:rsidP="00B77E5A">
      <w:pPr>
        <w:shd w:val="clear" w:color="auto" w:fill="FFFFFF"/>
        <w:spacing w:after="0" w:line="240" w:lineRule="auto"/>
        <w:jc w:val="both"/>
        <w:rPr>
          <w:ins w:id="1118" w:author="José Antonio Garcíarivas" w:date="2017-12-19T12:20:00Z"/>
          <w:rFonts w:ascii="Times New Roman" w:hAnsi="Times New Roman"/>
          <w:color w:val="222222"/>
          <w:sz w:val="24"/>
        </w:rPr>
      </w:pPr>
    </w:p>
    <w:p w14:paraId="5DCEB20F" w14:textId="77777777" w:rsidR="00B77E5A" w:rsidRPr="00B77E5A" w:rsidRDefault="00B77E5A" w:rsidP="00B77E5A">
      <w:pPr>
        <w:shd w:val="clear" w:color="auto" w:fill="FFFFFF"/>
        <w:spacing w:after="0" w:line="240" w:lineRule="auto"/>
        <w:jc w:val="both"/>
        <w:rPr>
          <w:ins w:id="1119" w:author="José Antonio Garcíarivas" w:date="2017-12-19T12:20:00Z"/>
          <w:rFonts w:ascii="Times New Roman" w:hAnsi="Times New Roman"/>
          <w:color w:val="222222"/>
          <w:sz w:val="24"/>
        </w:rPr>
      </w:pPr>
      <w:ins w:id="1120" w:author="José Antonio Garcíarivas" w:date="2017-12-19T12:20:00Z">
        <w:r w:rsidRPr="00B77E5A">
          <w:rPr>
            <w:rFonts w:ascii="Times New Roman" w:hAnsi="Times New Roman"/>
            <w:color w:val="222222"/>
            <w:sz w:val="24"/>
          </w:rPr>
          <w:t xml:space="preserve"> </w:t>
        </w:r>
      </w:ins>
    </w:p>
    <w:p w14:paraId="5D91D5B8" w14:textId="77777777" w:rsidR="00B77E5A" w:rsidRPr="00B77E5A" w:rsidRDefault="00B77E5A" w:rsidP="00B77E5A">
      <w:pPr>
        <w:shd w:val="clear" w:color="auto" w:fill="FFFFFF"/>
        <w:spacing w:after="0" w:line="240" w:lineRule="auto"/>
        <w:jc w:val="both"/>
        <w:rPr>
          <w:ins w:id="1121" w:author="José Antonio Garcíarivas" w:date="2017-12-19T12:20:00Z"/>
          <w:rFonts w:ascii="Times New Roman" w:hAnsi="Times New Roman"/>
          <w:color w:val="222222"/>
          <w:sz w:val="24"/>
        </w:rPr>
      </w:pPr>
    </w:p>
    <w:p w14:paraId="3EC0DFBE" w14:textId="77777777" w:rsidR="00B77E5A" w:rsidRPr="00B77E5A" w:rsidRDefault="00B77E5A" w:rsidP="00B77E5A">
      <w:pPr>
        <w:shd w:val="clear" w:color="auto" w:fill="FFFFFF"/>
        <w:spacing w:after="0" w:line="240" w:lineRule="auto"/>
        <w:jc w:val="both"/>
        <w:rPr>
          <w:ins w:id="1122" w:author="José Antonio Garcíarivas" w:date="2017-12-19T12:20:00Z"/>
          <w:rFonts w:ascii="Times New Roman" w:hAnsi="Times New Roman"/>
          <w:color w:val="222222"/>
          <w:sz w:val="24"/>
        </w:rPr>
      </w:pPr>
      <w:ins w:id="1123" w:author="José Antonio Garcíarivas" w:date="2017-12-19T12:20:00Z">
        <w:r w:rsidRPr="00B77E5A">
          <w:rPr>
            <w:rFonts w:ascii="Times New Roman" w:hAnsi="Times New Roman"/>
            <w:color w:val="222222"/>
            <w:sz w:val="24"/>
          </w:rPr>
          <w:lastRenderedPageBreak/>
          <w:t xml:space="preserve"> love joy peace longsuffering GENTLENESS goodness faith meekness temperance</w:t>
        </w:r>
      </w:ins>
    </w:p>
    <w:p w14:paraId="08544515" w14:textId="77777777" w:rsidR="00B77E5A" w:rsidRPr="00B77E5A" w:rsidRDefault="00B77E5A" w:rsidP="00B77E5A">
      <w:pPr>
        <w:shd w:val="clear" w:color="auto" w:fill="FFFFFF"/>
        <w:spacing w:after="0" w:line="240" w:lineRule="auto"/>
        <w:jc w:val="both"/>
        <w:rPr>
          <w:ins w:id="1124" w:author="José Antonio Garcíarivas" w:date="2017-12-19T12:20:00Z"/>
          <w:rFonts w:ascii="Times New Roman" w:hAnsi="Times New Roman"/>
          <w:color w:val="222222"/>
          <w:sz w:val="24"/>
        </w:rPr>
      </w:pPr>
    </w:p>
    <w:p w14:paraId="23EAEDEE" w14:textId="77777777" w:rsidR="00B77E5A" w:rsidRPr="00B77E5A" w:rsidRDefault="00B77E5A" w:rsidP="00B77E5A">
      <w:pPr>
        <w:shd w:val="clear" w:color="auto" w:fill="FFFFFF"/>
        <w:spacing w:after="0" w:line="240" w:lineRule="auto"/>
        <w:jc w:val="both"/>
        <w:rPr>
          <w:ins w:id="1125" w:author="José Antonio Garcíarivas" w:date="2017-12-19T12:20:00Z"/>
          <w:rFonts w:ascii="Times New Roman" w:hAnsi="Times New Roman"/>
          <w:color w:val="222222"/>
          <w:sz w:val="24"/>
        </w:rPr>
      </w:pPr>
      <w:ins w:id="1126" w:author="José Antonio Garcíarivas" w:date="2017-12-19T12:20:00Z">
        <w:r w:rsidRPr="00B77E5A">
          <w:rPr>
            <w:rFonts w:ascii="Times New Roman" w:hAnsi="Times New Roman"/>
            <w:color w:val="222222"/>
            <w:sz w:val="24"/>
          </w:rPr>
          <w:t xml:space="preserve"> </w:t>
        </w:r>
      </w:ins>
    </w:p>
    <w:p w14:paraId="06B678E3" w14:textId="77777777" w:rsidR="00B77E5A" w:rsidRPr="00B77E5A" w:rsidRDefault="00B77E5A" w:rsidP="00B77E5A">
      <w:pPr>
        <w:shd w:val="clear" w:color="auto" w:fill="FFFFFF"/>
        <w:spacing w:after="0" w:line="240" w:lineRule="auto"/>
        <w:jc w:val="both"/>
        <w:rPr>
          <w:ins w:id="1127" w:author="José Antonio Garcíarivas" w:date="2017-12-19T12:20:00Z"/>
          <w:rFonts w:ascii="Times New Roman" w:hAnsi="Times New Roman"/>
          <w:color w:val="222222"/>
          <w:sz w:val="24"/>
        </w:rPr>
      </w:pPr>
    </w:p>
    <w:p w14:paraId="21486380" w14:textId="77777777" w:rsidR="00B77E5A" w:rsidRPr="00B77E5A" w:rsidRDefault="00B77E5A" w:rsidP="00B77E5A">
      <w:pPr>
        <w:shd w:val="clear" w:color="auto" w:fill="FFFFFF"/>
        <w:spacing w:after="0" w:line="240" w:lineRule="auto"/>
        <w:jc w:val="both"/>
        <w:rPr>
          <w:ins w:id="1128" w:author="José Antonio Garcíarivas" w:date="2017-12-19T12:20:00Z"/>
          <w:rFonts w:ascii="Times New Roman" w:hAnsi="Times New Roman"/>
          <w:color w:val="222222"/>
          <w:sz w:val="24"/>
        </w:rPr>
      </w:pPr>
      <w:ins w:id="1129" w:author="José Antonio Garcíarivas" w:date="2017-12-19T12:20:00Z">
        <w:r w:rsidRPr="00B77E5A">
          <w:rPr>
            <w:rFonts w:ascii="Times New Roman" w:hAnsi="Times New Roman"/>
            <w:color w:val="222222"/>
            <w:sz w:val="24"/>
          </w:rPr>
          <w:t xml:space="preserve">I became curious about this </w:t>
        </w:r>
        <w:proofErr w:type="gramStart"/>
        <w:r w:rsidRPr="00B77E5A">
          <w:rPr>
            <w:rFonts w:ascii="Times New Roman" w:hAnsi="Times New Roman"/>
            <w:color w:val="222222"/>
            <w:sz w:val="24"/>
          </w:rPr>
          <w:t>Spirit  prompting</w:t>
        </w:r>
        <w:proofErr w:type="gramEnd"/>
        <w:r w:rsidRPr="00B77E5A">
          <w:rPr>
            <w:rFonts w:ascii="Times New Roman" w:hAnsi="Times New Roman"/>
            <w:color w:val="222222"/>
            <w:sz w:val="24"/>
          </w:rPr>
          <w:t>, began pondering things about MIDST…</w:t>
        </w:r>
      </w:ins>
    </w:p>
    <w:p w14:paraId="711DE077" w14:textId="77777777" w:rsidR="00B77E5A" w:rsidRPr="00B77E5A" w:rsidRDefault="00B77E5A" w:rsidP="00B77E5A">
      <w:pPr>
        <w:shd w:val="clear" w:color="auto" w:fill="FFFFFF"/>
        <w:spacing w:after="0" w:line="240" w:lineRule="auto"/>
        <w:jc w:val="both"/>
        <w:rPr>
          <w:ins w:id="1130" w:author="José Antonio Garcíarivas" w:date="2017-12-19T12:20:00Z"/>
          <w:rFonts w:ascii="Times New Roman" w:hAnsi="Times New Roman"/>
          <w:color w:val="222222"/>
          <w:sz w:val="24"/>
        </w:rPr>
      </w:pPr>
    </w:p>
    <w:p w14:paraId="22393390" w14:textId="77777777" w:rsidR="00B77E5A" w:rsidRPr="00B77E5A" w:rsidRDefault="00B77E5A" w:rsidP="00B77E5A">
      <w:pPr>
        <w:shd w:val="clear" w:color="auto" w:fill="FFFFFF"/>
        <w:spacing w:after="0" w:line="240" w:lineRule="auto"/>
        <w:jc w:val="both"/>
        <w:rPr>
          <w:ins w:id="1131" w:author="José Antonio Garcíarivas" w:date="2017-12-19T12:20:00Z"/>
          <w:rFonts w:ascii="Times New Roman" w:hAnsi="Times New Roman"/>
          <w:color w:val="222222"/>
          <w:sz w:val="24"/>
        </w:rPr>
      </w:pPr>
      <w:ins w:id="1132" w:author="José Antonio Garcíarivas" w:date="2017-12-19T12:20:00Z">
        <w:r w:rsidRPr="00B77E5A">
          <w:rPr>
            <w:rFonts w:ascii="Times New Roman" w:hAnsi="Times New Roman"/>
            <w:color w:val="222222"/>
            <w:sz w:val="24"/>
          </w:rPr>
          <w:t xml:space="preserve"> </w:t>
        </w:r>
      </w:ins>
    </w:p>
    <w:p w14:paraId="077BD862" w14:textId="77777777" w:rsidR="00B77E5A" w:rsidRPr="00B77E5A" w:rsidRDefault="00B77E5A" w:rsidP="00B77E5A">
      <w:pPr>
        <w:shd w:val="clear" w:color="auto" w:fill="FFFFFF"/>
        <w:spacing w:after="0" w:line="240" w:lineRule="auto"/>
        <w:jc w:val="both"/>
        <w:rPr>
          <w:ins w:id="1133" w:author="José Antonio Garcíarivas" w:date="2017-12-19T12:20:00Z"/>
          <w:rFonts w:ascii="Times New Roman" w:hAnsi="Times New Roman"/>
          <w:color w:val="222222"/>
          <w:sz w:val="24"/>
        </w:rPr>
      </w:pPr>
    </w:p>
    <w:p w14:paraId="3528DC80" w14:textId="77777777" w:rsidR="00B77E5A" w:rsidRPr="00B77E5A" w:rsidRDefault="00B77E5A" w:rsidP="00B77E5A">
      <w:pPr>
        <w:shd w:val="clear" w:color="auto" w:fill="FFFFFF"/>
        <w:spacing w:after="0" w:line="240" w:lineRule="auto"/>
        <w:jc w:val="both"/>
        <w:rPr>
          <w:ins w:id="1134" w:author="José Antonio Garcíarivas" w:date="2017-12-19T12:20:00Z"/>
          <w:rFonts w:ascii="Times New Roman" w:hAnsi="Times New Roman"/>
          <w:color w:val="222222"/>
          <w:sz w:val="24"/>
        </w:rPr>
      </w:pPr>
      <w:ins w:id="1135" w:author="José Antonio Garcíarivas" w:date="2017-12-19T12:20:00Z">
        <w:r w:rsidRPr="00B77E5A">
          <w:rPr>
            <w:rFonts w:ascii="Times New Roman" w:hAnsi="Times New Roman"/>
            <w:color w:val="222222"/>
            <w:sz w:val="24"/>
          </w:rPr>
          <w:t xml:space="preserve">My pondering re Midst first reminded me of what’s in midst of Genesis 1:1, which is a Menorah Seven in the Hebrew language, read </w:t>
        </w:r>
        <w:proofErr w:type="spellStart"/>
        <w:r w:rsidRPr="00B77E5A">
          <w:rPr>
            <w:rFonts w:ascii="Times New Roman" w:hAnsi="Times New Roman"/>
            <w:color w:val="222222"/>
            <w:sz w:val="24"/>
          </w:rPr>
          <w:t>left←right</w:t>
        </w:r>
        <w:proofErr w:type="spellEnd"/>
        <w:r w:rsidRPr="00B77E5A">
          <w:rPr>
            <w:rFonts w:ascii="Times New Roman" w:hAnsi="Times New Roman"/>
            <w:color w:val="222222"/>
            <w:sz w:val="24"/>
          </w:rPr>
          <w:t xml:space="preserve">, reverse of English. Midst of Seven is 1 thing called: </w:t>
        </w:r>
        <w:proofErr w:type="spellStart"/>
        <w:r w:rsidRPr="00B77E5A">
          <w:rPr>
            <w:rFonts w:ascii="Times New Roman" w:hAnsi="Times New Roman"/>
            <w:color w:val="222222"/>
            <w:sz w:val="24"/>
          </w:rPr>
          <w:t>eht</w:t>
        </w:r>
        <w:proofErr w:type="spellEnd"/>
        <w:r w:rsidRPr="00B77E5A">
          <w:rPr>
            <w:rFonts w:ascii="Times New Roman" w:hAnsi="Times New Roman"/>
            <w:color w:val="222222"/>
            <w:sz w:val="24"/>
          </w:rPr>
          <w:t xml:space="preserve"> being 2 things: </w:t>
        </w:r>
        <w:proofErr w:type="spellStart"/>
        <w:r w:rsidRPr="00B77E5A">
          <w:rPr>
            <w:rFonts w:ascii="Times New Roman" w:hAnsi="Times New Roman"/>
            <w:color w:val="222222"/>
            <w:sz w:val="24"/>
          </w:rPr>
          <w:t>alaph</w:t>
        </w:r>
        <w:proofErr w:type="spellEnd"/>
        <w:r w:rsidRPr="00B77E5A">
          <w:rPr>
            <w:rFonts w:ascii="Times New Roman" w:hAnsi="Times New Roman"/>
            <w:color w:val="222222"/>
            <w:sz w:val="24"/>
          </w:rPr>
          <w:t>/</w:t>
        </w:r>
        <w:proofErr w:type="spellStart"/>
        <w:r w:rsidRPr="00B77E5A">
          <w:rPr>
            <w:rFonts w:ascii="Times New Roman" w:hAnsi="Times New Roman"/>
            <w:color w:val="222222"/>
            <w:sz w:val="24"/>
          </w:rPr>
          <w:t>tav</w:t>
        </w:r>
        <w:proofErr w:type="spellEnd"/>
        <w:r w:rsidRPr="00B77E5A">
          <w:rPr>
            <w:rFonts w:ascii="Times New Roman" w:hAnsi="Times New Roman"/>
            <w:color w:val="222222"/>
            <w:sz w:val="24"/>
          </w:rPr>
          <w:t xml:space="preserve"> re a </w:t>
        </w:r>
        <w:proofErr w:type="spellStart"/>
        <w:r w:rsidRPr="00B77E5A">
          <w:rPr>
            <w:rFonts w:ascii="Times New Roman" w:hAnsi="Times New Roman"/>
            <w:color w:val="222222"/>
            <w:sz w:val="24"/>
          </w:rPr>
          <w:t>PluralGod</w:t>
        </w:r>
        <w:proofErr w:type="spellEnd"/>
        <w:r w:rsidRPr="00B77E5A">
          <w:rPr>
            <w:rFonts w:ascii="Times New Roman" w:hAnsi="Times New Roman"/>
            <w:color w:val="222222"/>
            <w:sz w:val="24"/>
          </w:rPr>
          <w:t xml:space="preserve"> called ‘</w:t>
        </w:r>
        <w:proofErr w:type="spellStart"/>
        <w:r w:rsidRPr="00B77E5A">
          <w:rPr>
            <w:rFonts w:ascii="Times New Roman" w:hAnsi="Times New Roman"/>
            <w:color w:val="222222"/>
            <w:sz w:val="24"/>
          </w:rPr>
          <w:t>elohyim</w:t>
        </w:r>
        <w:proofErr w:type="spellEnd"/>
        <w:r w:rsidRPr="00B77E5A">
          <w:rPr>
            <w:rFonts w:ascii="Times New Roman" w:hAnsi="Times New Roman"/>
            <w:color w:val="222222"/>
            <w:sz w:val="24"/>
          </w:rPr>
          <w:t>:</w:t>
        </w:r>
      </w:ins>
    </w:p>
    <w:p w14:paraId="7B9FFD7A" w14:textId="77777777" w:rsidR="00B77E5A" w:rsidRPr="00B77E5A" w:rsidRDefault="00B77E5A" w:rsidP="00B77E5A">
      <w:pPr>
        <w:shd w:val="clear" w:color="auto" w:fill="FFFFFF"/>
        <w:spacing w:after="0" w:line="240" w:lineRule="auto"/>
        <w:jc w:val="both"/>
        <w:rPr>
          <w:ins w:id="1136" w:author="José Antonio Garcíarivas" w:date="2017-12-19T12:20:00Z"/>
          <w:rFonts w:ascii="Times New Roman" w:hAnsi="Times New Roman"/>
          <w:color w:val="222222"/>
          <w:sz w:val="24"/>
        </w:rPr>
      </w:pPr>
    </w:p>
    <w:p w14:paraId="43CC2F80" w14:textId="77777777" w:rsidR="00B77E5A" w:rsidRPr="00B77E5A" w:rsidRDefault="00B77E5A" w:rsidP="00B77E5A">
      <w:pPr>
        <w:shd w:val="clear" w:color="auto" w:fill="FFFFFF"/>
        <w:spacing w:after="0" w:line="240" w:lineRule="auto"/>
        <w:jc w:val="both"/>
        <w:rPr>
          <w:ins w:id="1137" w:author="José Antonio Garcíarivas" w:date="2017-12-19T12:20:00Z"/>
          <w:rFonts w:ascii="Times New Roman" w:hAnsi="Times New Roman"/>
          <w:color w:val="222222"/>
          <w:sz w:val="24"/>
        </w:rPr>
      </w:pPr>
      <w:proofErr w:type="spellStart"/>
      <w:ins w:id="1138" w:author="José Antonio Garcíarivas" w:date="2017-12-19T12:20:00Z">
        <w:r w:rsidRPr="00B77E5A">
          <w:rPr>
            <w:rFonts w:ascii="Times New Roman" w:hAnsi="Times New Roman"/>
            <w:color w:val="222222"/>
            <w:sz w:val="24"/>
          </w:rPr>
          <w:t>haeretz</w:t>
        </w:r>
        <w:proofErr w:type="spellEnd"/>
        <w:r w:rsidRPr="00B77E5A">
          <w:rPr>
            <w:rFonts w:ascii="Times New Roman" w:hAnsi="Times New Roman"/>
            <w:color w:val="222222"/>
            <w:sz w:val="24"/>
          </w:rPr>
          <w:t xml:space="preserve"> – </w:t>
        </w:r>
        <w:proofErr w:type="spellStart"/>
        <w:r w:rsidRPr="00B77E5A">
          <w:rPr>
            <w:rFonts w:ascii="Times New Roman" w:hAnsi="Times New Roman"/>
            <w:color w:val="222222"/>
            <w:sz w:val="24"/>
          </w:rPr>
          <w:t>vaeht</w:t>
        </w:r>
        <w:proofErr w:type="spellEnd"/>
        <w:r w:rsidRPr="00B77E5A">
          <w:rPr>
            <w:rFonts w:ascii="Times New Roman" w:hAnsi="Times New Roman"/>
            <w:color w:val="222222"/>
            <w:sz w:val="24"/>
          </w:rPr>
          <w:t xml:space="preserve"> – </w:t>
        </w:r>
        <w:proofErr w:type="spellStart"/>
        <w:r w:rsidRPr="00B77E5A">
          <w:rPr>
            <w:rFonts w:ascii="Times New Roman" w:hAnsi="Times New Roman"/>
            <w:color w:val="222222"/>
            <w:sz w:val="24"/>
          </w:rPr>
          <w:t>hashamayim</w:t>
        </w:r>
        <w:proofErr w:type="spellEnd"/>
        <w:r w:rsidRPr="00B77E5A">
          <w:rPr>
            <w:rFonts w:ascii="Times New Roman" w:hAnsi="Times New Roman"/>
            <w:color w:val="222222"/>
            <w:sz w:val="24"/>
          </w:rPr>
          <w:t xml:space="preserve"> – </w:t>
        </w:r>
        <w:proofErr w:type="spellStart"/>
        <w:r w:rsidRPr="00B77E5A">
          <w:rPr>
            <w:rFonts w:ascii="Times New Roman" w:hAnsi="Times New Roman"/>
            <w:color w:val="222222"/>
            <w:sz w:val="24"/>
          </w:rPr>
          <w:t>eht</w:t>
        </w:r>
        <w:proofErr w:type="spellEnd"/>
        <w:r w:rsidRPr="00B77E5A">
          <w:rPr>
            <w:rFonts w:ascii="Times New Roman" w:hAnsi="Times New Roman"/>
            <w:color w:val="222222"/>
            <w:sz w:val="24"/>
          </w:rPr>
          <w:t xml:space="preserve"> – Elohim – </w:t>
        </w:r>
        <w:proofErr w:type="spellStart"/>
        <w:r w:rsidRPr="00B77E5A">
          <w:rPr>
            <w:rFonts w:ascii="Times New Roman" w:hAnsi="Times New Roman"/>
            <w:color w:val="222222"/>
            <w:sz w:val="24"/>
          </w:rPr>
          <w:t>barah</w:t>
        </w:r>
        <w:proofErr w:type="spellEnd"/>
        <w:r w:rsidRPr="00B77E5A">
          <w:rPr>
            <w:rFonts w:ascii="Times New Roman" w:hAnsi="Times New Roman"/>
            <w:color w:val="222222"/>
            <w:sz w:val="24"/>
          </w:rPr>
          <w:t xml:space="preserve"> – </w:t>
        </w:r>
        <w:proofErr w:type="spellStart"/>
        <w:r w:rsidRPr="00B77E5A">
          <w:rPr>
            <w:rFonts w:ascii="Times New Roman" w:hAnsi="Times New Roman"/>
            <w:color w:val="222222"/>
            <w:sz w:val="24"/>
          </w:rPr>
          <w:t>Bereshit</w:t>
        </w:r>
        <w:proofErr w:type="spellEnd"/>
        <w:r w:rsidRPr="00B77E5A">
          <w:rPr>
            <w:rFonts w:ascii="Times New Roman" w:hAnsi="Times New Roman"/>
            <w:color w:val="222222"/>
            <w:sz w:val="24"/>
          </w:rPr>
          <w:t xml:space="preserve"> </w:t>
        </w:r>
      </w:ins>
    </w:p>
    <w:p w14:paraId="0B4716D9" w14:textId="77777777" w:rsidR="00B77E5A" w:rsidRPr="00B77E5A" w:rsidRDefault="00B77E5A" w:rsidP="00B77E5A">
      <w:pPr>
        <w:shd w:val="clear" w:color="auto" w:fill="FFFFFF"/>
        <w:spacing w:after="0" w:line="240" w:lineRule="auto"/>
        <w:jc w:val="both"/>
        <w:rPr>
          <w:ins w:id="1139" w:author="José Antonio Garcíarivas" w:date="2017-12-19T12:20:00Z"/>
          <w:rFonts w:ascii="Times New Roman" w:hAnsi="Times New Roman"/>
          <w:color w:val="222222"/>
          <w:sz w:val="24"/>
        </w:rPr>
      </w:pPr>
    </w:p>
    <w:p w14:paraId="41443209" w14:textId="77777777" w:rsidR="00B77E5A" w:rsidRPr="00B77E5A" w:rsidRDefault="00B77E5A" w:rsidP="00B77E5A">
      <w:pPr>
        <w:shd w:val="clear" w:color="auto" w:fill="FFFFFF"/>
        <w:spacing w:after="0" w:line="240" w:lineRule="auto"/>
        <w:jc w:val="both"/>
        <w:rPr>
          <w:ins w:id="1140" w:author="José Antonio Garcíarivas" w:date="2017-12-19T12:20:00Z"/>
          <w:rFonts w:ascii="Times New Roman" w:hAnsi="Times New Roman"/>
          <w:color w:val="222222"/>
          <w:sz w:val="24"/>
        </w:rPr>
      </w:pPr>
      <w:ins w:id="1141" w:author="José Antonio Garcíarivas" w:date="2017-12-19T12:20:00Z">
        <w:r w:rsidRPr="00B77E5A">
          <w:rPr>
            <w:rFonts w:ascii="Times New Roman" w:hAnsi="Times New Roman"/>
            <w:color w:val="222222"/>
            <w:sz w:val="24"/>
          </w:rPr>
          <w:t>[earth] - [and] - [heavens] - [aleph/</w:t>
        </w:r>
        <w:proofErr w:type="spellStart"/>
        <w:r w:rsidRPr="00B77E5A">
          <w:rPr>
            <w:rFonts w:ascii="Times New Roman" w:hAnsi="Times New Roman"/>
            <w:color w:val="222222"/>
            <w:sz w:val="24"/>
          </w:rPr>
          <w:t>tav</w:t>
        </w:r>
        <w:proofErr w:type="spellEnd"/>
        <w:r w:rsidRPr="00B77E5A">
          <w:rPr>
            <w:rFonts w:ascii="Times New Roman" w:hAnsi="Times New Roman"/>
            <w:color w:val="222222"/>
            <w:sz w:val="24"/>
          </w:rPr>
          <w:t>] - [God] - [created] - [In the beginning]</w:t>
        </w:r>
      </w:ins>
    </w:p>
    <w:p w14:paraId="70406DBD" w14:textId="77777777" w:rsidR="00B77E5A" w:rsidRPr="00B77E5A" w:rsidRDefault="00B77E5A" w:rsidP="00B77E5A">
      <w:pPr>
        <w:shd w:val="clear" w:color="auto" w:fill="FFFFFF"/>
        <w:spacing w:after="0" w:line="240" w:lineRule="auto"/>
        <w:jc w:val="both"/>
        <w:rPr>
          <w:ins w:id="1142" w:author="José Antonio Garcíarivas" w:date="2017-12-19T12:20:00Z"/>
          <w:rFonts w:ascii="Times New Roman" w:hAnsi="Times New Roman"/>
          <w:color w:val="222222"/>
          <w:sz w:val="24"/>
        </w:rPr>
      </w:pPr>
    </w:p>
    <w:p w14:paraId="72BEF021" w14:textId="77777777" w:rsidR="00B77E5A" w:rsidRPr="00B77E5A" w:rsidRDefault="00B77E5A" w:rsidP="00B77E5A">
      <w:pPr>
        <w:shd w:val="clear" w:color="auto" w:fill="FFFFFF"/>
        <w:spacing w:after="0" w:line="240" w:lineRule="auto"/>
        <w:jc w:val="both"/>
        <w:rPr>
          <w:ins w:id="1143" w:author="José Antonio Garcíarivas" w:date="2017-12-19T12:20:00Z"/>
          <w:rFonts w:ascii="Times New Roman" w:hAnsi="Times New Roman"/>
          <w:color w:val="222222"/>
          <w:sz w:val="24"/>
        </w:rPr>
      </w:pPr>
      <w:ins w:id="1144" w:author="José Antonio Garcíarivas" w:date="2017-12-19T12:20:00Z">
        <w:r w:rsidRPr="00B77E5A">
          <w:rPr>
            <w:rFonts w:ascii="Times New Roman" w:hAnsi="Times New Roman"/>
            <w:color w:val="222222"/>
            <w:sz w:val="24"/>
          </w:rPr>
          <w:t xml:space="preserve"> </w:t>
        </w:r>
      </w:ins>
    </w:p>
    <w:p w14:paraId="220F2796" w14:textId="77777777" w:rsidR="00B77E5A" w:rsidRPr="00B77E5A" w:rsidRDefault="00B77E5A" w:rsidP="00B77E5A">
      <w:pPr>
        <w:shd w:val="clear" w:color="auto" w:fill="FFFFFF"/>
        <w:spacing w:after="0" w:line="240" w:lineRule="auto"/>
        <w:jc w:val="both"/>
        <w:rPr>
          <w:ins w:id="1145" w:author="José Antonio Garcíarivas" w:date="2017-12-19T12:20:00Z"/>
          <w:rFonts w:ascii="Times New Roman" w:hAnsi="Times New Roman"/>
          <w:color w:val="222222"/>
          <w:sz w:val="24"/>
        </w:rPr>
      </w:pPr>
    </w:p>
    <w:p w14:paraId="3A6E7A3D" w14:textId="77777777" w:rsidR="00B77E5A" w:rsidRPr="00B77E5A" w:rsidRDefault="00B77E5A" w:rsidP="00B77E5A">
      <w:pPr>
        <w:shd w:val="clear" w:color="auto" w:fill="FFFFFF"/>
        <w:spacing w:after="0" w:line="240" w:lineRule="auto"/>
        <w:jc w:val="both"/>
        <w:rPr>
          <w:ins w:id="1146" w:author="José Antonio Garcíarivas" w:date="2017-12-19T12:20:00Z"/>
          <w:rFonts w:ascii="Times New Roman" w:hAnsi="Times New Roman"/>
          <w:color w:val="222222"/>
          <w:sz w:val="24"/>
        </w:rPr>
      </w:pPr>
      <w:ins w:id="1147" w:author="José Antonio Garcíarivas" w:date="2017-12-19T12:20:00Z">
        <w:r w:rsidRPr="00B77E5A">
          <w:rPr>
            <w:rFonts w:ascii="Times New Roman" w:hAnsi="Times New Roman"/>
            <w:color w:val="222222"/>
            <w:sz w:val="24"/>
          </w:rPr>
          <w:t xml:space="preserve">With the golden lampstand the midst was the 7th light Jews call </w:t>
        </w:r>
        <w:proofErr w:type="spellStart"/>
        <w:r w:rsidRPr="00B77E5A">
          <w:rPr>
            <w:rFonts w:ascii="Times New Roman" w:hAnsi="Times New Roman"/>
            <w:color w:val="222222"/>
            <w:sz w:val="24"/>
          </w:rPr>
          <w:t>Ner</w:t>
        </w:r>
        <w:proofErr w:type="spellEnd"/>
        <w:r w:rsidRPr="00B77E5A">
          <w:rPr>
            <w:rFonts w:ascii="Times New Roman" w:hAnsi="Times New Roman"/>
            <w:color w:val="222222"/>
            <w:sz w:val="24"/>
          </w:rPr>
          <w:t xml:space="preserve"> Elohim</w:t>
        </w:r>
      </w:ins>
    </w:p>
    <w:p w14:paraId="3B543A58" w14:textId="77777777" w:rsidR="00B77E5A" w:rsidRPr="00B77E5A" w:rsidRDefault="00B77E5A" w:rsidP="00B77E5A">
      <w:pPr>
        <w:shd w:val="clear" w:color="auto" w:fill="FFFFFF"/>
        <w:spacing w:after="0" w:line="240" w:lineRule="auto"/>
        <w:jc w:val="both"/>
        <w:rPr>
          <w:ins w:id="1148" w:author="José Antonio Garcíarivas" w:date="2017-12-19T12:20:00Z"/>
          <w:rFonts w:ascii="Times New Roman" w:hAnsi="Times New Roman"/>
          <w:color w:val="222222"/>
          <w:sz w:val="24"/>
        </w:rPr>
      </w:pPr>
    </w:p>
    <w:p w14:paraId="294F270C" w14:textId="77777777" w:rsidR="00B77E5A" w:rsidRPr="00B77E5A" w:rsidRDefault="00B77E5A" w:rsidP="00B77E5A">
      <w:pPr>
        <w:shd w:val="clear" w:color="auto" w:fill="FFFFFF"/>
        <w:spacing w:after="0" w:line="240" w:lineRule="auto"/>
        <w:jc w:val="both"/>
        <w:rPr>
          <w:ins w:id="1149" w:author="José Antonio Garcíarivas" w:date="2017-12-19T12:20:00Z"/>
          <w:rFonts w:ascii="Times New Roman" w:hAnsi="Times New Roman"/>
          <w:color w:val="222222"/>
          <w:sz w:val="24"/>
        </w:rPr>
      </w:pPr>
      <w:proofErr w:type="gramStart"/>
      <w:ins w:id="1150" w:author="José Antonio Garcíarivas" w:date="2017-12-19T12:20:00Z">
        <w:r w:rsidRPr="00B77E5A">
          <w:rPr>
            <w:rFonts w:ascii="Times New Roman" w:hAnsi="Times New Roman"/>
            <w:color w:val="222222"/>
            <w:sz w:val="24"/>
          </w:rPr>
          <w:t>6  -</w:t>
        </w:r>
        <w:proofErr w:type="gramEnd"/>
        <w:r w:rsidRPr="00B77E5A">
          <w:rPr>
            <w:rFonts w:ascii="Times New Roman" w:hAnsi="Times New Roman"/>
            <w:color w:val="222222"/>
            <w:sz w:val="24"/>
          </w:rPr>
          <w:t xml:space="preserve">  5  -  4  -  7  -  3  -  2  -  1</w:t>
        </w:r>
      </w:ins>
    </w:p>
    <w:p w14:paraId="5C99D279" w14:textId="77777777" w:rsidR="00B77E5A" w:rsidRPr="00B77E5A" w:rsidRDefault="00B77E5A" w:rsidP="00B77E5A">
      <w:pPr>
        <w:shd w:val="clear" w:color="auto" w:fill="FFFFFF"/>
        <w:spacing w:after="0" w:line="240" w:lineRule="auto"/>
        <w:jc w:val="both"/>
        <w:rPr>
          <w:ins w:id="1151" w:author="José Antonio Garcíarivas" w:date="2017-12-19T12:20:00Z"/>
          <w:rFonts w:ascii="Times New Roman" w:hAnsi="Times New Roman"/>
          <w:color w:val="222222"/>
          <w:sz w:val="24"/>
        </w:rPr>
      </w:pPr>
    </w:p>
    <w:p w14:paraId="142C4101" w14:textId="77777777" w:rsidR="00B77E5A" w:rsidRPr="00B77E5A" w:rsidRDefault="00B77E5A" w:rsidP="00B77E5A">
      <w:pPr>
        <w:shd w:val="clear" w:color="auto" w:fill="FFFFFF"/>
        <w:spacing w:after="0" w:line="240" w:lineRule="auto"/>
        <w:jc w:val="both"/>
        <w:rPr>
          <w:ins w:id="1152" w:author="José Antonio Garcíarivas" w:date="2017-12-19T12:20:00Z"/>
          <w:rFonts w:ascii="Times New Roman" w:hAnsi="Times New Roman"/>
          <w:color w:val="222222"/>
          <w:sz w:val="24"/>
        </w:rPr>
      </w:pPr>
      <w:ins w:id="1153" w:author="José Antonio Garcíarivas" w:date="2017-12-19T12:20:00Z">
        <w:r w:rsidRPr="00B77E5A">
          <w:rPr>
            <w:rFonts w:ascii="Times New Roman" w:hAnsi="Times New Roman"/>
            <w:color w:val="222222"/>
            <w:sz w:val="24"/>
          </w:rPr>
          <w:t xml:space="preserve"> </w:t>
        </w:r>
      </w:ins>
    </w:p>
    <w:p w14:paraId="00C67D10" w14:textId="77777777" w:rsidR="00B77E5A" w:rsidRPr="00B77E5A" w:rsidRDefault="00B77E5A" w:rsidP="00B77E5A">
      <w:pPr>
        <w:shd w:val="clear" w:color="auto" w:fill="FFFFFF"/>
        <w:spacing w:after="0" w:line="240" w:lineRule="auto"/>
        <w:jc w:val="both"/>
        <w:rPr>
          <w:ins w:id="1154" w:author="José Antonio Garcíarivas" w:date="2017-12-19T12:20:00Z"/>
          <w:rFonts w:ascii="Times New Roman" w:hAnsi="Times New Roman"/>
          <w:color w:val="222222"/>
          <w:sz w:val="24"/>
        </w:rPr>
      </w:pPr>
    </w:p>
    <w:p w14:paraId="59B87D0B" w14:textId="77777777" w:rsidR="00B77E5A" w:rsidRPr="00B77E5A" w:rsidRDefault="00B77E5A" w:rsidP="00B77E5A">
      <w:pPr>
        <w:shd w:val="clear" w:color="auto" w:fill="FFFFFF"/>
        <w:spacing w:after="0" w:line="240" w:lineRule="auto"/>
        <w:jc w:val="both"/>
        <w:rPr>
          <w:ins w:id="1155" w:author="José Antonio Garcíarivas" w:date="2017-12-19T12:20:00Z"/>
          <w:rFonts w:ascii="Times New Roman" w:hAnsi="Times New Roman"/>
          <w:color w:val="222222"/>
          <w:sz w:val="24"/>
        </w:rPr>
      </w:pPr>
      <w:ins w:id="1156" w:author="José Antonio Garcíarivas" w:date="2017-12-19T12:20:00Z">
        <w:r w:rsidRPr="00B77E5A">
          <w:rPr>
            <w:rFonts w:ascii="Times New Roman" w:hAnsi="Times New Roman"/>
            <w:color w:val="222222"/>
            <w:sz w:val="24"/>
          </w:rPr>
          <w:t>At the crucifixion the “midst” was between two thieves</w:t>
        </w:r>
      </w:ins>
    </w:p>
    <w:p w14:paraId="15A1EB9D" w14:textId="77777777" w:rsidR="00B77E5A" w:rsidRPr="00B77E5A" w:rsidRDefault="00B77E5A" w:rsidP="00B77E5A">
      <w:pPr>
        <w:shd w:val="clear" w:color="auto" w:fill="FFFFFF"/>
        <w:spacing w:after="0" w:line="240" w:lineRule="auto"/>
        <w:jc w:val="both"/>
        <w:rPr>
          <w:ins w:id="1157" w:author="José Antonio Garcíarivas" w:date="2017-12-19T12:20:00Z"/>
          <w:rFonts w:ascii="Times New Roman" w:hAnsi="Times New Roman"/>
          <w:color w:val="222222"/>
          <w:sz w:val="24"/>
        </w:rPr>
      </w:pPr>
    </w:p>
    <w:p w14:paraId="7FD89217" w14:textId="77777777" w:rsidR="00B77E5A" w:rsidRPr="00B77E5A" w:rsidRDefault="00B77E5A" w:rsidP="00B77E5A">
      <w:pPr>
        <w:shd w:val="clear" w:color="auto" w:fill="FFFFFF"/>
        <w:spacing w:after="0" w:line="240" w:lineRule="auto"/>
        <w:jc w:val="both"/>
        <w:rPr>
          <w:ins w:id="1158" w:author="José Antonio Garcíarivas" w:date="2017-12-19T12:20:00Z"/>
          <w:rFonts w:ascii="Times New Roman" w:hAnsi="Times New Roman"/>
          <w:color w:val="222222"/>
          <w:sz w:val="24"/>
        </w:rPr>
      </w:pPr>
      <w:ins w:id="1159" w:author="José Antonio Garcíarivas" w:date="2017-12-19T12:20:00Z">
        <w:r w:rsidRPr="00B77E5A">
          <w:rPr>
            <w:rFonts w:ascii="Times New Roman" w:hAnsi="Times New Roman"/>
            <w:color w:val="222222"/>
            <w:sz w:val="24"/>
          </w:rPr>
          <w:t>Thief – Jesus – Thief</w:t>
        </w:r>
      </w:ins>
    </w:p>
    <w:p w14:paraId="32697511" w14:textId="77777777" w:rsidR="00B77E5A" w:rsidRPr="00B77E5A" w:rsidRDefault="00B77E5A" w:rsidP="00B77E5A">
      <w:pPr>
        <w:shd w:val="clear" w:color="auto" w:fill="FFFFFF"/>
        <w:spacing w:after="0" w:line="240" w:lineRule="auto"/>
        <w:jc w:val="both"/>
        <w:rPr>
          <w:ins w:id="1160" w:author="José Antonio Garcíarivas" w:date="2017-12-19T12:20:00Z"/>
          <w:rFonts w:ascii="Times New Roman" w:hAnsi="Times New Roman"/>
          <w:color w:val="222222"/>
          <w:sz w:val="24"/>
        </w:rPr>
      </w:pPr>
    </w:p>
    <w:p w14:paraId="12BCD8A2" w14:textId="77777777" w:rsidR="00B77E5A" w:rsidRPr="00B77E5A" w:rsidRDefault="00B77E5A" w:rsidP="00B77E5A">
      <w:pPr>
        <w:shd w:val="clear" w:color="auto" w:fill="FFFFFF"/>
        <w:spacing w:after="0" w:line="240" w:lineRule="auto"/>
        <w:jc w:val="both"/>
        <w:rPr>
          <w:ins w:id="1161" w:author="José Antonio Garcíarivas" w:date="2017-12-19T12:20:00Z"/>
          <w:rFonts w:ascii="Times New Roman" w:hAnsi="Times New Roman"/>
          <w:color w:val="222222"/>
          <w:sz w:val="24"/>
        </w:rPr>
      </w:pPr>
      <w:ins w:id="1162" w:author="José Antonio Garcíarivas" w:date="2017-12-19T12:20:00Z">
        <w:r w:rsidRPr="00B77E5A">
          <w:rPr>
            <w:rFonts w:ascii="Times New Roman" w:hAnsi="Times New Roman"/>
            <w:color w:val="222222"/>
            <w:sz w:val="24"/>
          </w:rPr>
          <w:t xml:space="preserve"> </w:t>
        </w:r>
      </w:ins>
    </w:p>
    <w:p w14:paraId="71CF6EF4" w14:textId="77777777" w:rsidR="00B77E5A" w:rsidRPr="00B77E5A" w:rsidRDefault="00B77E5A" w:rsidP="00B77E5A">
      <w:pPr>
        <w:shd w:val="clear" w:color="auto" w:fill="FFFFFF"/>
        <w:spacing w:after="0" w:line="240" w:lineRule="auto"/>
        <w:jc w:val="both"/>
        <w:rPr>
          <w:ins w:id="1163" w:author="José Antonio Garcíarivas" w:date="2017-12-19T12:20:00Z"/>
          <w:rFonts w:ascii="Times New Roman" w:hAnsi="Times New Roman"/>
          <w:color w:val="222222"/>
          <w:sz w:val="24"/>
        </w:rPr>
      </w:pPr>
    </w:p>
    <w:p w14:paraId="3DE07802" w14:textId="77777777" w:rsidR="00B77E5A" w:rsidRPr="00B77E5A" w:rsidRDefault="00B77E5A" w:rsidP="00B77E5A">
      <w:pPr>
        <w:shd w:val="clear" w:color="auto" w:fill="FFFFFF"/>
        <w:spacing w:after="0" w:line="240" w:lineRule="auto"/>
        <w:jc w:val="both"/>
        <w:rPr>
          <w:ins w:id="1164" w:author="José Antonio Garcíarivas" w:date="2017-12-19T12:20:00Z"/>
          <w:rFonts w:ascii="Times New Roman" w:hAnsi="Times New Roman"/>
          <w:color w:val="222222"/>
          <w:sz w:val="24"/>
        </w:rPr>
      </w:pPr>
      <w:ins w:id="1165" w:author="José Antonio Garcíarivas" w:date="2017-12-19T12:20:00Z">
        <w:r w:rsidRPr="00B77E5A">
          <w:rPr>
            <w:rFonts w:ascii="Times New Roman" w:hAnsi="Times New Roman"/>
            <w:color w:val="222222"/>
            <w:sz w:val="24"/>
          </w:rPr>
          <w:t>In Revelation what’s in “midst” of seven candlestick churches is “one like Son of man”, which in Romans 3:4 is a “liar” &amp; “Lamb” in Rev is ‘</w:t>
        </w:r>
        <w:proofErr w:type="spellStart"/>
        <w:r w:rsidRPr="00B77E5A">
          <w:rPr>
            <w:rFonts w:ascii="Times New Roman" w:hAnsi="Times New Roman"/>
            <w:color w:val="222222"/>
            <w:sz w:val="24"/>
          </w:rPr>
          <w:t>arnion</w:t>
        </w:r>
        <w:proofErr w:type="spellEnd"/>
        <w:r w:rsidRPr="00B77E5A">
          <w:rPr>
            <w:rFonts w:ascii="Times New Roman" w:hAnsi="Times New Roman"/>
            <w:color w:val="222222"/>
            <w:sz w:val="24"/>
          </w:rPr>
          <w:t>’, not ‘</w:t>
        </w:r>
        <w:proofErr w:type="spellStart"/>
        <w:r w:rsidRPr="00B77E5A">
          <w:rPr>
            <w:rFonts w:ascii="Times New Roman" w:hAnsi="Times New Roman"/>
            <w:color w:val="222222"/>
            <w:sz w:val="24"/>
          </w:rPr>
          <w:t>amnos</w:t>
        </w:r>
        <w:proofErr w:type="spellEnd"/>
        <w:r w:rsidRPr="00B77E5A">
          <w:rPr>
            <w:rFonts w:ascii="Times New Roman" w:hAnsi="Times New Roman"/>
            <w:color w:val="222222"/>
            <w:sz w:val="24"/>
          </w:rPr>
          <w:t>’ Lamb of God.</w:t>
        </w:r>
      </w:ins>
    </w:p>
    <w:p w14:paraId="6768B7D2" w14:textId="77777777" w:rsidR="00B77E5A" w:rsidRPr="00B77E5A" w:rsidRDefault="00B77E5A" w:rsidP="00B77E5A">
      <w:pPr>
        <w:shd w:val="clear" w:color="auto" w:fill="FFFFFF"/>
        <w:spacing w:after="0" w:line="240" w:lineRule="auto"/>
        <w:jc w:val="both"/>
        <w:rPr>
          <w:ins w:id="1166" w:author="José Antonio Garcíarivas" w:date="2017-12-19T12:20:00Z"/>
          <w:rFonts w:ascii="Times New Roman" w:hAnsi="Times New Roman"/>
          <w:color w:val="222222"/>
          <w:sz w:val="24"/>
        </w:rPr>
      </w:pPr>
    </w:p>
    <w:p w14:paraId="3760DDFD" w14:textId="77777777" w:rsidR="00B77E5A" w:rsidRPr="00B77E5A" w:rsidRDefault="00B77E5A" w:rsidP="00B77E5A">
      <w:pPr>
        <w:shd w:val="clear" w:color="auto" w:fill="FFFFFF"/>
        <w:spacing w:after="0" w:line="240" w:lineRule="auto"/>
        <w:jc w:val="both"/>
        <w:rPr>
          <w:ins w:id="1167" w:author="José Antonio Garcíarivas" w:date="2017-12-19T12:20:00Z"/>
          <w:rFonts w:ascii="Times New Roman" w:hAnsi="Times New Roman"/>
          <w:color w:val="222222"/>
          <w:sz w:val="24"/>
        </w:rPr>
      </w:pPr>
      <w:ins w:id="1168" w:author="José Antonio Garcíarivas" w:date="2017-12-19T12:20:00Z">
        <w:r w:rsidRPr="00B77E5A">
          <w:rPr>
            <w:rFonts w:ascii="Times New Roman" w:hAnsi="Times New Roman"/>
            <w:color w:val="222222"/>
            <w:sz w:val="24"/>
          </w:rPr>
          <w:t xml:space="preserve"> </w:t>
        </w:r>
      </w:ins>
    </w:p>
    <w:p w14:paraId="1A30FF90" w14:textId="77777777" w:rsidR="00B77E5A" w:rsidRPr="00B77E5A" w:rsidRDefault="00B77E5A" w:rsidP="00B77E5A">
      <w:pPr>
        <w:shd w:val="clear" w:color="auto" w:fill="FFFFFF"/>
        <w:spacing w:after="0" w:line="240" w:lineRule="auto"/>
        <w:jc w:val="both"/>
        <w:rPr>
          <w:ins w:id="1169" w:author="José Antonio Garcíarivas" w:date="2017-12-19T12:20:00Z"/>
          <w:rFonts w:ascii="Times New Roman" w:hAnsi="Times New Roman"/>
          <w:color w:val="222222"/>
          <w:sz w:val="24"/>
        </w:rPr>
      </w:pPr>
    </w:p>
    <w:p w14:paraId="64C90A2E" w14:textId="77777777" w:rsidR="00B77E5A" w:rsidRPr="00B77E5A" w:rsidRDefault="00B77E5A" w:rsidP="00B77E5A">
      <w:pPr>
        <w:shd w:val="clear" w:color="auto" w:fill="FFFFFF"/>
        <w:spacing w:after="0" w:line="240" w:lineRule="auto"/>
        <w:jc w:val="both"/>
        <w:rPr>
          <w:ins w:id="1170" w:author="José Antonio Garcíarivas" w:date="2017-12-19T12:20:00Z"/>
          <w:rFonts w:ascii="Times New Roman" w:hAnsi="Times New Roman"/>
          <w:color w:val="222222"/>
          <w:sz w:val="24"/>
        </w:rPr>
      </w:pPr>
      <w:ins w:id="1171" w:author="José Antonio Garcíarivas" w:date="2017-12-19T12:20:00Z">
        <w:r w:rsidRPr="00B77E5A">
          <w:rPr>
            <w:rFonts w:ascii="Times New Roman" w:hAnsi="Times New Roman"/>
            <w:color w:val="222222"/>
            <w:sz w:val="24"/>
          </w:rPr>
          <w:t xml:space="preserve">Midst can be </w:t>
        </w:r>
        <w:proofErr w:type="spellStart"/>
        <w:r w:rsidRPr="00B77E5A">
          <w:rPr>
            <w:rFonts w:ascii="Times New Roman" w:hAnsi="Times New Roman"/>
            <w:color w:val="222222"/>
            <w:sz w:val="24"/>
          </w:rPr>
          <w:t>LukeWarm</w:t>
        </w:r>
        <w:proofErr w:type="spellEnd"/>
        <w:r w:rsidRPr="00B77E5A">
          <w:rPr>
            <w:rFonts w:ascii="Times New Roman" w:hAnsi="Times New Roman"/>
            <w:color w:val="222222"/>
            <w:sz w:val="24"/>
          </w:rPr>
          <w:t xml:space="preserve"> of </w:t>
        </w:r>
        <w:proofErr w:type="spellStart"/>
        <w:r w:rsidRPr="00B77E5A">
          <w:rPr>
            <w:rFonts w:ascii="Times New Roman" w:hAnsi="Times New Roman"/>
            <w:color w:val="222222"/>
            <w:sz w:val="24"/>
          </w:rPr>
          <w:t>cold←LukeWarm→hot</w:t>
        </w:r>
        <w:proofErr w:type="spellEnd"/>
        <w:r w:rsidRPr="00B77E5A">
          <w:rPr>
            <w:rFonts w:ascii="Times New Roman" w:hAnsi="Times New Roman"/>
            <w:color w:val="222222"/>
            <w:sz w:val="24"/>
          </w:rPr>
          <w:t>.</w:t>
        </w:r>
      </w:ins>
    </w:p>
    <w:p w14:paraId="0F9882DF" w14:textId="77777777" w:rsidR="00B77E5A" w:rsidRPr="00B77E5A" w:rsidRDefault="00B77E5A" w:rsidP="00B77E5A">
      <w:pPr>
        <w:shd w:val="clear" w:color="auto" w:fill="FFFFFF"/>
        <w:spacing w:after="0" w:line="240" w:lineRule="auto"/>
        <w:jc w:val="both"/>
        <w:rPr>
          <w:ins w:id="1172" w:author="José Antonio Garcíarivas" w:date="2017-12-19T12:20:00Z"/>
          <w:rFonts w:ascii="Times New Roman" w:hAnsi="Times New Roman"/>
          <w:color w:val="222222"/>
          <w:sz w:val="24"/>
        </w:rPr>
      </w:pPr>
    </w:p>
    <w:p w14:paraId="68E157A9" w14:textId="77777777" w:rsidR="00B77E5A" w:rsidRPr="00B77E5A" w:rsidRDefault="00B77E5A" w:rsidP="00B77E5A">
      <w:pPr>
        <w:shd w:val="clear" w:color="auto" w:fill="FFFFFF"/>
        <w:spacing w:after="0" w:line="240" w:lineRule="auto"/>
        <w:jc w:val="both"/>
        <w:rPr>
          <w:ins w:id="1173" w:author="José Antonio Garcíarivas" w:date="2017-12-19T12:20:00Z"/>
          <w:rFonts w:ascii="Times New Roman" w:hAnsi="Times New Roman"/>
          <w:color w:val="222222"/>
          <w:sz w:val="24"/>
        </w:rPr>
      </w:pPr>
      <w:ins w:id="1174" w:author="José Antonio Garcíarivas" w:date="2017-12-19T12:20:00Z">
        <w:r w:rsidRPr="00B77E5A">
          <w:rPr>
            <w:rFonts w:ascii="Times New Roman" w:hAnsi="Times New Roman"/>
            <w:color w:val="222222"/>
            <w:sz w:val="24"/>
          </w:rPr>
          <w:lastRenderedPageBreak/>
          <w:t xml:space="preserve"> </w:t>
        </w:r>
      </w:ins>
    </w:p>
    <w:p w14:paraId="27ECE682" w14:textId="77777777" w:rsidR="00B77E5A" w:rsidRPr="00B77E5A" w:rsidRDefault="00B77E5A" w:rsidP="00B77E5A">
      <w:pPr>
        <w:shd w:val="clear" w:color="auto" w:fill="FFFFFF"/>
        <w:spacing w:after="0" w:line="240" w:lineRule="auto"/>
        <w:jc w:val="both"/>
        <w:rPr>
          <w:ins w:id="1175" w:author="José Antonio Garcíarivas" w:date="2017-12-19T12:20:00Z"/>
          <w:rFonts w:ascii="Times New Roman" w:hAnsi="Times New Roman"/>
          <w:color w:val="222222"/>
          <w:sz w:val="24"/>
        </w:rPr>
      </w:pPr>
    </w:p>
    <w:p w14:paraId="4653C339" w14:textId="77777777" w:rsidR="00B77E5A" w:rsidRPr="00B77E5A" w:rsidRDefault="00B77E5A" w:rsidP="00B77E5A">
      <w:pPr>
        <w:shd w:val="clear" w:color="auto" w:fill="FFFFFF"/>
        <w:spacing w:after="0" w:line="240" w:lineRule="auto"/>
        <w:jc w:val="both"/>
        <w:rPr>
          <w:ins w:id="1176" w:author="José Antonio Garcíarivas" w:date="2017-12-19T12:20:00Z"/>
          <w:rFonts w:ascii="Times New Roman" w:hAnsi="Times New Roman"/>
          <w:color w:val="222222"/>
          <w:sz w:val="24"/>
        </w:rPr>
      </w:pPr>
      <w:ins w:id="1177" w:author="José Antonio Garcíarivas" w:date="2017-12-19T12:20:00Z">
        <w:r w:rsidRPr="00B77E5A">
          <w:rPr>
            <w:rFonts w:ascii="Times New Roman" w:hAnsi="Times New Roman"/>
            <w:color w:val="222222"/>
            <w:sz w:val="24"/>
          </w:rPr>
          <w:t>So, perhaps this Gentleness being the midst of 9 has some significance we may get enlightened about.  Let’s study it; then also discuss it:</w:t>
        </w:r>
      </w:ins>
    </w:p>
    <w:p w14:paraId="16752BD0" w14:textId="77777777" w:rsidR="00B77E5A" w:rsidRPr="00B77E5A" w:rsidRDefault="00B77E5A" w:rsidP="00B77E5A">
      <w:pPr>
        <w:shd w:val="clear" w:color="auto" w:fill="FFFFFF"/>
        <w:spacing w:after="0" w:line="240" w:lineRule="auto"/>
        <w:jc w:val="both"/>
        <w:rPr>
          <w:ins w:id="1178" w:author="José Antonio Garcíarivas" w:date="2017-12-19T12:20:00Z"/>
          <w:rFonts w:ascii="Times New Roman" w:hAnsi="Times New Roman"/>
          <w:color w:val="222222"/>
          <w:sz w:val="24"/>
        </w:rPr>
      </w:pPr>
    </w:p>
    <w:p w14:paraId="281E96B1" w14:textId="77777777" w:rsidR="00B77E5A" w:rsidRPr="00B77E5A" w:rsidRDefault="00B77E5A" w:rsidP="00B77E5A">
      <w:pPr>
        <w:shd w:val="clear" w:color="auto" w:fill="FFFFFF"/>
        <w:spacing w:after="0" w:line="240" w:lineRule="auto"/>
        <w:jc w:val="both"/>
        <w:rPr>
          <w:ins w:id="1179" w:author="José Antonio Garcíarivas" w:date="2017-12-19T12:20:00Z"/>
          <w:rFonts w:ascii="Times New Roman" w:hAnsi="Times New Roman"/>
          <w:color w:val="222222"/>
          <w:sz w:val="24"/>
        </w:rPr>
      </w:pPr>
      <w:ins w:id="1180" w:author="José Antonio Garcíarivas" w:date="2017-12-19T12:20:00Z">
        <w:r w:rsidRPr="00B77E5A">
          <w:rPr>
            <w:rFonts w:ascii="Times New Roman" w:hAnsi="Times New Roman"/>
            <w:color w:val="222222"/>
            <w:sz w:val="24"/>
          </w:rPr>
          <w:t xml:space="preserve"> </w:t>
        </w:r>
      </w:ins>
    </w:p>
    <w:p w14:paraId="3887CCC2" w14:textId="77777777" w:rsidR="00B77E5A" w:rsidRPr="00B77E5A" w:rsidRDefault="00B77E5A" w:rsidP="00B77E5A">
      <w:pPr>
        <w:shd w:val="clear" w:color="auto" w:fill="FFFFFF"/>
        <w:spacing w:after="0" w:line="240" w:lineRule="auto"/>
        <w:jc w:val="both"/>
        <w:rPr>
          <w:ins w:id="1181" w:author="José Antonio Garcíarivas" w:date="2017-12-19T12:20:00Z"/>
          <w:rFonts w:ascii="Times New Roman" w:hAnsi="Times New Roman"/>
          <w:color w:val="222222"/>
          <w:sz w:val="24"/>
        </w:rPr>
      </w:pPr>
    </w:p>
    <w:p w14:paraId="4CC6FAC1" w14:textId="77777777" w:rsidR="00B77E5A" w:rsidRPr="00B77E5A" w:rsidRDefault="00B77E5A" w:rsidP="00B77E5A">
      <w:pPr>
        <w:shd w:val="clear" w:color="auto" w:fill="FFFFFF"/>
        <w:spacing w:after="0" w:line="240" w:lineRule="auto"/>
        <w:jc w:val="both"/>
        <w:rPr>
          <w:ins w:id="1182" w:author="José Antonio Garcíarivas" w:date="2017-12-19T12:20:00Z"/>
          <w:rFonts w:ascii="Times New Roman" w:hAnsi="Times New Roman"/>
          <w:color w:val="222222"/>
          <w:sz w:val="24"/>
        </w:rPr>
      </w:pPr>
      <w:proofErr w:type="gramStart"/>
      <w:ins w:id="1183" w:author="José Antonio Garcíarivas" w:date="2017-12-19T12:20:00Z">
        <w:r w:rsidRPr="00B77E5A">
          <w:rPr>
            <w:rFonts w:ascii="Times New Roman" w:hAnsi="Times New Roman"/>
            <w:color w:val="222222"/>
            <w:sz w:val="24"/>
          </w:rPr>
          <w:t>There’s</w:t>
        </w:r>
        <w:proofErr w:type="gramEnd"/>
        <w:r w:rsidRPr="00B77E5A">
          <w:rPr>
            <w:rFonts w:ascii="Times New Roman" w:hAnsi="Times New Roman"/>
            <w:color w:val="222222"/>
            <w:sz w:val="24"/>
          </w:rPr>
          <w:t xml:space="preserve"> only two mentions of “gentleness” in NT. Such are different in Greek:</w:t>
        </w:r>
      </w:ins>
    </w:p>
    <w:p w14:paraId="088E9482" w14:textId="77777777" w:rsidR="00B77E5A" w:rsidRPr="00B77E5A" w:rsidRDefault="00B77E5A" w:rsidP="00B77E5A">
      <w:pPr>
        <w:shd w:val="clear" w:color="auto" w:fill="FFFFFF"/>
        <w:spacing w:after="0" w:line="240" w:lineRule="auto"/>
        <w:jc w:val="both"/>
        <w:rPr>
          <w:ins w:id="1184" w:author="José Antonio Garcíarivas" w:date="2017-12-19T12:20:00Z"/>
          <w:rFonts w:ascii="Times New Roman" w:hAnsi="Times New Roman"/>
          <w:color w:val="222222"/>
          <w:sz w:val="24"/>
        </w:rPr>
      </w:pPr>
    </w:p>
    <w:p w14:paraId="60E40343" w14:textId="77777777" w:rsidR="00B77E5A" w:rsidRPr="00B77E5A" w:rsidRDefault="00B77E5A" w:rsidP="00B77E5A">
      <w:pPr>
        <w:shd w:val="clear" w:color="auto" w:fill="FFFFFF"/>
        <w:spacing w:after="0" w:line="240" w:lineRule="auto"/>
        <w:jc w:val="both"/>
        <w:rPr>
          <w:ins w:id="1185" w:author="José Antonio Garcíarivas" w:date="2017-12-19T12:20:00Z"/>
          <w:rFonts w:ascii="Times New Roman" w:hAnsi="Times New Roman"/>
          <w:color w:val="222222"/>
          <w:sz w:val="24"/>
        </w:rPr>
      </w:pPr>
      <w:ins w:id="1186" w:author="José Antonio Garcíarivas" w:date="2017-12-19T12:20:00Z">
        <w:r w:rsidRPr="00B77E5A">
          <w:rPr>
            <w:rFonts w:ascii="Times New Roman" w:hAnsi="Times New Roman"/>
            <w:color w:val="222222"/>
            <w:sz w:val="24"/>
          </w:rPr>
          <w:t>-        Gentleness1: 2Cor 10:1 “Now I Paul myself beseech you by the meekness and gentleness (‘</w:t>
        </w:r>
        <w:proofErr w:type="spellStart"/>
        <w:r w:rsidRPr="00B77E5A">
          <w:rPr>
            <w:rFonts w:ascii="Times New Roman" w:hAnsi="Times New Roman"/>
            <w:color w:val="222222"/>
            <w:sz w:val="24"/>
          </w:rPr>
          <w:t>epieikeia</w:t>
        </w:r>
        <w:proofErr w:type="spellEnd"/>
        <w:r w:rsidRPr="00B77E5A">
          <w:rPr>
            <w:rFonts w:ascii="Times New Roman" w:hAnsi="Times New Roman"/>
            <w:color w:val="222222"/>
            <w:sz w:val="24"/>
          </w:rPr>
          <w:t>’) of Christ, who in presence [am] base among you, but being absent am bold toward you: …”</w:t>
        </w:r>
      </w:ins>
    </w:p>
    <w:p w14:paraId="265DF87C" w14:textId="77777777" w:rsidR="00B77E5A" w:rsidRPr="00B77E5A" w:rsidRDefault="00B77E5A" w:rsidP="00B77E5A">
      <w:pPr>
        <w:shd w:val="clear" w:color="auto" w:fill="FFFFFF"/>
        <w:spacing w:after="0" w:line="240" w:lineRule="auto"/>
        <w:jc w:val="both"/>
        <w:rPr>
          <w:ins w:id="1187" w:author="José Antonio Garcíarivas" w:date="2017-12-19T12:20:00Z"/>
          <w:rFonts w:ascii="Times New Roman" w:hAnsi="Times New Roman"/>
          <w:color w:val="222222"/>
          <w:sz w:val="24"/>
        </w:rPr>
      </w:pPr>
    </w:p>
    <w:p w14:paraId="7E126A09" w14:textId="77777777" w:rsidR="00B77E5A" w:rsidRPr="00B77E5A" w:rsidRDefault="00B77E5A" w:rsidP="00B77E5A">
      <w:pPr>
        <w:shd w:val="clear" w:color="auto" w:fill="FFFFFF"/>
        <w:spacing w:after="0" w:line="240" w:lineRule="auto"/>
        <w:jc w:val="both"/>
        <w:rPr>
          <w:ins w:id="1188" w:author="José Antonio Garcíarivas" w:date="2017-12-19T12:20:00Z"/>
          <w:rFonts w:ascii="Times New Roman" w:hAnsi="Times New Roman"/>
          <w:color w:val="222222"/>
          <w:sz w:val="24"/>
        </w:rPr>
      </w:pPr>
      <w:ins w:id="1189" w:author="José Antonio Garcíarivas" w:date="2017-12-19T12:20:00Z">
        <w:r w:rsidRPr="00B77E5A">
          <w:rPr>
            <w:rFonts w:ascii="Times New Roman" w:hAnsi="Times New Roman"/>
            <w:color w:val="222222"/>
            <w:sz w:val="24"/>
          </w:rPr>
          <w:t>-        Gentleness2: Gal 5:22 “But the fruit of the Spirit is love, joy, peace, longsuffering, gentleness (‘</w:t>
        </w:r>
        <w:proofErr w:type="spellStart"/>
        <w:r w:rsidRPr="00B77E5A">
          <w:rPr>
            <w:rFonts w:ascii="Times New Roman" w:hAnsi="Times New Roman"/>
            <w:color w:val="222222"/>
            <w:sz w:val="24"/>
          </w:rPr>
          <w:t>chrestotes</w:t>
        </w:r>
        <w:proofErr w:type="spellEnd"/>
        <w:r w:rsidRPr="00B77E5A">
          <w:rPr>
            <w:rFonts w:ascii="Times New Roman" w:hAnsi="Times New Roman"/>
            <w:color w:val="222222"/>
            <w:sz w:val="24"/>
          </w:rPr>
          <w:t xml:space="preserve">’), goodness, faith, …” </w:t>
        </w:r>
      </w:ins>
    </w:p>
    <w:p w14:paraId="237AD5EE" w14:textId="77777777" w:rsidR="00B77E5A" w:rsidRPr="00B77E5A" w:rsidRDefault="00B77E5A" w:rsidP="00B77E5A">
      <w:pPr>
        <w:shd w:val="clear" w:color="auto" w:fill="FFFFFF"/>
        <w:spacing w:after="0" w:line="240" w:lineRule="auto"/>
        <w:jc w:val="both"/>
        <w:rPr>
          <w:ins w:id="1190" w:author="José Antonio Garcíarivas" w:date="2017-12-19T12:20:00Z"/>
          <w:rFonts w:ascii="Times New Roman" w:hAnsi="Times New Roman"/>
          <w:color w:val="222222"/>
          <w:sz w:val="24"/>
        </w:rPr>
      </w:pPr>
    </w:p>
    <w:p w14:paraId="3A6DCC46" w14:textId="77777777" w:rsidR="00B77E5A" w:rsidRPr="00B77E5A" w:rsidRDefault="00B77E5A" w:rsidP="00B77E5A">
      <w:pPr>
        <w:shd w:val="clear" w:color="auto" w:fill="FFFFFF"/>
        <w:spacing w:after="0" w:line="240" w:lineRule="auto"/>
        <w:jc w:val="both"/>
        <w:rPr>
          <w:ins w:id="1191" w:author="José Antonio Garcíarivas" w:date="2017-12-19T12:20:00Z"/>
          <w:rFonts w:ascii="Times New Roman" w:hAnsi="Times New Roman"/>
          <w:color w:val="222222"/>
          <w:sz w:val="24"/>
        </w:rPr>
      </w:pPr>
      <w:ins w:id="1192" w:author="José Antonio Garcíarivas" w:date="2017-12-19T12:20:00Z">
        <w:r w:rsidRPr="00B77E5A">
          <w:rPr>
            <w:rFonts w:ascii="Times New Roman" w:hAnsi="Times New Roman"/>
            <w:color w:val="222222"/>
            <w:sz w:val="24"/>
          </w:rPr>
          <w:t xml:space="preserve"> </w:t>
        </w:r>
      </w:ins>
    </w:p>
    <w:p w14:paraId="214277D7" w14:textId="77777777" w:rsidR="00B77E5A" w:rsidRPr="00B77E5A" w:rsidRDefault="00B77E5A" w:rsidP="00B77E5A">
      <w:pPr>
        <w:shd w:val="clear" w:color="auto" w:fill="FFFFFF"/>
        <w:spacing w:after="0" w:line="240" w:lineRule="auto"/>
        <w:jc w:val="both"/>
        <w:rPr>
          <w:ins w:id="1193" w:author="José Antonio Garcíarivas" w:date="2017-12-19T12:20:00Z"/>
          <w:rFonts w:ascii="Times New Roman" w:hAnsi="Times New Roman"/>
          <w:color w:val="222222"/>
          <w:sz w:val="24"/>
        </w:rPr>
      </w:pPr>
    </w:p>
    <w:p w14:paraId="0DFC47DA" w14:textId="77777777" w:rsidR="00B77E5A" w:rsidRPr="00B77E5A" w:rsidRDefault="00B77E5A" w:rsidP="00B77E5A">
      <w:pPr>
        <w:shd w:val="clear" w:color="auto" w:fill="FFFFFF"/>
        <w:spacing w:after="0" w:line="240" w:lineRule="auto"/>
        <w:jc w:val="both"/>
        <w:rPr>
          <w:ins w:id="1194" w:author="José Antonio Garcíarivas" w:date="2017-12-19T12:20:00Z"/>
          <w:rFonts w:ascii="Times New Roman" w:hAnsi="Times New Roman"/>
          <w:color w:val="222222"/>
          <w:sz w:val="24"/>
        </w:rPr>
      </w:pPr>
      <w:ins w:id="1195" w:author="José Antonio Garcíarivas" w:date="2017-12-19T12:20:00Z">
        <w:r w:rsidRPr="00B77E5A">
          <w:rPr>
            <w:rFonts w:ascii="Times New Roman" w:hAnsi="Times New Roman"/>
            <w:color w:val="222222"/>
            <w:sz w:val="24"/>
          </w:rPr>
          <w:lastRenderedPageBreak/>
          <w:t>So, in English both are gentleness, but in Greek as different as ‘</w:t>
        </w:r>
        <w:proofErr w:type="spellStart"/>
        <w:r w:rsidRPr="00B77E5A">
          <w:rPr>
            <w:rFonts w:ascii="Times New Roman" w:hAnsi="Times New Roman"/>
            <w:color w:val="222222"/>
            <w:sz w:val="24"/>
          </w:rPr>
          <w:t>epieikeia</w:t>
        </w:r>
        <w:proofErr w:type="spellEnd"/>
        <w:r w:rsidRPr="00B77E5A">
          <w:rPr>
            <w:rFonts w:ascii="Times New Roman" w:hAnsi="Times New Roman"/>
            <w:color w:val="222222"/>
            <w:sz w:val="24"/>
          </w:rPr>
          <w:t>’ &amp; ‘</w:t>
        </w:r>
        <w:proofErr w:type="spellStart"/>
        <w:r w:rsidRPr="00B77E5A">
          <w:rPr>
            <w:rFonts w:ascii="Times New Roman" w:hAnsi="Times New Roman"/>
            <w:color w:val="222222"/>
            <w:sz w:val="24"/>
          </w:rPr>
          <w:t>chrestotes</w:t>
        </w:r>
        <w:proofErr w:type="spellEnd"/>
        <w:r w:rsidRPr="00B77E5A">
          <w:rPr>
            <w:rFonts w:ascii="Times New Roman" w:hAnsi="Times New Roman"/>
            <w:color w:val="222222"/>
            <w:sz w:val="24"/>
          </w:rPr>
          <w:t>’. The ‘</w:t>
        </w:r>
        <w:proofErr w:type="spellStart"/>
        <w:r w:rsidRPr="00B77E5A">
          <w:rPr>
            <w:rFonts w:ascii="Times New Roman" w:hAnsi="Times New Roman"/>
            <w:color w:val="222222"/>
            <w:sz w:val="24"/>
          </w:rPr>
          <w:t>epieikeia</w:t>
        </w:r>
        <w:proofErr w:type="spellEnd"/>
        <w:r w:rsidRPr="00B77E5A">
          <w:rPr>
            <w:rFonts w:ascii="Times New Roman" w:hAnsi="Times New Roman"/>
            <w:color w:val="222222"/>
            <w:sz w:val="24"/>
          </w:rPr>
          <w:t xml:space="preserve">’ gentleness, of Christ, is first rendered as requested “clemency”, by Jewish orator </w:t>
        </w:r>
        <w:proofErr w:type="spellStart"/>
        <w:r w:rsidRPr="00B77E5A">
          <w:rPr>
            <w:rFonts w:ascii="Times New Roman" w:hAnsi="Times New Roman"/>
            <w:color w:val="222222"/>
            <w:sz w:val="24"/>
          </w:rPr>
          <w:t>Tertullus</w:t>
        </w:r>
        <w:proofErr w:type="spellEnd"/>
        <w:r w:rsidRPr="00B77E5A">
          <w:rPr>
            <w:rFonts w:ascii="Times New Roman" w:hAnsi="Times New Roman"/>
            <w:color w:val="222222"/>
            <w:sz w:val="24"/>
          </w:rPr>
          <w:t xml:space="preserve">, from Roman governor Felix, in Acts 24:4, where Paul is on trial, and the governor Felix is referred to as a Judge who’s hearing both sides of this trial matter. </w:t>
        </w:r>
        <w:proofErr w:type="gramStart"/>
        <w:r w:rsidRPr="00B77E5A">
          <w:rPr>
            <w:rFonts w:ascii="Times New Roman" w:hAnsi="Times New Roman"/>
            <w:color w:val="222222"/>
            <w:sz w:val="24"/>
          </w:rPr>
          <w:t>So</w:t>
        </w:r>
        <w:proofErr w:type="gramEnd"/>
        <w:r w:rsidRPr="00B77E5A">
          <w:rPr>
            <w:rFonts w:ascii="Times New Roman" w:hAnsi="Times New Roman"/>
            <w:color w:val="222222"/>
            <w:sz w:val="24"/>
          </w:rPr>
          <w:t xml:space="preserve"> it’s </w:t>
        </w:r>
        <w:proofErr w:type="spellStart"/>
        <w:r w:rsidRPr="00B77E5A">
          <w:rPr>
            <w:rFonts w:ascii="Times New Roman" w:hAnsi="Times New Roman"/>
            <w:color w:val="222222"/>
            <w:sz w:val="24"/>
          </w:rPr>
          <w:t>kinda</w:t>
        </w:r>
        <w:proofErr w:type="spellEnd"/>
        <w:r w:rsidRPr="00B77E5A">
          <w:rPr>
            <w:rFonts w:ascii="Times New Roman" w:hAnsi="Times New Roman"/>
            <w:color w:val="222222"/>
            <w:sz w:val="24"/>
          </w:rPr>
          <w:t xml:space="preserve"> like Paul is first beseeching Corinthians using this “gentleness” aspect.</w:t>
        </w:r>
      </w:ins>
    </w:p>
    <w:p w14:paraId="225D3A62" w14:textId="77777777" w:rsidR="00B77E5A" w:rsidRPr="00B77E5A" w:rsidRDefault="00B77E5A" w:rsidP="00B77E5A">
      <w:pPr>
        <w:shd w:val="clear" w:color="auto" w:fill="FFFFFF"/>
        <w:spacing w:after="0" w:line="240" w:lineRule="auto"/>
        <w:jc w:val="both"/>
        <w:rPr>
          <w:ins w:id="1196" w:author="José Antonio Garcíarivas" w:date="2017-12-19T12:20:00Z"/>
          <w:rFonts w:ascii="Times New Roman" w:hAnsi="Times New Roman"/>
          <w:color w:val="222222"/>
          <w:sz w:val="24"/>
        </w:rPr>
      </w:pPr>
    </w:p>
    <w:p w14:paraId="6D958050" w14:textId="77777777" w:rsidR="00B77E5A" w:rsidRPr="00B77E5A" w:rsidRDefault="00B77E5A" w:rsidP="00B77E5A">
      <w:pPr>
        <w:shd w:val="clear" w:color="auto" w:fill="FFFFFF"/>
        <w:spacing w:after="0" w:line="240" w:lineRule="auto"/>
        <w:jc w:val="both"/>
        <w:rPr>
          <w:ins w:id="1197" w:author="José Antonio Garcíarivas" w:date="2017-12-19T12:20:00Z"/>
          <w:rFonts w:ascii="Times New Roman" w:hAnsi="Times New Roman"/>
          <w:color w:val="222222"/>
          <w:sz w:val="24"/>
        </w:rPr>
      </w:pPr>
      <w:ins w:id="1198" w:author="José Antonio Garcíarivas" w:date="2017-12-19T12:20:00Z">
        <w:r w:rsidRPr="00B77E5A">
          <w:rPr>
            <w:rFonts w:ascii="Times New Roman" w:hAnsi="Times New Roman"/>
            <w:color w:val="222222"/>
            <w:sz w:val="24"/>
          </w:rPr>
          <w:t xml:space="preserve"> </w:t>
        </w:r>
      </w:ins>
    </w:p>
    <w:p w14:paraId="1B687E8B" w14:textId="77777777" w:rsidR="00B77E5A" w:rsidRPr="00B77E5A" w:rsidRDefault="00B77E5A" w:rsidP="00B77E5A">
      <w:pPr>
        <w:shd w:val="clear" w:color="auto" w:fill="FFFFFF"/>
        <w:spacing w:after="0" w:line="240" w:lineRule="auto"/>
        <w:jc w:val="both"/>
        <w:rPr>
          <w:ins w:id="1199" w:author="José Antonio Garcíarivas" w:date="2017-12-19T12:20:00Z"/>
          <w:rFonts w:ascii="Times New Roman" w:hAnsi="Times New Roman"/>
          <w:color w:val="222222"/>
          <w:sz w:val="24"/>
        </w:rPr>
      </w:pPr>
    </w:p>
    <w:p w14:paraId="12CB492E" w14:textId="77777777" w:rsidR="00B77E5A" w:rsidRPr="00B77E5A" w:rsidRDefault="00B77E5A" w:rsidP="00B77E5A">
      <w:pPr>
        <w:shd w:val="clear" w:color="auto" w:fill="FFFFFF"/>
        <w:spacing w:after="0" w:line="240" w:lineRule="auto"/>
        <w:jc w:val="both"/>
        <w:rPr>
          <w:ins w:id="1200" w:author="José Antonio Garcíarivas" w:date="2017-12-19T12:20:00Z"/>
          <w:rFonts w:ascii="Times New Roman" w:hAnsi="Times New Roman"/>
          <w:color w:val="222222"/>
          <w:sz w:val="24"/>
        </w:rPr>
      </w:pPr>
      <w:ins w:id="1201" w:author="José Antonio Garcíarivas" w:date="2017-12-19T12:20:00Z">
        <w:r w:rsidRPr="00B77E5A">
          <w:rPr>
            <w:rFonts w:ascii="Times New Roman" w:hAnsi="Times New Roman"/>
            <w:color w:val="222222"/>
            <w:sz w:val="24"/>
          </w:rPr>
          <w:t>Now, also looking at ‘</w:t>
        </w:r>
        <w:proofErr w:type="spellStart"/>
        <w:r w:rsidRPr="00B77E5A">
          <w:rPr>
            <w:rFonts w:ascii="Times New Roman" w:hAnsi="Times New Roman"/>
            <w:color w:val="222222"/>
            <w:sz w:val="24"/>
          </w:rPr>
          <w:t>chrestotes</w:t>
        </w:r>
        <w:proofErr w:type="spellEnd"/>
        <w:r w:rsidRPr="00B77E5A">
          <w:rPr>
            <w:rFonts w:ascii="Times New Roman" w:hAnsi="Times New Roman"/>
            <w:color w:val="222222"/>
            <w:sz w:val="24"/>
          </w:rPr>
          <w:t>’ kind of “gentleness”, it’s also rendered as “goodness”, “kindness”, “good”. Yet it’s notable this “goodness” aspect of this “gentleness” = 5th fruit aspect notably differs from the 6th fruit aspect = “goodness” = ‘</w:t>
        </w:r>
        <w:proofErr w:type="spellStart"/>
        <w:r w:rsidRPr="00B77E5A">
          <w:rPr>
            <w:rFonts w:ascii="Times New Roman" w:hAnsi="Times New Roman"/>
            <w:color w:val="222222"/>
            <w:sz w:val="24"/>
          </w:rPr>
          <w:t>agathosyne</w:t>
        </w:r>
        <w:proofErr w:type="spellEnd"/>
        <w:r w:rsidRPr="00B77E5A">
          <w:rPr>
            <w:rFonts w:ascii="Times New Roman" w:hAnsi="Times New Roman"/>
            <w:color w:val="222222"/>
            <w:sz w:val="24"/>
          </w:rPr>
          <w:t>’ = uprightness of heart and life; Which is yet to be discussed as next chapter. So perhaps Greek renderings, as if inside of and more than English renderings, hereby becomes as if first comparing 2 kinds of “gentleness”, then also as if comparing 2 kinds of “goodness”:</w:t>
        </w:r>
      </w:ins>
    </w:p>
    <w:p w14:paraId="1BC32369" w14:textId="77777777" w:rsidR="00B77E5A" w:rsidRPr="00B77E5A" w:rsidRDefault="00B77E5A" w:rsidP="00B77E5A">
      <w:pPr>
        <w:shd w:val="clear" w:color="auto" w:fill="FFFFFF"/>
        <w:spacing w:after="0" w:line="240" w:lineRule="auto"/>
        <w:jc w:val="both"/>
        <w:rPr>
          <w:ins w:id="1202" w:author="José Antonio Garcíarivas" w:date="2017-12-19T12:20:00Z"/>
          <w:rFonts w:ascii="Times New Roman" w:hAnsi="Times New Roman"/>
          <w:color w:val="222222"/>
          <w:sz w:val="24"/>
        </w:rPr>
      </w:pPr>
    </w:p>
    <w:p w14:paraId="28322161" w14:textId="77777777" w:rsidR="00B77E5A" w:rsidRPr="00B77E5A" w:rsidRDefault="00B77E5A" w:rsidP="00B77E5A">
      <w:pPr>
        <w:shd w:val="clear" w:color="auto" w:fill="FFFFFF"/>
        <w:spacing w:after="0" w:line="240" w:lineRule="auto"/>
        <w:jc w:val="both"/>
        <w:rPr>
          <w:ins w:id="1203" w:author="José Antonio Garcíarivas" w:date="2017-12-19T12:20:00Z"/>
          <w:rFonts w:ascii="Times New Roman" w:hAnsi="Times New Roman"/>
          <w:color w:val="222222"/>
          <w:sz w:val="24"/>
        </w:rPr>
      </w:pPr>
      <w:ins w:id="1204" w:author="José Antonio Garcíarivas" w:date="2017-12-19T12:20:00Z">
        <w:r w:rsidRPr="00B77E5A">
          <w:rPr>
            <w:rFonts w:ascii="Times New Roman" w:hAnsi="Times New Roman"/>
            <w:color w:val="222222"/>
            <w:sz w:val="24"/>
          </w:rPr>
          <w:t>- gentleness1: 2Cor 10: of Christ, was 1st rendered as clemency requested of governor.</w:t>
        </w:r>
      </w:ins>
    </w:p>
    <w:p w14:paraId="26373C7D" w14:textId="77777777" w:rsidR="00B77E5A" w:rsidRPr="00B77E5A" w:rsidRDefault="00B77E5A" w:rsidP="00B77E5A">
      <w:pPr>
        <w:shd w:val="clear" w:color="auto" w:fill="FFFFFF"/>
        <w:spacing w:after="0" w:line="240" w:lineRule="auto"/>
        <w:jc w:val="both"/>
        <w:rPr>
          <w:ins w:id="1205" w:author="José Antonio Garcíarivas" w:date="2017-12-19T12:20:00Z"/>
          <w:rFonts w:ascii="Times New Roman" w:hAnsi="Times New Roman"/>
          <w:color w:val="222222"/>
          <w:sz w:val="24"/>
        </w:rPr>
      </w:pPr>
    </w:p>
    <w:p w14:paraId="30184E5E" w14:textId="77777777" w:rsidR="00B77E5A" w:rsidRPr="00B77E5A" w:rsidRDefault="00B77E5A" w:rsidP="00B77E5A">
      <w:pPr>
        <w:shd w:val="clear" w:color="auto" w:fill="FFFFFF"/>
        <w:spacing w:after="0" w:line="240" w:lineRule="auto"/>
        <w:jc w:val="both"/>
        <w:rPr>
          <w:ins w:id="1206" w:author="José Antonio Garcíarivas" w:date="2017-12-19T12:20:00Z"/>
          <w:rFonts w:ascii="Times New Roman" w:hAnsi="Times New Roman"/>
          <w:color w:val="222222"/>
          <w:sz w:val="24"/>
        </w:rPr>
      </w:pPr>
      <w:ins w:id="1207" w:author="José Antonio Garcíarivas" w:date="2017-12-19T12:20:00Z">
        <w:r w:rsidRPr="00B77E5A">
          <w:rPr>
            <w:rFonts w:ascii="Times New Roman" w:hAnsi="Times New Roman"/>
            <w:color w:val="222222"/>
            <w:sz w:val="24"/>
          </w:rPr>
          <w:t>- gentleness2: Gal 5: also rendered as goodness, is still only 1st of 2 kinds of “goodness”.</w:t>
        </w:r>
      </w:ins>
    </w:p>
    <w:p w14:paraId="2F834683" w14:textId="77777777" w:rsidR="00B77E5A" w:rsidRPr="00B77E5A" w:rsidRDefault="00B77E5A" w:rsidP="00B77E5A">
      <w:pPr>
        <w:shd w:val="clear" w:color="auto" w:fill="FFFFFF"/>
        <w:spacing w:after="0" w:line="240" w:lineRule="auto"/>
        <w:jc w:val="both"/>
        <w:rPr>
          <w:ins w:id="1208" w:author="José Antonio Garcíarivas" w:date="2017-12-19T12:20:00Z"/>
          <w:rFonts w:ascii="Times New Roman" w:hAnsi="Times New Roman"/>
          <w:color w:val="222222"/>
          <w:sz w:val="24"/>
        </w:rPr>
      </w:pPr>
    </w:p>
    <w:p w14:paraId="5A34EBAD" w14:textId="77777777" w:rsidR="00B77E5A" w:rsidRPr="00B77E5A" w:rsidRDefault="00B77E5A" w:rsidP="00B77E5A">
      <w:pPr>
        <w:shd w:val="clear" w:color="auto" w:fill="FFFFFF"/>
        <w:spacing w:after="0" w:line="240" w:lineRule="auto"/>
        <w:jc w:val="both"/>
        <w:rPr>
          <w:ins w:id="1209" w:author="José Antonio Garcíarivas" w:date="2017-12-19T12:20:00Z"/>
          <w:rFonts w:ascii="Times New Roman" w:hAnsi="Times New Roman"/>
          <w:color w:val="222222"/>
          <w:sz w:val="24"/>
        </w:rPr>
      </w:pPr>
      <w:ins w:id="1210" w:author="José Antonio Garcíarivas" w:date="2017-12-19T12:20:00Z">
        <w:r w:rsidRPr="00B77E5A">
          <w:rPr>
            <w:rFonts w:ascii="Times New Roman" w:hAnsi="Times New Roman"/>
            <w:color w:val="222222"/>
            <w:sz w:val="24"/>
          </w:rPr>
          <w:t xml:space="preserve"> </w:t>
        </w:r>
      </w:ins>
    </w:p>
    <w:p w14:paraId="3B422EC1" w14:textId="77777777" w:rsidR="00B77E5A" w:rsidRPr="00B77E5A" w:rsidRDefault="00B77E5A" w:rsidP="00B77E5A">
      <w:pPr>
        <w:shd w:val="clear" w:color="auto" w:fill="FFFFFF"/>
        <w:spacing w:after="0" w:line="240" w:lineRule="auto"/>
        <w:jc w:val="both"/>
        <w:rPr>
          <w:ins w:id="1211" w:author="José Antonio Garcíarivas" w:date="2017-12-19T12:20:00Z"/>
          <w:rFonts w:ascii="Times New Roman" w:hAnsi="Times New Roman"/>
          <w:color w:val="222222"/>
          <w:sz w:val="24"/>
        </w:rPr>
      </w:pPr>
    </w:p>
    <w:p w14:paraId="750872F5" w14:textId="77777777" w:rsidR="00B77E5A" w:rsidRPr="00B77E5A" w:rsidRDefault="00B77E5A" w:rsidP="00B77E5A">
      <w:pPr>
        <w:shd w:val="clear" w:color="auto" w:fill="FFFFFF"/>
        <w:spacing w:after="0" w:line="240" w:lineRule="auto"/>
        <w:jc w:val="both"/>
        <w:rPr>
          <w:ins w:id="1212" w:author="José Antonio Garcíarivas" w:date="2017-12-19T12:20:00Z"/>
          <w:rFonts w:ascii="Times New Roman" w:hAnsi="Times New Roman"/>
          <w:color w:val="222222"/>
          <w:sz w:val="24"/>
        </w:rPr>
      </w:pPr>
      <w:ins w:id="1213" w:author="José Antonio Garcíarivas" w:date="2017-12-19T12:20:00Z">
        <w:r w:rsidRPr="00B77E5A">
          <w:rPr>
            <w:rFonts w:ascii="Times New Roman" w:hAnsi="Times New Roman"/>
            <w:color w:val="222222"/>
            <w:sz w:val="24"/>
          </w:rPr>
          <w:t>Gentleness2 (midst) = Goodness, but ‘</w:t>
        </w:r>
        <w:proofErr w:type="spellStart"/>
        <w:r w:rsidRPr="00B77E5A">
          <w:rPr>
            <w:rFonts w:ascii="Times New Roman" w:hAnsi="Times New Roman"/>
            <w:color w:val="222222"/>
            <w:sz w:val="24"/>
          </w:rPr>
          <w:t>chrestotes</w:t>
        </w:r>
        <w:proofErr w:type="spellEnd"/>
        <w:r w:rsidRPr="00B77E5A">
          <w:rPr>
            <w:rFonts w:ascii="Times New Roman" w:hAnsi="Times New Roman"/>
            <w:color w:val="222222"/>
            <w:sz w:val="24"/>
          </w:rPr>
          <w:t>’ goodness = 5th is not goodness = 6th.</w:t>
        </w:r>
      </w:ins>
    </w:p>
    <w:p w14:paraId="602F20D4" w14:textId="77777777" w:rsidR="00B77E5A" w:rsidRPr="00B77E5A" w:rsidRDefault="00B77E5A" w:rsidP="00B77E5A">
      <w:pPr>
        <w:shd w:val="clear" w:color="auto" w:fill="FFFFFF"/>
        <w:spacing w:after="0" w:line="240" w:lineRule="auto"/>
        <w:jc w:val="both"/>
        <w:rPr>
          <w:ins w:id="1214" w:author="José Antonio Garcíarivas" w:date="2017-12-19T12:20:00Z"/>
          <w:rFonts w:ascii="Times New Roman" w:hAnsi="Times New Roman"/>
          <w:color w:val="222222"/>
          <w:sz w:val="24"/>
        </w:rPr>
      </w:pPr>
    </w:p>
    <w:p w14:paraId="0B0B60BA" w14:textId="77777777" w:rsidR="00B77E5A" w:rsidRPr="00B77E5A" w:rsidRDefault="00B77E5A" w:rsidP="00B77E5A">
      <w:pPr>
        <w:shd w:val="clear" w:color="auto" w:fill="FFFFFF"/>
        <w:spacing w:after="0" w:line="240" w:lineRule="auto"/>
        <w:jc w:val="both"/>
        <w:rPr>
          <w:ins w:id="1215" w:author="José Antonio Garcíarivas" w:date="2017-12-19T12:20:00Z"/>
          <w:rFonts w:ascii="Times New Roman" w:hAnsi="Times New Roman"/>
          <w:color w:val="222222"/>
          <w:sz w:val="24"/>
        </w:rPr>
      </w:pPr>
      <w:ins w:id="1216" w:author="José Antonio Garcíarivas" w:date="2017-12-19T12:20:00Z">
        <w:r w:rsidRPr="00B77E5A">
          <w:rPr>
            <w:rFonts w:ascii="Times New Roman" w:hAnsi="Times New Roman"/>
            <w:color w:val="222222"/>
            <w:sz w:val="24"/>
          </w:rPr>
          <w:t>-        goodness1: ‘</w:t>
        </w:r>
        <w:proofErr w:type="spellStart"/>
        <w:r w:rsidRPr="00B77E5A">
          <w:rPr>
            <w:rFonts w:ascii="Times New Roman" w:hAnsi="Times New Roman"/>
            <w:color w:val="222222"/>
            <w:sz w:val="24"/>
          </w:rPr>
          <w:t>chrestotes</w:t>
        </w:r>
        <w:proofErr w:type="spellEnd"/>
        <w:r w:rsidRPr="00B77E5A">
          <w:rPr>
            <w:rFonts w:ascii="Times New Roman" w:hAnsi="Times New Roman"/>
            <w:color w:val="222222"/>
            <w:sz w:val="24"/>
          </w:rPr>
          <w:t>’ = 5th aspect, now being looked at, as if the midst</w:t>
        </w:r>
      </w:ins>
    </w:p>
    <w:p w14:paraId="4E8A6EC6" w14:textId="77777777" w:rsidR="00B77E5A" w:rsidRPr="00B77E5A" w:rsidRDefault="00B77E5A" w:rsidP="00B77E5A">
      <w:pPr>
        <w:shd w:val="clear" w:color="auto" w:fill="FFFFFF"/>
        <w:spacing w:after="0" w:line="240" w:lineRule="auto"/>
        <w:jc w:val="both"/>
        <w:rPr>
          <w:ins w:id="1217" w:author="José Antonio Garcíarivas" w:date="2017-12-19T12:20:00Z"/>
          <w:rFonts w:ascii="Times New Roman" w:hAnsi="Times New Roman"/>
          <w:color w:val="222222"/>
          <w:sz w:val="24"/>
        </w:rPr>
      </w:pPr>
    </w:p>
    <w:p w14:paraId="2FC88C67" w14:textId="77777777" w:rsidR="00B77E5A" w:rsidRPr="00B77E5A" w:rsidRDefault="00B77E5A" w:rsidP="00B77E5A">
      <w:pPr>
        <w:shd w:val="clear" w:color="auto" w:fill="FFFFFF"/>
        <w:spacing w:after="0" w:line="240" w:lineRule="auto"/>
        <w:jc w:val="both"/>
        <w:rPr>
          <w:ins w:id="1218" w:author="José Antonio Garcíarivas" w:date="2017-12-19T12:20:00Z"/>
          <w:rFonts w:ascii="Times New Roman" w:hAnsi="Times New Roman"/>
          <w:color w:val="222222"/>
          <w:sz w:val="24"/>
        </w:rPr>
      </w:pPr>
      <w:ins w:id="1219" w:author="José Antonio Garcíarivas" w:date="2017-12-19T12:20:00Z">
        <w:r w:rsidRPr="00B77E5A">
          <w:rPr>
            <w:rFonts w:ascii="Times New Roman" w:hAnsi="Times New Roman"/>
            <w:color w:val="222222"/>
            <w:sz w:val="24"/>
          </w:rPr>
          <w:t>-        goodness2: ‘</w:t>
        </w:r>
        <w:proofErr w:type="spellStart"/>
        <w:r w:rsidRPr="00B77E5A">
          <w:rPr>
            <w:rFonts w:ascii="Times New Roman" w:hAnsi="Times New Roman"/>
            <w:color w:val="222222"/>
            <w:sz w:val="24"/>
          </w:rPr>
          <w:t>agathosune</w:t>
        </w:r>
        <w:proofErr w:type="spellEnd"/>
        <w:r w:rsidRPr="00B77E5A">
          <w:rPr>
            <w:rFonts w:ascii="Times New Roman" w:hAnsi="Times New Roman"/>
            <w:color w:val="222222"/>
            <w:sz w:val="24"/>
          </w:rPr>
          <w:t>’ = 6th aspect, yet to be looked at, as beyond midst</w:t>
        </w:r>
      </w:ins>
    </w:p>
    <w:p w14:paraId="3BBF2987" w14:textId="77777777" w:rsidR="00B77E5A" w:rsidRPr="00B77E5A" w:rsidRDefault="00B77E5A" w:rsidP="00B77E5A">
      <w:pPr>
        <w:shd w:val="clear" w:color="auto" w:fill="FFFFFF"/>
        <w:spacing w:after="0" w:line="240" w:lineRule="auto"/>
        <w:jc w:val="both"/>
        <w:rPr>
          <w:ins w:id="1220" w:author="José Antonio Garcíarivas" w:date="2017-12-19T12:20:00Z"/>
          <w:rFonts w:ascii="Times New Roman" w:hAnsi="Times New Roman"/>
          <w:color w:val="222222"/>
          <w:sz w:val="24"/>
        </w:rPr>
      </w:pPr>
    </w:p>
    <w:p w14:paraId="2FA8FF47" w14:textId="77777777" w:rsidR="00B77E5A" w:rsidRPr="00B77E5A" w:rsidRDefault="00B77E5A" w:rsidP="00B77E5A">
      <w:pPr>
        <w:shd w:val="clear" w:color="auto" w:fill="FFFFFF"/>
        <w:spacing w:after="0" w:line="240" w:lineRule="auto"/>
        <w:jc w:val="both"/>
        <w:rPr>
          <w:ins w:id="1221" w:author="José Antonio Garcíarivas" w:date="2017-12-19T12:20:00Z"/>
          <w:rFonts w:ascii="Times New Roman" w:hAnsi="Times New Roman"/>
          <w:color w:val="222222"/>
          <w:sz w:val="24"/>
        </w:rPr>
      </w:pPr>
      <w:ins w:id="1222" w:author="José Antonio Garcíarivas" w:date="2017-12-19T12:20:00Z">
        <w:r w:rsidRPr="00B77E5A">
          <w:rPr>
            <w:rFonts w:ascii="Times New Roman" w:hAnsi="Times New Roman"/>
            <w:color w:val="222222"/>
            <w:sz w:val="24"/>
          </w:rPr>
          <w:t xml:space="preserve"> </w:t>
        </w:r>
      </w:ins>
    </w:p>
    <w:p w14:paraId="01561B77" w14:textId="77777777" w:rsidR="00B77E5A" w:rsidRPr="00B77E5A" w:rsidRDefault="00B77E5A" w:rsidP="00B77E5A">
      <w:pPr>
        <w:shd w:val="clear" w:color="auto" w:fill="FFFFFF"/>
        <w:spacing w:after="0" w:line="240" w:lineRule="auto"/>
        <w:jc w:val="both"/>
        <w:rPr>
          <w:ins w:id="1223" w:author="José Antonio Garcíarivas" w:date="2017-12-19T12:20:00Z"/>
          <w:rFonts w:ascii="Times New Roman" w:hAnsi="Times New Roman"/>
          <w:color w:val="222222"/>
          <w:sz w:val="24"/>
        </w:rPr>
      </w:pPr>
    </w:p>
    <w:p w14:paraId="5F686172" w14:textId="77777777" w:rsidR="00B77E5A" w:rsidRPr="00B77E5A" w:rsidRDefault="00B77E5A" w:rsidP="00B77E5A">
      <w:pPr>
        <w:shd w:val="clear" w:color="auto" w:fill="FFFFFF"/>
        <w:spacing w:after="0" w:line="240" w:lineRule="auto"/>
        <w:jc w:val="both"/>
        <w:rPr>
          <w:ins w:id="1224" w:author="José Antonio Garcíarivas" w:date="2017-12-19T12:20:00Z"/>
          <w:rFonts w:ascii="Times New Roman" w:hAnsi="Times New Roman"/>
          <w:color w:val="222222"/>
          <w:sz w:val="24"/>
        </w:rPr>
      </w:pPr>
      <w:ins w:id="1225" w:author="José Antonio Garcíarivas" w:date="2017-12-19T12:20:00Z">
        <w:r w:rsidRPr="00B77E5A">
          <w:rPr>
            <w:rFonts w:ascii="Times New Roman" w:hAnsi="Times New Roman"/>
            <w:color w:val="222222"/>
            <w:sz w:val="24"/>
          </w:rPr>
          <w:t>love joy peace longsuffering gentleness2=goodness1 goodness2 faith meekness temperance</w:t>
        </w:r>
      </w:ins>
    </w:p>
    <w:p w14:paraId="426F3B9D" w14:textId="77777777" w:rsidR="00B77E5A" w:rsidRPr="00B77E5A" w:rsidRDefault="00B77E5A" w:rsidP="00B77E5A">
      <w:pPr>
        <w:shd w:val="clear" w:color="auto" w:fill="FFFFFF"/>
        <w:spacing w:after="0" w:line="240" w:lineRule="auto"/>
        <w:jc w:val="both"/>
        <w:rPr>
          <w:ins w:id="1226" w:author="José Antonio Garcíarivas" w:date="2017-12-19T12:20:00Z"/>
          <w:rFonts w:ascii="Times New Roman" w:hAnsi="Times New Roman"/>
          <w:color w:val="222222"/>
          <w:sz w:val="24"/>
        </w:rPr>
      </w:pPr>
    </w:p>
    <w:p w14:paraId="404EDC3D" w14:textId="77777777" w:rsidR="00B77E5A" w:rsidRPr="00B77E5A" w:rsidRDefault="00B77E5A" w:rsidP="00B77E5A">
      <w:pPr>
        <w:shd w:val="clear" w:color="auto" w:fill="FFFFFF"/>
        <w:spacing w:after="0" w:line="240" w:lineRule="auto"/>
        <w:jc w:val="both"/>
        <w:rPr>
          <w:ins w:id="1227" w:author="José Antonio Garcíarivas" w:date="2017-12-19T12:20:00Z"/>
          <w:rFonts w:ascii="Times New Roman" w:hAnsi="Times New Roman"/>
          <w:color w:val="222222"/>
          <w:sz w:val="24"/>
        </w:rPr>
      </w:pPr>
      <w:ins w:id="1228" w:author="José Antonio Garcíarivas" w:date="2017-12-19T12:20:00Z">
        <w:r w:rsidRPr="00B77E5A">
          <w:rPr>
            <w:rFonts w:ascii="Times New Roman" w:hAnsi="Times New Roman"/>
            <w:color w:val="222222"/>
            <w:sz w:val="24"/>
          </w:rPr>
          <w:t xml:space="preserve"> </w:t>
        </w:r>
      </w:ins>
    </w:p>
    <w:p w14:paraId="2C63E0B6" w14:textId="77777777" w:rsidR="00B77E5A" w:rsidRPr="00B77E5A" w:rsidRDefault="00B77E5A" w:rsidP="00B77E5A">
      <w:pPr>
        <w:shd w:val="clear" w:color="auto" w:fill="FFFFFF"/>
        <w:spacing w:after="0" w:line="240" w:lineRule="auto"/>
        <w:jc w:val="both"/>
        <w:rPr>
          <w:ins w:id="1229" w:author="José Antonio Garcíarivas" w:date="2017-12-19T12:20:00Z"/>
          <w:rFonts w:ascii="Times New Roman" w:hAnsi="Times New Roman"/>
          <w:color w:val="222222"/>
          <w:sz w:val="24"/>
        </w:rPr>
      </w:pPr>
    </w:p>
    <w:p w14:paraId="0EB063B6" w14:textId="77777777" w:rsidR="00B77E5A" w:rsidRPr="00B77E5A" w:rsidRDefault="00B77E5A" w:rsidP="00B77E5A">
      <w:pPr>
        <w:shd w:val="clear" w:color="auto" w:fill="FFFFFF"/>
        <w:spacing w:after="0" w:line="240" w:lineRule="auto"/>
        <w:jc w:val="both"/>
        <w:rPr>
          <w:ins w:id="1230" w:author="José Antonio Garcíarivas" w:date="2017-12-19T12:20:00Z"/>
          <w:rFonts w:ascii="Times New Roman" w:hAnsi="Times New Roman"/>
          <w:color w:val="222222"/>
          <w:sz w:val="24"/>
        </w:rPr>
      </w:pPr>
      <w:ins w:id="1231" w:author="José Antonio Garcíarivas" w:date="2017-12-19T12:20:00Z">
        <w:r w:rsidRPr="00B77E5A">
          <w:rPr>
            <w:rFonts w:ascii="Times New Roman" w:hAnsi="Times New Roman"/>
            <w:color w:val="222222"/>
            <w:sz w:val="24"/>
          </w:rPr>
          <w:lastRenderedPageBreak/>
          <w:t>Oh boy, now seems as if it’s getting more complicated, rather than simpler, and more like a mystery having lots of twists, rather than a comfy notion of gentleness just being “gentle”; Yet not like gentle1 (‘</w:t>
        </w:r>
        <w:proofErr w:type="spellStart"/>
        <w:r w:rsidRPr="00B77E5A">
          <w:rPr>
            <w:rFonts w:ascii="Times New Roman" w:hAnsi="Times New Roman"/>
            <w:color w:val="222222"/>
            <w:sz w:val="24"/>
          </w:rPr>
          <w:t>epios</w:t>
        </w:r>
        <w:proofErr w:type="spellEnd"/>
        <w:r w:rsidRPr="00B77E5A">
          <w:rPr>
            <w:rFonts w:ascii="Times New Roman" w:hAnsi="Times New Roman"/>
            <w:color w:val="222222"/>
            <w:sz w:val="24"/>
          </w:rPr>
          <w:t>’ = affable) in 1Thess 2:7 &amp; 2Tim 2:24, but another gentle2 (‘</w:t>
        </w:r>
        <w:proofErr w:type="spellStart"/>
        <w:r w:rsidRPr="00B77E5A">
          <w:rPr>
            <w:rFonts w:ascii="Times New Roman" w:hAnsi="Times New Roman"/>
            <w:color w:val="222222"/>
            <w:sz w:val="24"/>
          </w:rPr>
          <w:t>epieikes</w:t>
        </w:r>
        <w:proofErr w:type="spellEnd"/>
        <w:r w:rsidRPr="00B77E5A">
          <w:rPr>
            <w:rFonts w:ascii="Times New Roman" w:hAnsi="Times New Roman"/>
            <w:color w:val="222222"/>
            <w:sz w:val="24"/>
          </w:rPr>
          <w:t xml:space="preserve">’ = patiently equitable) in Titus  3:2 (to all men) &amp; in James 3:17 (as 2nd of 7 </w:t>
        </w:r>
        <w:proofErr w:type="spellStart"/>
        <w:r w:rsidRPr="00B77E5A">
          <w:rPr>
            <w:rFonts w:ascii="Times New Roman" w:hAnsi="Times New Roman"/>
            <w:color w:val="222222"/>
            <w:sz w:val="24"/>
          </w:rPr>
          <w:t>apsects</w:t>
        </w:r>
        <w:proofErr w:type="spellEnd"/>
        <w:r w:rsidRPr="00B77E5A">
          <w:rPr>
            <w:rFonts w:ascii="Times New Roman" w:hAnsi="Times New Roman"/>
            <w:color w:val="222222"/>
            <w:sz w:val="24"/>
          </w:rPr>
          <w:t xml:space="preserve"> of wisdom from above). Oh shit, it’s like we’ve got twain of everything to sort out: twain gentleness x2, twain goodness x2, twain gentle x2, to learn something.</w:t>
        </w:r>
      </w:ins>
    </w:p>
    <w:p w14:paraId="1FEDFC6F" w14:textId="77777777" w:rsidR="00B77E5A" w:rsidRPr="00B77E5A" w:rsidRDefault="00B77E5A" w:rsidP="00B77E5A">
      <w:pPr>
        <w:shd w:val="clear" w:color="auto" w:fill="FFFFFF"/>
        <w:spacing w:after="0" w:line="240" w:lineRule="auto"/>
        <w:jc w:val="both"/>
        <w:rPr>
          <w:ins w:id="1232" w:author="José Antonio Garcíarivas" w:date="2017-12-19T12:20:00Z"/>
          <w:rFonts w:ascii="Times New Roman" w:hAnsi="Times New Roman"/>
          <w:color w:val="222222"/>
          <w:sz w:val="24"/>
        </w:rPr>
      </w:pPr>
    </w:p>
    <w:p w14:paraId="07F9F476" w14:textId="77777777" w:rsidR="00B77E5A" w:rsidRPr="00B77E5A" w:rsidRDefault="00B77E5A" w:rsidP="00B77E5A">
      <w:pPr>
        <w:shd w:val="clear" w:color="auto" w:fill="FFFFFF"/>
        <w:spacing w:after="0" w:line="240" w:lineRule="auto"/>
        <w:jc w:val="both"/>
        <w:rPr>
          <w:ins w:id="1233" w:author="José Antonio Garcíarivas" w:date="2017-12-19T12:20:00Z"/>
          <w:rFonts w:ascii="Times New Roman" w:hAnsi="Times New Roman"/>
          <w:color w:val="222222"/>
          <w:sz w:val="24"/>
        </w:rPr>
      </w:pPr>
      <w:ins w:id="1234" w:author="José Antonio Garcíarivas" w:date="2017-12-19T12:20:00Z">
        <w:r w:rsidRPr="00B77E5A">
          <w:rPr>
            <w:rFonts w:ascii="Times New Roman" w:hAnsi="Times New Roman"/>
            <w:color w:val="222222"/>
            <w:sz w:val="24"/>
          </w:rPr>
          <w:t xml:space="preserve"> </w:t>
        </w:r>
      </w:ins>
    </w:p>
    <w:p w14:paraId="1B2406F2" w14:textId="77777777" w:rsidR="00B77E5A" w:rsidRPr="00B77E5A" w:rsidRDefault="00B77E5A" w:rsidP="00B77E5A">
      <w:pPr>
        <w:shd w:val="clear" w:color="auto" w:fill="FFFFFF"/>
        <w:spacing w:after="0" w:line="240" w:lineRule="auto"/>
        <w:jc w:val="both"/>
        <w:rPr>
          <w:ins w:id="1235" w:author="José Antonio Garcíarivas" w:date="2017-12-19T12:20:00Z"/>
          <w:rFonts w:ascii="Times New Roman" w:hAnsi="Times New Roman"/>
          <w:color w:val="222222"/>
          <w:sz w:val="24"/>
        </w:rPr>
      </w:pPr>
    </w:p>
    <w:p w14:paraId="502B2E9B" w14:textId="77777777" w:rsidR="00B77E5A" w:rsidRPr="00B77E5A" w:rsidRDefault="00B77E5A" w:rsidP="00B77E5A">
      <w:pPr>
        <w:shd w:val="clear" w:color="auto" w:fill="FFFFFF"/>
        <w:spacing w:after="0" w:line="240" w:lineRule="auto"/>
        <w:jc w:val="both"/>
        <w:rPr>
          <w:ins w:id="1236" w:author="José Antonio Garcíarivas" w:date="2017-12-19T12:20:00Z"/>
          <w:rFonts w:ascii="Times New Roman" w:hAnsi="Times New Roman"/>
          <w:color w:val="222222"/>
          <w:sz w:val="24"/>
        </w:rPr>
      </w:pPr>
      <w:ins w:id="1237" w:author="José Antonio Garcíarivas" w:date="2017-12-19T12:20:00Z">
        <w:r w:rsidRPr="00B77E5A">
          <w:rPr>
            <w:rFonts w:ascii="Times New Roman" w:hAnsi="Times New Roman"/>
            <w:color w:val="222222"/>
            <w:sz w:val="24"/>
          </w:rPr>
          <w:t xml:space="preserve">Perhaps it’s why we need to be led of the Spirit, unto spiritual aspects of fruit, rather than just use our natural (carnal, flesh) thinking about such things. For even when spiritual, of natural/spiritual=after, there’s still “comparing spiritual things with spiritual”, after the after. When spirit mode of soul/spirit, there’s still “spirit of error” &amp; “spirit of truth” to contrast. Order of twain important, for 1John 4:6’s contrast order of truth←&amp;→error ends error; Like Jesus’ and/or Mt 12:30-37 twains all end as bad as </w:t>
        </w:r>
        <w:proofErr w:type="spellStart"/>
        <w:r w:rsidRPr="00B77E5A">
          <w:rPr>
            <w:rFonts w:ascii="Times New Roman" w:hAnsi="Times New Roman"/>
            <w:color w:val="222222"/>
            <w:sz w:val="24"/>
          </w:rPr>
          <w:t>saved←or→damned</w:t>
        </w:r>
        <w:proofErr w:type="spellEnd"/>
        <w:r w:rsidRPr="00B77E5A">
          <w:rPr>
            <w:rFonts w:ascii="Times New Roman" w:hAnsi="Times New Roman"/>
            <w:color w:val="222222"/>
            <w:sz w:val="24"/>
          </w:rPr>
          <w:t>.</w:t>
        </w:r>
      </w:ins>
    </w:p>
    <w:p w14:paraId="23A7CF18" w14:textId="77777777" w:rsidR="00B77E5A" w:rsidRPr="00B77E5A" w:rsidRDefault="00B77E5A" w:rsidP="00B77E5A">
      <w:pPr>
        <w:shd w:val="clear" w:color="auto" w:fill="FFFFFF"/>
        <w:spacing w:after="0" w:line="240" w:lineRule="auto"/>
        <w:jc w:val="both"/>
        <w:rPr>
          <w:ins w:id="1238" w:author="José Antonio Garcíarivas" w:date="2017-12-19T12:20:00Z"/>
          <w:rFonts w:ascii="Times New Roman" w:hAnsi="Times New Roman"/>
          <w:color w:val="222222"/>
          <w:sz w:val="24"/>
        </w:rPr>
      </w:pPr>
    </w:p>
    <w:p w14:paraId="77C09CF0" w14:textId="77777777" w:rsidR="00B77E5A" w:rsidRPr="00B77E5A" w:rsidRDefault="00B77E5A" w:rsidP="00B77E5A">
      <w:pPr>
        <w:shd w:val="clear" w:color="auto" w:fill="FFFFFF"/>
        <w:spacing w:after="0" w:line="240" w:lineRule="auto"/>
        <w:jc w:val="both"/>
        <w:rPr>
          <w:ins w:id="1239" w:author="José Antonio Garcíarivas" w:date="2017-12-19T12:20:00Z"/>
          <w:rFonts w:ascii="Times New Roman" w:hAnsi="Times New Roman"/>
          <w:color w:val="222222"/>
          <w:sz w:val="24"/>
        </w:rPr>
      </w:pPr>
      <w:ins w:id="1240" w:author="José Antonio Garcíarivas" w:date="2017-12-19T12:20:00Z">
        <w:r w:rsidRPr="00B77E5A">
          <w:rPr>
            <w:rFonts w:ascii="Times New Roman" w:hAnsi="Times New Roman"/>
            <w:color w:val="222222"/>
            <w:sz w:val="24"/>
          </w:rPr>
          <w:lastRenderedPageBreak/>
          <w:t xml:space="preserve"> </w:t>
        </w:r>
      </w:ins>
    </w:p>
    <w:p w14:paraId="33519F7F" w14:textId="77777777" w:rsidR="00B77E5A" w:rsidRPr="00B77E5A" w:rsidRDefault="00B77E5A" w:rsidP="00B77E5A">
      <w:pPr>
        <w:shd w:val="clear" w:color="auto" w:fill="FFFFFF"/>
        <w:spacing w:after="0" w:line="240" w:lineRule="auto"/>
        <w:jc w:val="both"/>
        <w:rPr>
          <w:ins w:id="1241" w:author="José Antonio Garcíarivas" w:date="2017-12-19T12:20:00Z"/>
          <w:rFonts w:ascii="Times New Roman" w:hAnsi="Times New Roman"/>
          <w:color w:val="222222"/>
          <w:sz w:val="24"/>
        </w:rPr>
      </w:pPr>
    </w:p>
    <w:p w14:paraId="5D608BCC" w14:textId="77777777" w:rsidR="00B77E5A" w:rsidRPr="00B77E5A" w:rsidRDefault="00B77E5A" w:rsidP="00B77E5A">
      <w:pPr>
        <w:shd w:val="clear" w:color="auto" w:fill="FFFFFF"/>
        <w:spacing w:after="0" w:line="240" w:lineRule="auto"/>
        <w:jc w:val="both"/>
        <w:rPr>
          <w:ins w:id="1242" w:author="José Antonio Garcíarivas" w:date="2017-12-19T12:20:00Z"/>
          <w:rFonts w:ascii="Times New Roman" w:hAnsi="Times New Roman"/>
          <w:color w:val="222222"/>
          <w:sz w:val="24"/>
        </w:rPr>
      </w:pPr>
      <w:proofErr w:type="gramStart"/>
      <w:ins w:id="1243" w:author="José Antonio Garcíarivas" w:date="2017-12-19T12:20:00Z">
        <w:r w:rsidRPr="00B77E5A">
          <w:rPr>
            <w:rFonts w:ascii="Times New Roman" w:hAnsi="Times New Roman"/>
            <w:color w:val="222222"/>
            <w:sz w:val="24"/>
          </w:rPr>
          <w:t>So</w:t>
        </w:r>
        <w:proofErr w:type="gramEnd"/>
        <w:r w:rsidRPr="00B77E5A">
          <w:rPr>
            <w:rFonts w:ascii="Times New Roman" w:hAnsi="Times New Roman"/>
            <w:color w:val="222222"/>
            <w:sz w:val="24"/>
          </w:rPr>
          <w:t xml:space="preserve"> what can we learn about this gentleness2, of twain, being as if goodness1, of twain?</w:t>
        </w:r>
      </w:ins>
    </w:p>
    <w:p w14:paraId="5BE007F2" w14:textId="77777777" w:rsidR="00B77E5A" w:rsidRPr="00B77E5A" w:rsidRDefault="00B77E5A" w:rsidP="00B77E5A">
      <w:pPr>
        <w:shd w:val="clear" w:color="auto" w:fill="FFFFFF"/>
        <w:spacing w:after="0" w:line="240" w:lineRule="auto"/>
        <w:jc w:val="both"/>
        <w:rPr>
          <w:ins w:id="1244" w:author="José Antonio Garcíarivas" w:date="2017-12-19T12:20:00Z"/>
          <w:rFonts w:ascii="Times New Roman" w:hAnsi="Times New Roman"/>
          <w:color w:val="222222"/>
          <w:sz w:val="24"/>
        </w:rPr>
      </w:pPr>
    </w:p>
    <w:p w14:paraId="3C9DABE7" w14:textId="77777777" w:rsidR="00B77E5A" w:rsidRPr="00B77E5A" w:rsidRDefault="00B77E5A" w:rsidP="00B77E5A">
      <w:pPr>
        <w:shd w:val="clear" w:color="auto" w:fill="FFFFFF"/>
        <w:spacing w:after="0" w:line="240" w:lineRule="auto"/>
        <w:jc w:val="both"/>
        <w:rPr>
          <w:ins w:id="1245" w:author="José Antonio Garcíarivas" w:date="2017-12-19T12:20:00Z"/>
          <w:rFonts w:ascii="Times New Roman" w:hAnsi="Times New Roman"/>
          <w:color w:val="222222"/>
          <w:sz w:val="24"/>
        </w:rPr>
      </w:pPr>
      <w:ins w:id="1246" w:author="José Antonio Garcíarivas" w:date="2017-12-19T12:20:00Z">
        <w:r w:rsidRPr="00B77E5A">
          <w:rPr>
            <w:rFonts w:ascii="Times New Roman" w:hAnsi="Times New Roman"/>
            <w:color w:val="222222"/>
            <w:sz w:val="24"/>
          </w:rPr>
          <w:t xml:space="preserve"> </w:t>
        </w:r>
      </w:ins>
    </w:p>
    <w:p w14:paraId="07D8805B" w14:textId="77777777" w:rsidR="00B77E5A" w:rsidRPr="00B77E5A" w:rsidRDefault="00B77E5A" w:rsidP="00B77E5A">
      <w:pPr>
        <w:shd w:val="clear" w:color="auto" w:fill="FFFFFF"/>
        <w:spacing w:after="0" w:line="240" w:lineRule="auto"/>
        <w:jc w:val="both"/>
        <w:rPr>
          <w:ins w:id="1247" w:author="José Antonio Garcíarivas" w:date="2017-12-19T12:20:00Z"/>
          <w:rFonts w:ascii="Times New Roman" w:hAnsi="Times New Roman"/>
          <w:color w:val="222222"/>
          <w:sz w:val="24"/>
        </w:rPr>
      </w:pPr>
    </w:p>
    <w:p w14:paraId="17C0E8D2" w14:textId="77777777" w:rsidR="00B77E5A" w:rsidRPr="00B77E5A" w:rsidRDefault="00B77E5A" w:rsidP="00B77E5A">
      <w:pPr>
        <w:shd w:val="clear" w:color="auto" w:fill="FFFFFF"/>
        <w:spacing w:after="0" w:line="240" w:lineRule="auto"/>
        <w:jc w:val="both"/>
        <w:rPr>
          <w:ins w:id="1248" w:author="José Antonio Garcíarivas" w:date="2017-12-19T12:20:00Z"/>
          <w:rFonts w:ascii="Times New Roman" w:hAnsi="Times New Roman"/>
          <w:color w:val="222222"/>
          <w:sz w:val="24"/>
        </w:rPr>
      </w:pPr>
      <w:ins w:id="1249" w:author="José Antonio Garcíarivas" w:date="2017-12-19T12:20:00Z">
        <w:r w:rsidRPr="00B77E5A">
          <w:rPr>
            <w:rFonts w:ascii="Times New Roman" w:hAnsi="Times New Roman"/>
            <w:color w:val="222222"/>
            <w:sz w:val="24"/>
          </w:rPr>
          <w:t>Goodness1: as the ‘</w:t>
        </w:r>
        <w:proofErr w:type="spellStart"/>
        <w:r w:rsidRPr="00B77E5A">
          <w:rPr>
            <w:rFonts w:ascii="Times New Roman" w:hAnsi="Times New Roman"/>
            <w:color w:val="222222"/>
            <w:sz w:val="24"/>
          </w:rPr>
          <w:t>chrestotes</w:t>
        </w:r>
        <w:proofErr w:type="spellEnd"/>
        <w:r w:rsidRPr="00B77E5A">
          <w:rPr>
            <w:rFonts w:ascii="Times New Roman" w:hAnsi="Times New Roman"/>
            <w:color w:val="222222"/>
            <w:sz w:val="24"/>
          </w:rPr>
          <w:t>’ of Gentleness2, in midst of 9 fruit:</w:t>
        </w:r>
      </w:ins>
    </w:p>
    <w:p w14:paraId="5EB077E2" w14:textId="77777777" w:rsidR="00B77E5A" w:rsidRPr="00B77E5A" w:rsidRDefault="00B77E5A" w:rsidP="00B77E5A">
      <w:pPr>
        <w:shd w:val="clear" w:color="auto" w:fill="FFFFFF"/>
        <w:spacing w:after="0" w:line="240" w:lineRule="auto"/>
        <w:jc w:val="both"/>
        <w:rPr>
          <w:ins w:id="1250" w:author="José Antonio Garcíarivas" w:date="2017-12-19T12:20:00Z"/>
          <w:rFonts w:ascii="Times New Roman" w:hAnsi="Times New Roman"/>
          <w:color w:val="222222"/>
          <w:sz w:val="24"/>
        </w:rPr>
      </w:pPr>
    </w:p>
    <w:p w14:paraId="32F410C3" w14:textId="77777777" w:rsidR="00B77E5A" w:rsidRPr="00B77E5A" w:rsidRDefault="00B77E5A" w:rsidP="00B77E5A">
      <w:pPr>
        <w:shd w:val="clear" w:color="auto" w:fill="FFFFFF"/>
        <w:spacing w:after="0" w:line="240" w:lineRule="auto"/>
        <w:jc w:val="both"/>
        <w:rPr>
          <w:ins w:id="1251" w:author="José Antonio Garcíarivas" w:date="2017-12-19T12:20:00Z"/>
          <w:rFonts w:ascii="Times New Roman" w:hAnsi="Times New Roman"/>
          <w:color w:val="222222"/>
          <w:sz w:val="24"/>
        </w:rPr>
      </w:pPr>
      <w:ins w:id="1252" w:author="José Antonio Garcíarivas" w:date="2017-12-19T12:20:00Z">
        <w:r w:rsidRPr="00B77E5A">
          <w:rPr>
            <w:rFonts w:ascii="Times New Roman" w:hAnsi="Times New Roman"/>
            <w:color w:val="222222"/>
            <w:sz w:val="24"/>
          </w:rPr>
          <w:t>-        Romans 2:4’s goodness (‘</w:t>
        </w:r>
        <w:proofErr w:type="spellStart"/>
        <w:r w:rsidRPr="00B77E5A">
          <w:rPr>
            <w:rFonts w:ascii="Times New Roman" w:hAnsi="Times New Roman"/>
            <w:color w:val="222222"/>
            <w:sz w:val="24"/>
          </w:rPr>
          <w:t>chrestotes</w:t>
        </w:r>
        <w:proofErr w:type="spellEnd"/>
        <w:r w:rsidRPr="00B77E5A">
          <w:rPr>
            <w:rFonts w:ascii="Times New Roman" w:hAnsi="Times New Roman"/>
            <w:color w:val="222222"/>
            <w:sz w:val="24"/>
          </w:rPr>
          <w:t>’: goodness1 of gentleness2), of goodness, forbearance, longsuffering of God, notes goodness of God leadeth to repentance. It’s said to ‘</w:t>
        </w:r>
        <w:proofErr w:type="spellStart"/>
        <w:r w:rsidRPr="00B77E5A">
          <w:rPr>
            <w:rFonts w:ascii="Times New Roman" w:hAnsi="Times New Roman"/>
            <w:color w:val="222222"/>
            <w:sz w:val="24"/>
          </w:rPr>
          <w:t>anthropos</w:t>
        </w:r>
        <w:proofErr w:type="spellEnd"/>
        <w:r w:rsidRPr="00B77E5A">
          <w:rPr>
            <w:rFonts w:ascii="Times New Roman" w:hAnsi="Times New Roman"/>
            <w:color w:val="222222"/>
            <w:sz w:val="24"/>
          </w:rPr>
          <w:t>’ man (“liar” in Rom 3:4). It’s about how such a man who judges others (</w:t>
        </w:r>
        <w:proofErr w:type="spellStart"/>
        <w:r w:rsidRPr="00B77E5A">
          <w:rPr>
            <w:rFonts w:ascii="Times New Roman" w:hAnsi="Times New Roman"/>
            <w:color w:val="222222"/>
            <w:sz w:val="24"/>
          </w:rPr>
          <w:t>eg</w:t>
        </w:r>
        <w:proofErr w:type="spellEnd"/>
        <w:r w:rsidRPr="00B77E5A">
          <w:rPr>
            <w:rFonts w:ascii="Times New Roman" w:hAnsi="Times New Roman"/>
            <w:color w:val="222222"/>
            <w:sz w:val="24"/>
          </w:rPr>
          <w:t xml:space="preserve"> homosexuals &amp; lesbians) is also as “inexcusable” as them who are “without excuse”. Judging them is not how to escape the judgment of a law God who has no accuse-others and excuse-me partiality. </w:t>
        </w:r>
        <w:proofErr w:type="gramStart"/>
        <w:r w:rsidRPr="00B77E5A">
          <w:rPr>
            <w:rFonts w:ascii="Times New Roman" w:hAnsi="Times New Roman"/>
            <w:color w:val="222222"/>
            <w:sz w:val="24"/>
          </w:rPr>
          <w:t>So</w:t>
        </w:r>
        <w:proofErr w:type="gramEnd"/>
        <w:r w:rsidRPr="00B77E5A">
          <w:rPr>
            <w:rFonts w:ascii="Times New Roman" w:hAnsi="Times New Roman"/>
            <w:color w:val="222222"/>
            <w:sz w:val="24"/>
          </w:rPr>
          <w:t xml:space="preserve"> repentance is needed.</w:t>
        </w:r>
      </w:ins>
    </w:p>
    <w:p w14:paraId="5833E5C0" w14:textId="77777777" w:rsidR="00B77E5A" w:rsidRPr="00B77E5A" w:rsidRDefault="00B77E5A" w:rsidP="00B77E5A">
      <w:pPr>
        <w:shd w:val="clear" w:color="auto" w:fill="FFFFFF"/>
        <w:spacing w:after="0" w:line="240" w:lineRule="auto"/>
        <w:jc w:val="both"/>
        <w:rPr>
          <w:ins w:id="1253" w:author="José Antonio Garcíarivas" w:date="2017-12-19T12:20:00Z"/>
          <w:rFonts w:ascii="Times New Roman" w:hAnsi="Times New Roman"/>
          <w:color w:val="222222"/>
          <w:sz w:val="24"/>
        </w:rPr>
      </w:pPr>
    </w:p>
    <w:p w14:paraId="5A01D994" w14:textId="77777777" w:rsidR="00B77E5A" w:rsidRPr="00B77E5A" w:rsidRDefault="00B77E5A" w:rsidP="00B77E5A">
      <w:pPr>
        <w:shd w:val="clear" w:color="auto" w:fill="FFFFFF"/>
        <w:spacing w:after="0" w:line="240" w:lineRule="auto"/>
        <w:jc w:val="both"/>
        <w:rPr>
          <w:ins w:id="1254" w:author="José Antonio Garcíarivas" w:date="2017-12-19T12:20:00Z"/>
          <w:rFonts w:ascii="Times New Roman" w:hAnsi="Times New Roman"/>
          <w:color w:val="222222"/>
          <w:sz w:val="24"/>
        </w:rPr>
      </w:pPr>
      <w:ins w:id="1255" w:author="José Antonio Garcíarivas" w:date="2017-12-19T12:20:00Z">
        <w:r w:rsidRPr="00B77E5A">
          <w:rPr>
            <w:rFonts w:ascii="Times New Roman" w:hAnsi="Times New Roman"/>
            <w:color w:val="222222"/>
            <w:sz w:val="24"/>
          </w:rPr>
          <w:t xml:space="preserve">-         Romans 11:22’s </w:t>
        </w:r>
        <w:proofErr w:type="gramStart"/>
        <w:r w:rsidRPr="00B77E5A">
          <w:rPr>
            <w:rFonts w:ascii="Times New Roman" w:hAnsi="Times New Roman"/>
            <w:color w:val="222222"/>
            <w:sz w:val="24"/>
          </w:rPr>
          <w:t>goodness  (</w:t>
        </w:r>
        <w:proofErr w:type="gramEnd"/>
        <w:r w:rsidRPr="00B77E5A">
          <w:rPr>
            <w:rFonts w:ascii="Times New Roman" w:hAnsi="Times New Roman"/>
            <w:color w:val="222222"/>
            <w:sz w:val="24"/>
          </w:rPr>
          <w:t>‘</w:t>
        </w:r>
        <w:proofErr w:type="spellStart"/>
        <w:r w:rsidRPr="00B77E5A">
          <w:rPr>
            <w:rFonts w:ascii="Times New Roman" w:hAnsi="Times New Roman"/>
            <w:color w:val="222222"/>
            <w:sz w:val="24"/>
          </w:rPr>
          <w:t>chrestotes</w:t>
        </w:r>
        <w:proofErr w:type="spellEnd"/>
        <w:r w:rsidRPr="00B77E5A">
          <w:rPr>
            <w:rFonts w:ascii="Times New Roman" w:hAnsi="Times New Roman"/>
            <w:color w:val="222222"/>
            <w:sz w:val="24"/>
          </w:rPr>
          <w:t xml:space="preserve">’: goodness1 of gentleness2) is goodness of a God who spared not; So says behold (both) goodness and severity of (this God), who’s goodness </w:t>
        </w:r>
        <w:r w:rsidRPr="00B77E5A">
          <w:rPr>
            <w:rFonts w:ascii="Times New Roman" w:hAnsi="Times New Roman"/>
            <w:color w:val="222222"/>
            <w:sz w:val="24"/>
          </w:rPr>
          <w:lastRenderedPageBreak/>
          <w:t>toward thee is conditional upon thee continuing in such goodness, lest also be not spared, described as cut off=hewn down.</w:t>
        </w:r>
      </w:ins>
    </w:p>
    <w:p w14:paraId="1404F303" w14:textId="77777777" w:rsidR="00B77E5A" w:rsidRPr="00B77E5A" w:rsidRDefault="00B77E5A" w:rsidP="00B77E5A">
      <w:pPr>
        <w:shd w:val="clear" w:color="auto" w:fill="FFFFFF"/>
        <w:spacing w:after="0" w:line="240" w:lineRule="auto"/>
        <w:jc w:val="both"/>
        <w:rPr>
          <w:ins w:id="1256" w:author="José Antonio Garcíarivas" w:date="2017-12-19T12:20:00Z"/>
          <w:rFonts w:ascii="Times New Roman" w:hAnsi="Times New Roman"/>
          <w:color w:val="222222"/>
          <w:sz w:val="24"/>
        </w:rPr>
      </w:pPr>
    </w:p>
    <w:p w14:paraId="1CEB7151" w14:textId="77777777" w:rsidR="00B77E5A" w:rsidRPr="00B77E5A" w:rsidRDefault="00B77E5A" w:rsidP="00B77E5A">
      <w:pPr>
        <w:shd w:val="clear" w:color="auto" w:fill="FFFFFF"/>
        <w:spacing w:after="0" w:line="240" w:lineRule="auto"/>
        <w:jc w:val="both"/>
        <w:rPr>
          <w:ins w:id="1257" w:author="José Antonio Garcíarivas" w:date="2017-12-19T12:20:00Z"/>
          <w:rFonts w:ascii="Times New Roman" w:hAnsi="Times New Roman"/>
          <w:color w:val="222222"/>
          <w:sz w:val="24"/>
        </w:rPr>
      </w:pPr>
      <w:ins w:id="1258" w:author="José Antonio Garcíarivas" w:date="2017-12-19T12:20:00Z">
        <w:r w:rsidRPr="00B77E5A">
          <w:rPr>
            <w:rFonts w:ascii="Times New Roman" w:hAnsi="Times New Roman"/>
            <w:color w:val="222222"/>
            <w:sz w:val="24"/>
          </w:rPr>
          <w:t xml:space="preserve"> </w:t>
        </w:r>
      </w:ins>
    </w:p>
    <w:p w14:paraId="0F66DEE2" w14:textId="77777777" w:rsidR="00B77E5A" w:rsidRPr="00B77E5A" w:rsidRDefault="00B77E5A" w:rsidP="00B77E5A">
      <w:pPr>
        <w:shd w:val="clear" w:color="auto" w:fill="FFFFFF"/>
        <w:spacing w:after="0" w:line="240" w:lineRule="auto"/>
        <w:jc w:val="both"/>
        <w:rPr>
          <w:ins w:id="1259" w:author="José Antonio Garcíarivas" w:date="2017-12-19T12:20:00Z"/>
          <w:rFonts w:ascii="Times New Roman" w:hAnsi="Times New Roman"/>
          <w:color w:val="222222"/>
          <w:sz w:val="24"/>
        </w:rPr>
      </w:pPr>
    </w:p>
    <w:p w14:paraId="78814F40" w14:textId="77777777" w:rsidR="00B77E5A" w:rsidRPr="00B77E5A" w:rsidRDefault="00B77E5A" w:rsidP="00B77E5A">
      <w:pPr>
        <w:shd w:val="clear" w:color="auto" w:fill="FFFFFF"/>
        <w:spacing w:after="0" w:line="240" w:lineRule="auto"/>
        <w:jc w:val="both"/>
        <w:rPr>
          <w:ins w:id="1260" w:author="José Antonio Garcíarivas" w:date="2017-12-19T12:20:00Z"/>
          <w:rFonts w:ascii="Times New Roman" w:hAnsi="Times New Roman"/>
          <w:color w:val="222222"/>
          <w:sz w:val="24"/>
        </w:rPr>
      </w:pPr>
      <w:ins w:id="1261" w:author="José Antonio Garcíarivas" w:date="2017-12-19T12:20:00Z">
        <w:r w:rsidRPr="00B77E5A">
          <w:rPr>
            <w:rFonts w:ascii="Times New Roman" w:hAnsi="Times New Roman"/>
            <w:color w:val="222222"/>
            <w:sz w:val="24"/>
          </w:rPr>
          <w:t>Such goodness of a God who “spared not” is not [yet] your Father is “merciful”. OMG.</w:t>
        </w:r>
      </w:ins>
    </w:p>
    <w:p w14:paraId="13CA5193" w14:textId="77777777" w:rsidR="00B77E5A" w:rsidRPr="00B77E5A" w:rsidRDefault="00B77E5A" w:rsidP="00B77E5A">
      <w:pPr>
        <w:shd w:val="clear" w:color="auto" w:fill="FFFFFF"/>
        <w:spacing w:after="0" w:line="240" w:lineRule="auto"/>
        <w:jc w:val="both"/>
        <w:rPr>
          <w:ins w:id="1262" w:author="José Antonio Garcíarivas" w:date="2017-12-19T12:20:00Z"/>
          <w:rFonts w:ascii="Times New Roman" w:hAnsi="Times New Roman"/>
          <w:color w:val="222222"/>
          <w:sz w:val="24"/>
        </w:rPr>
      </w:pPr>
    </w:p>
    <w:p w14:paraId="53A829AD" w14:textId="77777777" w:rsidR="00B77E5A" w:rsidRPr="00B77E5A" w:rsidRDefault="00B77E5A" w:rsidP="00B77E5A">
      <w:pPr>
        <w:shd w:val="clear" w:color="auto" w:fill="FFFFFF"/>
        <w:spacing w:after="0" w:line="240" w:lineRule="auto"/>
        <w:jc w:val="both"/>
        <w:rPr>
          <w:ins w:id="1263" w:author="José Antonio Garcíarivas" w:date="2017-12-19T12:20:00Z"/>
          <w:rFonts w:ascii="Times New Roman" w:hAnsi="Times New Roman"/>
          <w:color w:val="222222"/>
          <w:sz w:val="24"/>
        </w:rPr>
      </w:pPr>
      <w:ins w:id="1264" w:author="José Antonio Garcíarivas" w:date="2017-12-19T12:20:00Z">
        <w:r w:rsidRPr="00B77E5A">
          <w:rPr>
            <w:rFonts w:ascii="Times New Roman" w:hAnsi="Times New Roman"/>
            <w:color w:val="222222"/>
            <w:sz w:val="24"/>
          </w:rPr>
          <w:t xml:space="preserve"> </w:t>
        </w:r>
      </w:ins>
    </w:p>
    <w:p w14:paraId="7553B14E" w14:textId="77777777" w:rsidR="00B77E5A" w:rsidRPr="00B77E5A" w:rsidRDefault="00B77E5A" w:rsidP="00B77E5A">
      <w:pPr>
        <w:shd w:val="clear" w:color="auto" w:fill="FFFFFF"/>
        <w:spacing w:after="0" w:line="240" w:lineRule="auto"/>
        <w:jc w:val="both"/>
        <w:rPr>
          <w:ins w:id="1265" w:author="José Antonio Garcíarivas" w:date="2017-12-19T12:20:00Z"/>
          <w:rFonts w:ascii="Times New Roman" w:hAnsi="Times New Roman"/>
          <w:color w:val="222222"/>
          <w:sz w:val="24"/>
        </w:rPr>
      </w:pPr>
    </w:p>
    <w:p w14:paraId="26C5E6E9" w14:textId="77777777" w:rsidR="00B77E5A" w:rsidRPr="00B77E5A" w:rsidRDefault="00B77E5A" w:rsidP="00B77E5A">
      <w:pPr>
        <w:shd w:val="clear" w:color="auto" w:fill="FFFFFF"/>
        <w:spacing w:after="0" w:line="240" w:lineRule="auto"/>
        <w:jc w:val="both"/>
        <w:rPr>
          <w:ins w:id="1266" w:author="José Antonio Garcíarivas" w:date="2017-12-19T12:20:00Z"/>
          <w:rFonts w:ascii="Times New Roman" w:hAnsi="Times New Roman"/>
          <w:color w:val="222222"/>
          <w:sz w:val="24"/>
        </w:rPr>
      </w:pPr>
      <w:ins w:id="1267" w:author="José Antonio Garcíarivas" w:date="2017-12-19T12:20:00Z">
        <w:r w:rsidRPr="00B77E5A">
          <w:rPr>
            <w:rFonts w:ascii="Times New Roman" w:hAnsi="Times New Roman"/>
            <w:color w:val="222222"/>
            <w:sz w:val="24"/>
          </w:rPr>
          <w:t xml:space="preserve">So, perhaps it’s why we should ponder about this gentleness (goodness) being the midst of 9. For it seems to be about a Plural God having both goodness←&amp;→severity, even potential severity after goodness; </w:t>
        </w:r>
        <w:proofErr w:type="spellStart"/>
        <w:r w:rsidRPr="00B77E5A">
          <w:rPr>
            <w:rFonts w:ascii="Times New Roman" w:hAnsi="Times New Roman"/>
            <w:color w:val="222222"/>
            <w:sz w:val="24"/>
          </w:rPr>
          <w:t>Kinda</w:t>
        </w:r>
        <w:proofErr w:type="spellEnd"/>
        <w:r w:rsidRPr="00B77E5A">
          <w:rPr>
            <w:rFonts w:ascii="Times New Roman" w:hAnsi="Times New Roman"/>
            <w:color w:val="222222"/>
            <w:sz w:val="24"/>
          </w:rPr>
          <w:t xml:space="preserve"> like Mt 18:23-35’s forgiven←&amp;→unforgiven. It’s like the order is reversed. If both, should be severity first, goodness after. It’s beginning to seem like Law, being both good←&amp;→evil, ends with evil: reverse of live.</w:t>
        </w:r>
      </w:ins>
    </w:p>
    <w:p w14:paraId="11384FF0" w14:textId="77777777" w:rsidR="00B77E5A" w:rsidRPr="00B77E5A" w:rsidRDefault="00B77E5A" w:rsidP="00B77E5A">
      <w:pPr>
        <w:shd w:val="clear" w:color="auto" w:fill="FFFFFF"/>
        <w:spacing w:after="0" w:line="240" w:lineRule="auto"/>
        <w:jc w:val="both"/>
        <w:rPr>
          <w:ins w:id="1268" w:author="José Antonio Garcíarivas" w:date="2017-12-19T12:20:00Z"/>
          <w:rFonts w:ascii="Times New Roman" w:hAnsi="Times New Roman"/>
          <w:color w:val="222222"/>
          <w:sz w:val="24"/>
        </w:rPr>
      </w:pPr>
    </w:p>
    <w:p w14:paraId="385F751E" w14:textId="77777777" w:rsidR="00B77E5A" w:rsidRPr="00B77E5A" w:rsidRDefault="00B77E5A" w:rsidP="00B77E5A">
      <w:pPr>
        <w:shd w:val="clear" w:color="auto" w:fill="FFFFFF"/>
        <w:spacing w:after="0" w:line="240" w:lineRule="auto"/>
        <w:jc w:val="both"/>
        <w:rPr>
          <w:ins w:id="1269" w:author="José Antonio Garcíarivas" w:date="2017-12-19T12:20:00Z"/>
          <w:rFonts w:ascii="Times New Roman" w:hAnsi="Times New Roman"/>
          <w:color w:val="222222"/>
          <w:sz w:val="24"/>
        </w:rPr>
      </w:pPr>
      <w:ins w:id="1270" w:author="José Antonio Garcíarivas" w:date="2017-12-19T12:20:00Z">
        <w:r w:rsidRPr="00B77E5A">
          <w:rPr>
            <w:rFonts w:ascii="Times New Roman" w:hAnsi="Times New Roman"/>
            <w:color w:val="222222"/>
            <w:sz w:val="24"/>
          </w:rPr>
          <w:t xml:space="preserve"> </w:t>
        </w:r>
      </w:ins>
    </w:p>
    <w:p w14:paraId="411CCBF3" w14:textId="77777777" w:rsidR="00B77E5A" w:rsidRPr="00B77E5A" w:rsidRDefault="00B77E5A" w:rsidP="00B77E5A">
      <w:pPr>
        <w:shd w:val="clear" w:color="auto" w:fill="FFFFFF"/>
        <w:spacing w:after="0" w:line="240" w:lineRule="auto"/>
        <w:jc w:val="both"/>
        <w:rPr>
          <w:ins w:id="1271" w:author="José Antonio Garcíarivas" w:date="2017-12-19T12:20:00Z"/>
          <w:rFonts w:ascii="Times New Roman" w:hAnsi="Times New Roman"/>
          <w:color w:val="222222"/>
          <w:sz w:val="24"/>
        </w:rPr>
      </w:pPr>
    </w:p>
    <w:p w14:paraId="08C91122" w14:textId="77777777" w:rsidR="00B77E5A" w:rsidRPr="00B77E5A" w:rsidRDefault="00B77E5A" w:rsidP="00B77E5A">
      <w:pPr>
        <w:shd w:val="clear" w:color="auto" w:fill="FFFFFF"/>
        <w:spacing w:after="0" w:line="240" w:lineRule="auto"/>
        <w:jc w:val="both"/>
        <w:rPr>
          <w:ins w:id="1272" w:author="José Antonio Garcíarivas" w:date="2017-12-19T12:20:00Z"/>
          <w:rFonts w:ascii="Times New Roman" w:hAnsi="Times New Roman"/>
          <w:color w:val="222222"/>
          <w:sz w:val="24"/>
        </w:rPr>
      </w:pPr>
      <w:ins w:id="1273" w:author="José Antonio Garcíarivas" w:date="2017-12-19T12:20:00Z">
        <w:r w:rsidRPr="00B77E5A">
          <w:rPr>
            <w:rFonts w:ascii="Times New Roman" w:hAnsi="Times New Roman"/>
            <w:color w:val="222222"/>
            <w:sz w:val="24"/>
          </w:rPr>
          <w:t xml:space="preserve">Seems we’re looking at gentleness that’s also something other than gentle, thereby goodness that’s something other than good. </w:t>
        </w:r>
        <w:r w:rsidRPr="00B77E5A">
          <w:rPr>
            <w:rFonts w:ascii="Times New Roman" w:hAnsi="Times New Roman"/>
            <w:color w:val="222222"/>
            <w:sz w:val="24"/>
          </w:rPr>
          <w:lastRenderedPageBreak/>
          <w:t>Perhaps if we now also look at this gentleness2 (</w:t>
        </w:r>
        <w:proofErr w:type="spellStart"/>
        <w:r w:rsidRPr="00B77E5A">
          <w:rPr>
            <w:rFonts w:ascii="Times New Roman" w:hAnsi="Times New Roman"/>
            <w:color w:val="222222"/>
            <w:sz w:val="24"/>
          </w:rPr>
          <w:t>chrestotes</w:t>
        </w:r>
        <w:proofErr w:type="spellEnd"/>
        <w:r w:rsidRPr="00B77E5A">
          <w:rPr>
            <w:rFonts w:ascii="Times New Roman" w:hAnsi="Times New Roman"/>
            <w:color w:val="222222"/>
            <w:sz w:val="24"/>
          </w:rPr>
          <w:t>) = goodness1 (</w:t>
        </w:r>
        <w:proofErr w:type="spellStart"/>
        <w:r w:rsidRPr="00B77E5A">
          <w:rPr>
            <w:rFonts w:ascii="Times New Roman" w:hAnsi="Times New Roman"/>
            <w:color w:val="222222"/>
            <w:sz w:val="24"/>
          </w:rPr>
          <w:t>chrestotes</w:t>
        </w:r>
        <w:proofErr w:type="spellEnd"/>
        <w:r w:rsidRPr="00B77E5A">
          <w:rPr>
            <w:rFonts w:ascii="Times New Roman" w:hAnsi="Times New Roman"/>
            <w:color w:val="222222"/>
            <w:sz w:val="24"/>
          </w:rPr>
          <w:t>) as kindness (</w:t>
        </w:r>
        <w:proofErr w:type="spellStart"/>
        <w:r w:rsidRPr="00B77E5A">
          <w:rPr>
            <w:rFonts w:ascii="Times New Roman" w:hAnsi="Times New Roman"/>
            <w:color w:val="222222"/>
            <w:sz w:val="24"/>
          </w:rPr>
          <w:t>chrestotes</w:t>
        </w:r>
        <w:proofErr w:type="spellEnd"/>
        <w:r w:rsidRPr="00B77E5A">
          <w:rPr>
            <w:rFonts w:ascii="Times New Roman" w:hAnsi="Times New Roman"/>
            <w:color w:val="222222"/>
            <w:sz w:val="24"/>
          </w:rPr>
          <w:t>), we`ll learn more.</w:t>
        </w:r>
      </w:ins>
    </w:p>
    <w:p w14:paraId="24A2EF63" w14:textId="77777777" w:rsidR="00B77E5A" w:rsidRPr="00B77E5A" w:rsidRDefault="00B77E5A" w:rsidP="00B77E5A">
      <w:pPr>
        <w:shd w:val="clear" w:color="auto" w:fill="FFFFFF"/>
        <w:spacing w:after="0" w:line="240" w:lineRule="auto"/>
        <w:jc w:val="both"/>
        <w:rPr>
          <w:ins w:id="1274" w:author="José Antonio Garcíarivas" w:date="2017-12-19T12:20:00Z"/>
          <w:rFonts w:ascii="Times New Roman" w:hAnsi="Times New Roman"/>
          <w:color w:val="222222"/>
          <w:sz w:val="24"/>
        </w:rPr>
      </w:pPr>
    </w:p>
    <w:p w14:paraId="19C67EFC" w14:textId="77777777" w:rsidR="00B77E5A" w:rsidRPr="00B77E5A" w:rsidRDefault="00B77E5A" w:rsidP="00B77E5A">
      <w:pPr>
        <w:shd w:val="clear" w:color="auto" w:fill="FFFFFF"/>
        <w:spacing w:after="0" w:line="240" w:lineRule="auto"/>
        <w:jc w:val="both"/>
        <w:rPr>
          <w:ins w:id="1275" w:author="José Antonio Garcíarivas" w:date="2017-12-19T12:20:00Z"/>
          <w:rFonts w:ascii="Times New Roman" w:hAnsi="Times New Roman"/>
          <w:color w:val="222222"/>
          <w:sz w:val="24"/>
        </w:rPr>
      </w:pPr>
      <w:ins w:id="1276" w:author="José Antonio Garcíarivas" w:date="2017-12-19T12:20:00Z">
        <w:r w:rsidRPr="00B77E5A">
          <w:rPr>
            <w:rFonts w:ascii="Times New Roman" w:hAnsi="Times New Roman"/>
            <w:color w:val="222222"/>
            <w:sz w:val="24"/>
          </w:rPr>
          <w:t xml:space="preserve"> </w:t>
        </w:r>
      </w:ins>
    </w:p>
    <w:p w14:paraId="6F02511A" w14:textId="77777777" w:rsidR="00B77E5A" w:rsidRPr="00B77E5A" w:rsidRDefault="00B77E5A" w:rsidP="00B77E5A">
      <w:pPr>
        <w:shd w:val="clear" w:color="auto" w:fill="FFFFFF"/>
        <w:spacing w:after="0" w:line="240" w:lineRule="auto"/>
        <w:jc w:val="both"/>
        <w:rPr>
          <w:ins w:id="1277" w:author="José Antonio Garcíarivas" w:date="2017-12-19T12:20:00Z"/>
          <w:rFonts w:ascii="Times New Roman" w:hAnsi="Times New Roman"/>
          <w:color w:val="222222"/>
          <w:sz w:val="24"/>
        </w:rPr>
      </w:pPr>
    </w:p>
    <w:p w14:paraId="46EE3E31" w14:textId="77777777" w:rsidR="00B77E5A" w:rsidRPr="00B77E5A" w:rsidRDefault="00B77E5A" w:rsidP="00B77E5A">
      <w:pPr>
        <w:shd w:val="clear" w:color="auto" w:fill="FFFFFF"/>
        <w:spacing w:after="0" w:line="240" w:lineRule="auto"/>
        <w:jc w:val="both"/>
        <w:rPr>
          <w:ins w:id="1278" w:author="José Antonio Garcíarivas" w:date="2017-12-19T12:20:00Z"/>
          <w:rFonts w:ascii="Times New Roman" w:hAnsi="Times New Roman"/>
          <w:color w:val="222222"/>
          <w:sz w:val="24"/>
        </w:rPr>
      </w:pPr>
      <w:ins w:id="1279" w:author="José Antonio Garcíarivas" w:date="2017-12-19T12:20:00Z">
        <w:r w:rsidRPr="00B77E5A">
          <w:rPr>
            <w:rFonts w:ascii="Times New Roman" w:hAnsi="Times New Roman"/>
            <w:color w:val="222222"/>
            <w:sz w:val="24"/>
          </w:rPr>
          <w:t>Kindness (</w:t>
        </w:r>
        <w:proofErr w:type="spellStart"/>
        <w:r w:rsidRPr="00B77E5A">
          <w:rPr>
            <w:rFonts w:ascii="Times New Roman" w:hAnsi="Times New Roman"/>
            <w:color w:val="222222"/>
            <w:sz w:val="24"/>
          </w:rPr>
          <w:t>chrestotes</w:t>
        </w:r>
        <w:proofErr w:type="spellEnd"/>
        <w:r w:rsidRPr="00B77E5A">
          <w:rPr>
            <w:rFonts w:ascii="Times New Roman" w:hAnsi="Times New Roman"/>
            <w:color w:val="222222"/>
            <w:sz w:val="24"/>
          </w:rPr>
          <w:t>) x4: as gentleness2`s goodness1 (how weird is this?)</w:t>
        </w:r>
      </w:ins>
    </w:p>
    <w:p w14:paraId="3CD4BF6F" w14:textId="77777777" w:rsidR="00B77E5A" w:rsidRPr="00B77E5A" w:rsidRDefault="00B77E5A" w:rsidP="00B77E5A">
      <w:pPr>
        <w:shd w:val="clear" w:color="auto" w:fill="FFFFFF"/>
        <w:spacing w:after="0" w:line="240" w:lineRule="auto"/>
        <w:jc w:val="both"/>
        <w:rPr>
          <w:ins w:id="1280" w:author="José Antonio Garcíarivas" w:date="2017-12-19T12:20:00Z"/>
          <w:rFonts w:ascii="Times New Roman" w:hAnsi="Times New Roman"/>
          <w:color w:val="222222"/>
          <w:sz w:val="24"/>
        </w:rPr>
      </w:pPr>
    </w:p>
    <w:p w14:paraId="48C0D2CD" w14:textId="77777777" w:rsidR="00B77E5A" w:rsidRPr="00B77E5A" w:rsidRDefault="00B77E5A" w:rsidP="00B77E5A">
      <w:pPr>
        <w:shd w:val="clear" w:color="auto" w:fill="FFFFFF"/>
        <w:spacing w:after="0" w:line="240" w:lineRule="auto"/>
        <w:jc w:val="both"/>
        <w:rPr>
          <w:ins w:id="1281" w:author="José Antonio Garcíarivas" w:date="2017-12-19T12:20:00Z"/>
          <w:rFonts w:ascii="Times New Roman" w:hAnsi="Times New Roman"/>
          <w:color w:val="222222"/>
          <w:sz w:val="24"/>
        </w:rPr>
      </w:pPr>
      <w:ins w:id="1282" w:author="José Antonio Garcíarivas" w:date="2017-12-19T12:20:00Z">
        <w:r w:rsidRPr="00B77E5A">
          <w:rPr>
            <w:rFonts w:ascii="Times New Roman" w:hAnsi="Times New Roman"/>
            <w:color w:val="222222"/>
            <w:sz w:val="24"/>
          </w:rPr>
          <w:t xml:space="preserve">1- 2Cor 6:6’s kindness is listed among things like ‘gnosis’ knowledge (not </w:t>
        </w:r>
        <w:proofErr w:type="spellStart"/>
        <w:r w:rsidRPr="00B77E5A">
          <w:rPr>
            <w:rFonts w:ascii="Times New Roman" w:hAnsi="Times New Roman"/>
            <w:color w:val="222222"/>
            <w:sz w:val="24"/>
          </w:rPr>
          <w:t>epignosis</w:t>
        </w:r>
        <w:proofErr w:type="spellEnd"/>
        <w:r w:rsidRPr="00B77E5A">
          <w:rPr>
            <w:rFonts w:ascii="Times New Roman" w:hAnsi="Times New Roman"/>
            <w:color w:val="222222"/>
            <w:sz w:val="24"/>
          </w:rPr>
          <w:t xml:space="preserve">) on one side and Holy Ghost (not Spirit) on other side, midst sandwiched between </w:t>
        </w:r>
        <w:proofErr w:type="spellStart"/>
        <w:r w:rsidRPr="00B77E5A">
          <w:rPr>
            <w:rFonts w:ascii="Times New Roman" w:hAnsi="Times New Roman"/>
            <w:color w:val="222222"/>
            <w:sz w:val="24"/>
          </w:rPr>
          <w:t>pureness→kindness←love</w:t>
        </w:r>
        <w:proofErr w:type="spellEnd"/>
        <w:r w:rsidRPr="00B77E5A">
          <w:rPr>
            <w:rFonts w:ascii="Times New Roman" w:hAnsi="Times New Roman"/>
            <w:color w:val="222222"/>
            <w:sz w:val="24"/>
          </w:rPr>
          <w:t xml:space="preserve"> unfeigned; So it may not be either, yet as if in midst of both; </w:t>
        </w:r>
        <w:proofErr w:type="spellStart"/>
        <w:r w:rsidRPr="00B77E5A">
          <w:rPr>
            <w:rFonts w:ascii="Times New Roman" w:hAnsi="Times New Roman"/>
            <w:color w:val="222222"/>
            <w:sz w:val="24"/>
          </w:rPr>
          <w:t>Kinda</w:t>
        </w:r>
        <w:proofErr w:type="spellEnd"/>
        <w:r w:rsidRPr="00B77E5A">
          <w:rPr>
            <w:rFonts w:ascii="Times New Roman" w:hAnsi="Times New Roman"/>
            <w:color w:val="222222"/>
            <w:sz w:val="24"/>
          </w:rPr>
          <w:t xml:space="preserve"> like CJ a </w:t>
        </w:r>
        <w:proofErr w:type="spellStart"/>
        <w:r w:rsidRPr="00B77E5A">
          <w:rPr>
            <w:rFonts w:ascii="Times New Roman" w:hAnsi="Times New Roman"/>
            <w:color w:val="222222"/>
            <w:sz w:val="24"/>
          </w:rPr>
          <w:t>Mr</w:t>
        </w:r>
        <w:proofErr w:type="spellEnd"/>
        <w:r w:rsidRPr="00B77E5A">
          <w:rPr>
            <w:rFonts w:ascii="Times New Roman" w:hAnsi="Times New Roman"/>
            <w:color w:val="222222"/>
            <w:sz w:val="24"/>
          </w:rPr>
          <w:t xml:space="preserve"> In-Between as a mediator between God←&amp;→men in 1Timothy 2:5.</w:t>
        </w:r>
      </w:ins>
    </w:p>
    <w:p w14:paraId="2863D545" w14:textId="77777777" w:rsidR="00B77E5A" w:rsidRPr="00B77E5A" w:rsidRDefault="00B77E5A" w:rsidP="00B77E5A">
      <w:pPr>
        <w:shd w:val="clear" w:color="auto" w:fill="FFFFFF"/>
        <w:spacing w:after="0" w:line="240" w:lineRule="auto"/>
        <w:jc w:val="both"/>
        <w:rPr>
          <w:ins w:id="1283" w:author="José Antonio Garcíarivas" w:date="2017-12-19T12:20:00Z"/>
          <w:rFonts w:ascii="Times New Roman" w:hAnsi="Times New Roman"/>
          <w:color w:val="222222"/>
          <w:sz w:val="24"/>
        </w:rPr>
      </w:pPr>
    </w:p>
    <w:p w14:paraId="18F986E5" w14:textId="77777777" w:rsidR="00B77E5A" w:rsidRPr="00B77E5A" w:rsidRDefault="00B77E5A" w:rsidP="00B77E5A">
      <w:pPr>
        <w:shd w:val="clear" w:color="auto" w:fill="FFFFFF"/>
        <w:spacing w:after="0" w:line="240" w:lineRule="auto"/>
        <w:jc w:val="both"/>
        <w:rPr>
          <w:ins w:id="1284" w:author="José Antonio Garcíarivas" w:date="2017-12-19T12:20:00Z"/>
          <w:rFonts w:ascii="Times New Roman" w:hAnsi="Times New Roman"/>
          <w:color w:val="222222"/>
          <w:sz w:val="24"/>
        </w:rPr>
      </w:pPr>
      <w:ins w:id="1285" w:author="José Antonio Garcíarivas" w:date="2017-12-19T12:20:00Z">
        <w:r w:rsidRPr="00B77E5A">
          <w:rPr>
            <w:rFonts w:ascii="Times New Roman" w:hAnsi="Times New Roman"/>
            <w:color w:val="222222"/>
            <w:sz w:val="24"/>
          </w:rPr>
          <w:t>2Cor 6:6 “By pureness, by knowledge, by longsuffering, by kindness, by the Holy Ghost, by love unfeigned,”</w:t>
        </w:r>
      </w:ins>
    </w:p>
    <w:p w14:paraId="37B8B5F7" w14:textId="77777777" w:rsidR="00B77E5A" w:rsidRPr="00B77E5A" w:rsidRDefault="00B77E5A" w:rsidP="00B77E5A">
      <w:pPr>
        <w:shd w:val="clear" w:color="auto" w:fill="FFFFFF"/>
        <w:spacing w:after="0" w:line="240" w:lineRule="auto"/>
        <w:jc w:val="both"/>
        <w:rPr>
          <w:ins w:id="1286" w:author="José Antonio Garcíarivas" w:date="2017-12-19T12:20:00Z"/>
          <w:rFonts w:ascii="Times New Roman" w:hAnsi="Times New Roman"/>
          <w:color w:val="222222"/>
          <w:sz w:val="24"/>
        </w:rPr>
      </w:pPr>
    </w:p>
    <w:p w14:paraId="4429961A" w14:textId="77777777" w:rsidR="00B77E5A" w:rsidRPr="00B77E5A" w:rsidRDefault="00B77E5A" w:rsidP="00B77E5A">
      <w:pPr>
        <w:shd w:val="clear" w:color="auto" w:fill="FFFFFF"/>
        <w:spacing w:after="0" w:line="240" w:lineRule="auto"/>
        <w:jc w:val="both"/>
        <w:rPr>
          <w:ins w:id="1287" w:author="José Antonio Garcíarivas" w:date="2017-12-19T12:20:00Z"/>
          <w:rFonts w:ascii="Times New Roman" w:hAnsi="Times New Roman"/>
          <w:color w:val="222222"/>
          <w:sz w:val="24"/>
        </w:rPr>
      </w:pPr>
      <w:ins w:id="1288" w:author="José Antonio Garcíarivas" w:date="2017-12-19T12:20:00Z">
        <w:r w:rsidRPr="00B77E5A">
          <w:rPr>
            <w:rFonts w:ascii="Times New Roman" w:hAnsi="Times New Roman"/>
            <w:color w:val="222222"/>
            <w:sz w:val="24"/>
          </w:rPr>
          <w:t xml:space="preserve">2- Eph 2:7’s kindness is equally as strange, speaking of such kindness toward us (reverse of them), to be </w:t>
        </w:r>
        <w:proofErr w:type="spellStart"/>
        <w:r w:rsidRPr="00B77E5A">
          <w:rPr>
            <w:rFonts w:ascii="Times New Roman" w:hAnsi="Times New Roman"/>
            <w:color w:val="222222"/>
            <w:sz w:val="24"/>
          </w:rPr>
          <w:t>shewn</w:t>
        </w:r>
        <w:proofErr w:type="spellEnd"/>
        <w:r w:rsidRPr="00B77E5A">
          <w:rPr>
            <w:rFonts w:ascii="Times New Roman" w:hAnsi="Times New Roman"/>
            <w:color w:val="222222"/>
            <w:sz w:val="24"/>
          </w:rPr>
          <w:t xml:space="preserve"> in ages to come through Christ Jesus (reverse of Jesus Christ)… 2:10 then </w:t>
        </w:r>
        <w:r w:rsidRPr="00B77E5A">
          <w:rPr>
            <w:rFonts w:ascii="Times New Roman" w:hAnsi="Times New Roman"/>
            <w:color w:val="222222"/>
            <w:sz w:val="24"/>
          </w:rPr>
          <w:lastRenderedPageBreak/>
          <w:t>saying we (not them) got created (not made) in Christ Jesus (them), which this God BEFORE ordained that we should walk in them (not yet us). How weird is this? …</w:t>
        </w:r>
      </w:ins>
    </w:p>
    <w:p w14:paraId="0A704754" w14:textId="77777777" w:rsidR="00B77E5A" w:rsidRPr="00B77E5A" w:rsidRDefault="00B77E5A" w:rsidP="00B77E5A">
      <w:pPr>
        <w:shd w:val="clear" w:color="auto" w:fill="FFFFFF"/>
        <w:spacing w:after="0" w:line="240" w:lineRule="auto"/>
        <w:jc w:val="both"/>
        <w:rPr>
          <w:ins w:id="1289" w:author="José Antonio Garcíarivas" w:date="2017-12-19T12:20:00Z"/>
          <w:rFonts w:ascii="Times New Roman" w:hAnsi="Times New Roman"/>
          <w:color w:val="222222"/>
          <w:sz w:val="24"/>
        </w:rPr>
      </w:pPr>
    </w:p>
    <w:p w14:paraId="106D19DD" w14:textId="77777777" w:rsidR="00B77E5A" w:rsidRPr="00B77E5A" w:rsidRDefault="00B77E5A" w:rsidP="00B77E5A">
      <w:pPr>
        <w:shd w:val="clear" w:color="auto" w:fill="FFFFFF"/>
        <w:spacing w:after="0" w:line="240" w:lineRule="auto"/>
        <w:jc w:val="both"/>
        <w:rPr>
          <w:ins w:id="1290" w:author="José Antonio Garcíarivas" w:date="2017-12-19T12:20:00Z"/>
          <w:rFonts w:ascii="Times New Roman" w:hAnsi="Times New Roman"/>
          <w:color w:val="222222"/>
          <w:sz w:val="24"/>
        </w:rPr>
      </w:pPr>
      <w:ins w:id="1291" w:author="José Antonio Garcíarivas" w:date="2017-12-19T12:20:00Z">
        <w:r w:rsidRPr="00B77E5A">
          <w:rPr>
            <w:rFonts w:ascii="Times New Roman" w:hAnsi="Times New Roman"/>
            <w:color w:val="222222"/>
            <w:sz w:val="24"/>
          </w:rPr>
          <w:t xml:space="preserve"> </w:t>
        </w:r>
      </w:ins>
    </w:p>
    <w:p w14:paraId="4485FD8A" w14:textId="77777777" w:rsidR="00B77E5A" w:rsidRPr="00B77E5A" w:rsidRDefault="00B77E5A" w:rsidP="00B77E5A">
      <w:pPr>
        <w:shd w:val="clear" w:color="auto" w:fill="FFFFFF"/>
        <w:spacing w:after="0" w:line="240" w:lineRule="auto"/>
        <w:jc w:val="both"/>
        <w:rPr>
          <w:ins w:id="1292" w:author="José Antonio Garcíarivas" w:date="2017-12-19T12:20:00Z"/>
          <w:rFonts w:ascii="Times New Roman" w:hAnsi="Times New Roman"/>
          <w:color w:val="222222"/>
          <w:sz w:val="24"/>
        </w:rPr>
      </w:pPr>
    </w:p>
    <w:p w14:paraId="635C7132" w14:textId="77777777" w:rsidR="00B77E5A" w:rsidRPr="00B77E5A" w:rsidRDefault="00B77E5A" w:rsidP="00B77E5A">
      <w:pPr>
        <w:shd w:val="clear" w:color="auto" w:fill="FFFFFF"/>
        <w:spacing w:after="0" w:line="240" w:lineRule="auto"/>
        <w:jc w:val="both"/>
        <w:rPr>
          <w:ins w:id="1293" w:author="José Antonio Garcíarivas" w:date="2017-12-19T12:20:00Z"/>
          <w:rFonts w:ascii="Times New Roman" w:hAnsi="Times New Roman"/>
          <w:color w:val="222222"/>
          <w:sz w:val="24"/>
        </w:rPr>
      </w:pPr>
      <w:ins w:id="1294" w:author="José Antonio Garcíarivas" w:date="2017-12-19T12:20:00Z">
        <w:r w:rsidRPr="00B77E5A">
          <w:rPr>
            <w:rFonts w:ascii="Times New Roman" w:hAnsi="Times New Roman"/>
            <w:color w:val="222222"/>
            <w:sz w:val="24"/>
          </w:rPr>
          <w:t>For even Plural God in Gen 1 never said let us create(bara) man, but let us make(</w:t>
        </w:r>
        <w:proofErr w:type="spellStart"/>
        <w:r w:rsidRPr="00B77E5A">
          <w:rPr>
            <w:rFonts w:ascii="Times New Roman" w:hAnsi="Times New Roman"/>
            <w:color w:val="222222"/>
            <w:sz w:val="24"/>
          </w:rPr>
          <w:t>asah</w:t>
        </w:r>
        <w:proofErr w:type="spellEnd"/>
        <w:r w:rsidRPr="00B77E5A">
          <w:rPr>
            <w:rFonts w:ascii="Times New Roman" w:hAnsi="Times New Roman"/>
            <w:color w:val="222222"/>
            <w:sz w:val="24"/>
          </w:rPr>
          <w:t xml:space="preserve">) man; Yet then created man in his image (reverse of </w:t>
        </w:r>
        <w:proofErr w:type="gramStart"/>
        <w:r w:rsidRPr="00B77E5A">
          <w:rPr>
            <w:rFonts w:ascii="Times New Roman" w:hAnsi="Times New Roman"/>
            <w:color w:val="222222"/>
            <w:sz w:val="24"/>
          </w:rPr>
          <w:t>likeness)…</w:t>
        </w:r>
        <w:proofErr w:type="gramEnd"/>
        <w:r w:rsidRPr="00B77E5A">
          <w:rPr>
            <w:rFonts w:ascii="Times New Roman" w:hAnsi="Times New Roman"/>
            <w:color w:val="222222"/>
            <w:sz w:val="24"/>
          </w:rPr>
          <w:t xml:space="preserve"> as if first play out a  reverse scenario: “in our image” as if reverse before of before/after, after being “after our likeness”. Perhaps our likeness should be Jesus Christ, not Christ Jesus. Seems why Paul turns CJ around to JC in Hebrews. For JC is NT foundation to build upon: grace &amp; truth. CJ as if reverse: law &amp; lie. </w:t>
        </w:r>
        <w:proofErr w:type="gramStart"/>
        <w:r w:rsidRPr="00B77E5A">
          <w:rPr>
            <w:rFonts w:ascii="Times New Roman" w:hAnsi="Times New Roman"/>
            <w:color w:val="222222"/>
            <w:sz w:val="24"/>
          </w:rPr>
          <w:t>So</w:t>
        </w:r>
        <w:proofErr w:type="gramEnd"/>
        <w:r w:rsidRPr="00B77E5A">
          <w:rPr>
            <w:rFonts w:ascii="Times New Roman" w:hAnsi="Times New Roman"/>
            <w:color w:val="222222"/>
            <w:sz w:val="24"/>
          </w:rPr>
          <w:t xml:space="preserve"> in 1Pet 5:10’s before/after, CJ is before, as if created of created/made, thereby imperfect. After made perfect is by the God of all grace.</w:t>
        </w:r>
      </w:ins>
    </w:p>
    <w:p w14:paraId="6C6F71BD" w14:textId="77777777" w:rsidR="00B77E5A" w:rsidRPr="00B77E5A" w:rsidRDefault="00B77E5A" w:rsidP="00B77E5A">
      <w:pPr>
        <w:shd w:val="clear" w:color="auto" w:fill="FFFFFF"/>
        <w:spacing w:after="0" w:line="240" w:lineRule="auto"/>
        <w:jc w:val="both"/>
        <w:rPr>
          <w:ins w:id="1295" w:author="José Antonio Garcíarivas" w:date="2017-12-19T12:20:00Z"/>
          <w:rFonts w:ascii="Times New Roman" w:hAnsi="Times New Roman"/>
          <w:color w:val="222222"/>
          <w:sz w:val="24"/>
        </w:rPr>
      </w:pPr>
    </w:p>
    <w:p w14:paraId="0A6B530E" w14:textId="77777777" w:rsidR="00B77E5A" w:rsidRPr="00B77E5A" w:rsidRDefault="00B77E5A" w:rsidP="00B77E5A">
      <w:pPr>
        <w:shd w:val="clear" w:color="auto" w:fill="FFFFFF"/>
        <w:spacing w:after="0" w:line="240" w:lineRule="auto"/>
        <w:jc w:val="both"/>
        <w:rPr>
          <w:ins w:id="1296" w:author="José Antonio Garcíarivas" w:date="2017-12-19T12:20:00Z"/>
          <w:rFonts w:ascii="Times New Roman" w:hAnsi="Times New Roman"/>
          <w:color w:val="222222"/>
          <w:sz w:val="24"/>
        </w:rPr>
      </w:pPr>
      <w:ins w:id="1297" w:author="José Antonio Garcíarivas" w:date="2017-12-19T12:20:00Z">
        <w:r w:rsidRPr="00B77E5A">
          <w:rPr>
            <w:rFonts w:ascii="Times New Roman" w:hAnsi="Times New Roman"/>
            <w:color w:val="222222"/>
            <w:sz w:val="24"/>
          </w:rPr>
          <w:t xml:space="preserve"> </w:t>
        </w:r>
      </w:ins>
    </w:p>
    <w:p w14:paraId="525DE912" w14:textId="77777777" w:rsidR="00B77E5A" w:rsidRPr="00B77E5A" w:rsidRDefault="00B77E5A" w:rsidP="00B77E5A">
      <w:pPr>
        <w:shd w:val="clear" w:color="auto" w:fill="FFFFFF"/>
        <w:spacing w:after="0" w:line="240" w:lineRule="auto"/>
        <w:jc w:val="both"/>
        <w:rPr>
          <w:ins w:id="1298" w:author="José Antonio Garcíarivas" w:date="2017-12-19T12:20:00Z"/>
          <w:rFonts w:ascii="Times New Roman" w:hAnsi="Times New Roman"/>
          <w:color w:val="222222"/>
          <w:sz w:val="24"/>
        </w:rPr>
      </w:pPr>
    </w:p>
    <w:p w14:paraId="77C33F16" w14:textId="77777777" w:rsidR="00B77E5A" w:rsidRPr="00B77E5A" w:rsidRDefault="00B77E5A" w:rsidP="00B77E5A">
      <w:pPr>
        <w:shd w:val="clear" w:color="auto" w:fill="FFFFFF"/>
        <w:spacing w:after="0" w:line="240" w:lineRule="auto"/>
        <w:jc w:val="both"/>
        <w:rPr>
          <w:ins w:id="1299" w:author="José Antonio Garcíarivas" w:date="2017-12-19T12:20:00Z"/>
          <w:rFonts w:ascii="Times New Roman" w:hAnsi="Times New Roman"/>
          <w:color w:val="222222"/>
          <w:sz w:val="24"/>
        </w:rPr>
      </w:pPr>
      <w:ins w:id="1300" w:author="José Antonio Garcíarivas" w:date="2017-12-19T12:20:00Z">
        <w:r w:rsidRPr="00B77E5A">
          <w:rPr>
            <w:rFonts w:ascii="Times New Roman" w:hAnsi="Times New Roman"/>
            <w:color w:val="222222"/>
            <w:sz w:val="24"/>
          </w:rPr>
          <w:t>3- Col 3:12’s kindness is low on a list of upgrades, only 2nd of 7 topped off with charity. Previously 3:10 noted putting on the new man, of old/new, is as being renewed in the ‘</w:t>
        </w:r>
        <w:proofErr w:type="spellStart"/>
        <w:r w:rsidRPr="00B77E5A">
          <w:rPr>
            <w:rFonts w:ascii="Times New Roman" w:hAnsi="Times New Roman"/>
            <w:color w:val="222222"/>
            <w:sz w:val="24"/>
          </w:rPr>
          <w:t>epignosis</w:t>
        </w:r>
        <w:proofErr w:type="spellEnd"/>
        <w:r w:rsidRPr="00B77E5A">
          <w:rPr>
            <w:rFonts w:ascii="Times New Roman" w:hAnsi="Times New Roman"/>
            <w:color w:val="222222"/>
            <w:sz w:val="24"/>
          </w:rPr>
          <w:t xml:space="preserve">’ </w:t>
        </w:r>
        <w:r w:rsidRPr="00B77E5A">
          <w:rPr>
            <w:rFonts w:ascii="Times New Roman" w:hAnsi="Times New Roman"/>
            <w:color w:val="222222"/>
            <w:sz w:val="24"/>
          </w:rPr>
          <w:lastRenderedPageBreak/>
          <w:t xml:space="preserve">knowledge, to be changed from the former corrupt state of the old man. Col 3:12 also mentions the elect, and false Christs arise to seduce even the elect if possible. </w:t>
        </w:r>
        <w:proofErr w:type="gramStart"/>
        <w:r w:rsidRPr="00B77E5A">
          <w:rPr>
            <w:rFonts w:ascii="Times New Roman" w:hAnsi="Times New Roman"/>
            <w:color w:val="222222"/>
            <w:sz w:val="24"/>
          </w:rPr>
          <w:t>So</w:t>
        </w:r>
        <w:proofErr w:type="gramEnd"/>
        <w:r w:rsidRPr="00B77E5A">
          <w:rPr>
            <w:rFonts w:ascii="Times New Roman" w:hAnsi="Times New Roman"/>
            <w:color w:val="222222"/>
            <w:sz w:val="24"/>
          </w:rPr>
          <w:t xml:space="preserve"> the upgrades listed are to take the elect above the potential of being seduced on high. So it’s </w:t>
        </w:r>
        <w:proofErr w:type="spellStart"/>
        <w:r w:rsidRPr="00B77E5A">
          <w:rPr>
            <w:rFonts w:ascii="Times New Roman" w:hAnsi="Times New Roman"/>
            <w:color w:val="222222"/>
            <w:sz w:val="24"/>
          </w:rPr>
          <w:t>kinda</w:t>
        </w:r>
        <w:proofErr w:type="spellEnd"/>
        <w:r w:rsidRPr="00B77E5A">
          <w:rPr>
            <w:rFonts w:ascii="Times New Roman" w:hAnsi="Times New Roman"/>
            <w:color w:val="222222"/>
            <w:sz w:val="24"/>
          </w:rPr>
          <w:t xml:space="preserve"> like getting </w:t>
        </w:r>
        <w:proofErr w:type="gramStart"/>
        <w:r w:rsidRPr="00B77E5A">
          <w:rPr>
            <w:rFonts w:ascii="Times New Roman" w:hAnsi="Times New Roman"/>
            <w:color w:val="222222"/>
            <w:sz w:val="24"/>
          </w:rPr>
          <w:t>above(</w:t>
        </w:r>
        <w:proofErr w:type="gramEnd"/>
        <w:r w:rsidRPr="00B77E5A">
          <w:rPr>
            <w:rFonts w:ascii="Times New Roman" w:hAnsi="Times New Roman"/>
            <w:color w:val="222222"/>
            <w:sz w:val="24"/>
          </w:rPr>
          <w:t>epi: higher) the above(</w:t>
        </w:r>
        <w:proofErr w:type="spellStart"/>
        <w:r w:rsidRPr="00B77E5A">
          <w:rPr>
            <w:rFonts w:ascii="Times New Roman" w:hAnsi="Times New Roman"/>
            <w:color w:val="222222"/>
            <w:sz w:val="24"/>
          </w:rPr>
          <w:t>ano</w:t>
        </w:r>
        <w:proofErr w:type="spellEnd"/>
        <w:r w:rsidRPr="00B77E5A">
          <w:rPr>
            <w:rFonts w:ascii="Times New Roman" w:hAnsi="Times New Roman"/>
            <w:color w:val="222222"/>
            <w:sz w:val="24"/>
          </w:rPr>
          <w:t>: high), as if it’s after the after: After spirit of soul/spirit, also try the spirits: compare spirit of error &amp; spirit of truth, and after spiritual of natural/spiritual, also compare spiritual things with spiritual. For law is both natural &amp; spiritual, but when spiritual it can be spiritual wickedness in high places.</w:t>
        </w:r>
      </w:ins>
    </w:p>
    <w:p w14:paraId="1858303F" w14:textId="77777777" w:rsidR="00B77E5A" w:rsidRPr="00B77E5A" w:rsidRDefault="00B77E5A" w:rsidP="00B77E5A">
      <w:pPr>
        <w:shd w:val="clear" w:color="auto" w:fill="FFFFFF"/>
        <w:spacing w:after="0" w:line="240" w:lineRule="auto"/>
        <w:jc w:val="both"/>
        <w:rPr>
          <w:ins w:id="1301" w:author="José Antonio Garcíarivas" w:date="2017-12-19T12:20:00Z"/>
          <w:rFonts w:ascii="Times New Roman" w:hAnsi="Times New Roman"/>
          <w:color w:val="222222"/>
          <w:sz w:val="24"/>
        </w:rPr>
      </w:pPr>
    </w:p>
    <w:p w14:paraId="0A3FA11B" w14:textId="77777777" w:rsidR="00B77E5A" w:rsidRPr="00B77E5A" w:rsidRDefault="00B77E5A" w:rsidP="00B77E5A">
      <w:pPr>
        <w:shd w:val="clear" w:color="auto" w:fill="FFFFFF"/>
        <w:spacing w:after="0" w:line="240" w:lineRule="auto"/>
        <w:jc w:val="both"/>
        <w:rPr>
          <w:ins w:id="1302" w:author="José Antonio Garcíarivas" w:date="2017-12-19T12:20:00Z"/>
          <w:rFonts w:ascii="Times New Roman" w:hAnsi="Times New Roman"/>
          <w:color w:val="222222"/>
          <w:sz w:val="24"/>
        </w:rPr>
      </w:pPr>
      <w:ins w:id="1303" w:author="José Antonio Garcíarivas" w:date="2017-12-19T12:20:00Z">
        <w:r w:rsidRPr="00B77E5A">
          <w:rPr>
            <w:rFonts w:ascii="Times New Roman" w:hAnsi="Times New Roman"/>
            <w:color w:val="222222"/>
            <w:sz w:val="24"/>
          </w:rPr>
          <w:t xml:space="preserve"> </w:t>
        </w:r>
      </w:ins>
    </w:p>
    <w:p w14:paraId="46142F79" w14:textId="77777777" w:rsidR="00B77E5A" w:rsidRPr="00B77E5A" w:rsidRDefault="00B77E5A" w:rsidP="00B77E5A">
      <w:pPr>
        <w:shd w:val="clear" w:color="auto" w:fill="FFFFFF"/>
        <w:spacing w:after="0" w:line="240" w:lineRule="auto"/>
        <w:jc w:val="both"/>
        <w:rPr>
          <w:ins w:id="1304" w:author="José Antonio Garcíarivas" w:date="2017-12-19T12:20:00Z"/>
          <w:rFonts w:ascii="Times New Roman" w:hAnsi="Times New Roman"/>
          <w:color w:val="222222"/>
          <w:sz w:val="24"/>
        </w:rPr>
      </w:pPr>
    </w:p>
    <w:p w14:paraId="0F6E044F" w14:textId="77777777" w:rsidR="00B77E5A" w:rsidRPr="00B77E5A" w:rsidRDefault="00B77E5A" w:rsidP="00B77E5A">
      <w:pPr>
        <w:shd w:val="clear" w:color="auto" w:fill="FFFFFF"/>
        <w:spacing w:after="0" w:line="240" w:lineRule="auto"/>
        <w:jc w:val="both"/>
        <w:rPr>
          <w:ins w:id="1305" w:author="José Antonio Garcíarivas" w:date="2017-12-19T12:20:00Z"/>
          <w:rFonts w:ascii="Times New Roman" w:hAnsi="Times New Roman"/>
          <w:color w:val="222222"/>
          <w:sz w:val="24"/>
        </w:rPr>
      </w:pPr>
      <w:proofErr w:type="gramStart"/>
      <w:ins w:id="1306" w:author="José Antonio Garcíarivas" w:date="2017-12-19T12:20:00Z">
        <w:r w:rsidRPr="00B77E5A">
          <w:rPr>
            <w:rFonts w:ascii="Times New Roman" w:hAnsi="Times New Roman"/>
            <w:color w:val="222222"/>
            <w:sz w:val="24"/>
          </w:rPr>
          <w:t>So</w:t>
        </w:r>
        <w:proofErr w:type="gramEnd"/>
        <w:r w:rsidRPr="00B77E5A">
          <w:rPr>
            <w:rFonts w:ascii="Times New Roman" w:hAnsi="Times New Roman"/>
            <w:color w:val="222222"/>
            <w:sz w:val="24"/>
          </w:rPr>
          <w:t xml:space="preserve"> Paul’s writings say:</w:t>
        </w:r>
      </w:ins>
    </w:p>
    <w:p w14:paraId="0AA80BE4" w14:textId="77777777" w:rsidR="00B77E5A" w:rsidRPr="00B77E5A" w:rsidRDefault="00B77E5A" w:rsidP="00B77E5A">
      <w:pPr>
        <w:shd w:val="clear" w:color="auto" w:fill="FFFFFF"/>
        <w:spacing w:after="0" w:line="240" w:lineRule="auto"/>
        <w:jc w:val="both"/>
        <w:rPr>
          <w:ins w:id="1307" w:author="José Antonio Garcíarivas" w:date="2017-12-19T12:20:00Z"/>
          <w:rFonts w:ascii="Times New Roman" w:hAnsi="Times New Roman"/>
          <w:color w:val="222222"/>
          <w:sz w:val="24"/>
        </w:rPr>
      </w:pPr>
    </w:p>
    <w:p w14:paraId="6BDCDE5A" w14:textId="77777777" w:rsidR="00B77E5A" w:rsidRPr="00B77E5A" w:rsidRDefault="00B77E5A" w:rsidP="00B77E5A">
      <w:pPr>
        <w:shd w:val="clear" w:color="auto" w:fill="FFFFFF"/>
        <w:spacing w:after="0" w:line="240" w:lineRule="auto"/>
        <w:jc w:val="both"/>
        <w:rPr>
          <w:ins w:id="1308" w:author="José Antonio Garcíarivas" w:date="2017-12-19T12:20:00Z"/>
          <w:rFonts w:ascii="Times New Roman" w:hAnsi="Times New Roman"/>
          <w:color w:val="222222"/>
          <w:sz w:val="24"/>
        </w:rPr>
      </w:pPr>
      <w:ins w:id="1309" w:author="José Antonio Garcíarivas" w:date="2017-12-19T12:20:00Z">
        <w:r w:rsidRPr="00B77E5A">
          <w:rPr>
            <w:rFonts w:ascii="Times New Roman" w:hAnsi="Times New Roman"/>
            <w:color w:val="222222"/>
            <w:sz w:val="24"/>
          </w:rPr>
          <w:t xml:space="preserve">Be not </w:t>
        </w:r>
        <w:proofErr w:type="spellStart"/>
        <w:r w:rsidRPr="00B77E5A">
          <w:rPr>
            <w:rFonts w:ascii="Times New Roman" w:hAnsi="Times New Roman"/>
            <w:color w:val="222222"/>
            <w:sz w:val="24"/>
          </w:rPr>
          <w:t>highminded←mind</w:t>
        </w:r>
        <w:proofErr w:type="spellEnd"/>
        <w:r w:rsidRPr="00B77E5A">
          <w:rPr>
            <w:rFonts w:ascii="Times New Roman" w:hAnsi="Times New Roman"/>
            <w:color w:val="222222"/>
            <w:sz w:val="24"/>
          </w:rPr>
          <w:t xml:space="preserve"> not high </w:t>
        </w:r>
        <w:proofErr w:type="spellStart"/>
        <w:r w:rsidRPr="00B77E5A">
          <w:rPr>
            <w:rFonts w:ascii="Times New Roman" w:hAnsi="Times New Roman"/>
            <w:color w:val="222222"/>
            <w:sz w:val="24"/>
          </w:rPr>
          <w:t>things→be</w:t>
        </w:r>
        <w:proofErr w:type="spellEnd"/>
        <w:r w:rsidRPr="00B77E5A">
          <w:rPr>
            <w:rFonts w:ascii="Times New Roman" w:hAnsi="Times New Roman"/>
            <w:color w:val="222222"/>
            <w:sz w:val="24"/>
          </w:rPr>
          <w:t xml:space="preserve"> not </w:t>
        </w:r>
        <w:proofErr w:type="spellStart"/>
        <w:r w:rsidRPr="00B77E5A">
          <w:rPr>
            <w:rFonts w:ascii="Times New Roman" w:hAnsi="Times New Roman"/>
            <w:color w:val="222222"/>
            <w:sz w:val="24"/>
          </w:rPr>
          <w:t>highminded</w:t>
        </w:r>
        <w:proofErr w:type="spellEnd"/>
      </w:ins>
    </w:p>
    <w:p w14:paraId="134B0933" w14:textId="77777777" w:rsidR="00B77E5A" w:rsidRPr="00B77E5A" w:rsidRDefault="00B77E5A" w:rsidP="00B77E5A">
      <w:pPr>
        <w:shd w:val="clear" w:color="auto" w:fill="FFFFFF"/>
        <w:spacing w:after="0" w:line="240" w:lineRule="auto"/>
        <w:jc w:val="both"/>
        <w:rPr>
          <w:ins w:id="1310" w:author="José Antonio Garcíarivas" w:date="2017-12-19T12:20:00Z"/>
          <w:rFonts w:ascii="Times New Roman" w:hAnsi="Times New Roman"/>
          <w:color w:val="222222"/>
          <w:sz w:val="24"/>
        </w:rPr>
      </w:pPr>
    </w:p>
    <w:p w14:paraId="40ACAF96" w14:textId="77777777" w:rsidR="00B77E5A" w:rsidRPr="00B77E5A" w:rsidRDefault="00B77E5A" w:rsidP="00B77E5A">
      <w:pPr>
        <w:shd w:val="clear" w:color="auto" w:fill="FFFFFF"/>
        <w:spacing w:after="0" w:line="240" w:lineRule="auto"/>
        <w:jc w:val="both"/>
        <w:rPr>
          <w:ins w:id="1311" w:author="José Antonio Garcíarivas" w:date="2017-12-19T12:20:00Z"/>
          <w:rFonts w:ascii="Times New Roman" w:hAnsi="Times New Roman"/>
          <w:color w:val="222222"/>
          <w:sz w:val="24"/>
        </w:rPr>
      </w:pPr>
      <w:ins w:id="1312" w:author="José Antonio Garcíarivas" w:date="2017-12-19T12:20:00Z">
        <w:r w:rsidRPr="00B77E5A">
          <w:rPr>
            <w:rFonts w:ascii="Times New Roman" w:hAnsi="Times New Roman"/>
            <w:color w:val="222222"/>
            <w:sz w:val="24"/>
          </w:rPr>
          <w:t xml:space="preserve"> </w:t>
        </w:r>
      </w:ins>
    </w:p>
    <w:p w14:paraId="3BD8E0F6" w14:textId="77777777" w:rsidR="00B77E5A" w:rsidRPr="00B77E5A" w:rsidRDefault="00B77E5A" w:rsidP="00B77E5A">
      <w:pPr>
        <w:shd w:val="clear" w:color="auto" w:fill="FFFFFF"/>
        <w:spacing w:after="0" w:line="240" w:lineRule="auto"/>
        <w:jc w:val="both"/>
        <w:rPr>
          <w:ins w:id="1313" w:author="José Antonio Garcíarivas" w:date="2017-12-19T12:20:00Z"/>
          <w:rFonts w:ascii="Times New Roman" w:hAnsi="Times New Roman"/>
          <w:color w:val="222222"/>
          <w:sz w:val="24"/>
        </w:rPr>
      </w:pPr>
    </w:p>
    <w:p w14:paraId="0A3B248C" w14:textId="77777777" w:rsidR="00B77E5A" w:rsidRPr="00B77E5A" w:rsidRDefault="00B77E5A" w:rsidP="00B77E5A">
      <w:pPr>
        <w:shd w:val="clear" w:color="auto" w:fill="FFFFFF"/>
        <w:spacing w:after="0" w:line="240" w:lineRule="auto"/>
        <w:jc w:val="both"/>
        <w:rPr>
          <w:ins w:id="1314" w:author="José Antonio Garcíarivas" w:date="2017-12-19T12:20:00Z"/>
          <w:rFonts w:ascii="Times New Roman" w:hAnsi="Times New Roman"/>
          <w:color w:val="222222"/>
          <w:sz w:val="24"/>
        </w:rPr>
      </w:pPr>
      <w:ins w:id="1315" w:author="José Antonio Garcíarivas" w:date="2017-12-19T12:20:00Z">
        <w:r w:rsidRPr="00B77E5A">
          <w:rPr>
            <w:rFonts w:ascii="Times New Roman" w:hAnsi="Times New Roman"/>
            <w:color w:val="222222"/>
            <w:sz w:val="24"/>
          </w:rPr>
          <w:t>Mind not high things would include a Majesty on high, old/new high priests thereof.</w:t>
        </w:r>
      </w:ins>
    </w:p>
    <w:p w14:paraId="19F5C6E9" w14:textId="77777777" w:rsidR="00B77E5A" w:rsidRPr="00B77E5A" w:rsidRDefault="00B77E5A" w:rsidP="00B77E5A">
      <w:pPr>
        <w:shd w:val="clear" w:color="auto" w:fill="FFFFFF"/>
        <w:spacing w:after="0" w:line="240" w:lineRule="auto"/>
        <w:jc w:val="both"/>
        <w:rPr>
          <w:ins w:id="1316" w:author="José Antonio Garcíarivas" w:date="2017-12-19T12:20:00Z"/>
          <w:rFonts w:ascii="Times New Roman" w:hAnsi="Times New Roman"/>
          <w:color w:val="222222"/>
          <w:sz w:val="24"/>
        </w:rPr>
      </w:pPr>
    </w:p>
    <w:p w14:paraId="04DC8707" w14:textId="77777777" w:rsidR="00B77E5A" w:rsidRPr="00B77E5A" w:rsidRDefault="00B77E5A" w:rsidP="00B77E5A">
      <w:pPr>
        <w:shd w:val="clear" w:color="auto" w:fill="FFFFFF"/>
        <w:spacing w:after="0" w:line="240" w:lineRule="auto"/>
        <w:jc w:val="both"/>
        <w:rPr>
          <w:ins w:id="1317" w:author="José Antonio Garcíarivas" w:date="2017-12-19T12:20:00Z"/>
          <w:rFonts w:ascii="Times New Roman" w:hAnsi="Times New Roman"/>
          <w:color w:val="222222"/>
          <w:sz w:val="24"/>
        </w:rPr>
      </w:pPr>
      <w:ins w:id="1318" w:author="José Antonio Garcíarivas" w:date="2017-12-19T12:20:00Z">
        <w:r w:rsidRPr="00B77E5A">
          <w:rPr>
            <w:rFonts w:ascii="Times New Roman" w:hAnsi="Times New Roman"/>
            <w:color w:val="222222"/>
            <w:sz w:val="24"/>
          </w:rPr>
          <w:lastRenderedPageBreak/>
          <w:t xml:space="preserve">CJ is portrayed as new high priest in Heb 3, mediating </w:t>
        </w:r>
        <w:proofErr w:type="spellStart"/>
        <w:r w:rsidRPr="00B77E5A">
          <w:rPr>
            <w:rFonts w:ascii="Times New Roman" w:hAnsi="Times New Roman"/>
            <w:color w:val="222222"/>
            <w:sz w:val="24"/>
          </w:rPr>
          <w:t>BetterLaw</w:t>
        </w:r>
        <w:proofErr w:type="spellEnd"/>
        <w:r w:rsidRPr="00B77E5A">
          <w:rPr>
            <w:rFonts w:ascii="Times New Roman" w:hAnsi="Times New Roman"/>
            <w:color w:val="222222"/>
            <w:sz w:val="24"/>
          </w:rPr>
          <w:t xml:space="preserve">, is </w:t>
        </w:r>
        <w:proofErr w:type="spellStart"/>
        <w:r w:rsidRPr="00B77E5A">
          <w:rPr>
            <w:rFonts w:ascii="Times New Roman" w:hAnsi="Times New Roman"/>
            <w:color w:val="222222"/>
            <w:sz w:val="24"/>
          </w:rPr>
          <w:t>NotYet</w:t>
        </w:r>
        <w:proofErr w:type="spellEnd"/>
        <w:r w:rsidRPr="00B77E5A">
          <w:rPr>
            <w:rFonts w:ascii="Times New Roman" w:hAnsi="Times New Roman"/>
            <w:color w:val="222222"/>
            <w:sz w:val="24"/>
          </w:rPr>
          <w:t xml:space="preserve"> Grace.</w:t>
        </w:r>
      </w:ins>
    </w:p>
    <w:p w14:paraId="1B34DBBB" w14:textId="77777777" w:rsidR="00B77E5A" w:rsidRPr="00B77E5A" w:rsidRDefault="00B77E5A" w:rsidP="00B77E5A">
      <w:pPr>
        <w:shd w:val="clear" w:color="auto" w:fill="FFFFFF"/>
        <w:spacing w:after="0" w:line="240" w:lineRule="auto"/>
        <w:jc w:val="both"/>
        <w:rPr>
          <w:ins w:id="1319" w:author="José Antonio Garcíarivas" w:date="2017-12-19T12:20:00Z"/>
          <w:rFonts w:ascii="Times New Roman" w:hAnsi="Times New Roman"/>
          <w:color w:val="222222"/>
          <w:sz w:val="24"/>
        </w:rPr>
      </w:pPr>
    </w:p>
    <w:p w14:paraId="55DE53A6" w14:textId="77777777" w:rsidR="00B77E5A" w:rsidRPr="00B77E5A" w:rsidRDefault="00B77E5A" w:rsidP="00B77E5A">
      <w:pPr>
        <w:shd w:val="clear" w:color="auto" w:fill="FFFFFF"/>
        <w:spacing w:after="0" w:line="240" w:lineRule="auto"/>
        <w:jc w:val="both"/>
        <w:rPr>
          <w:ins w:id="1320" w:author="José Antonio Garcíarivas" w:date="2017-12-19T12:20:00Z"/>
          <w:rFonts w:ascii="Times New Roman" w:hAnsi="Times New Roman"/>
          <w:color w:val="222222"/>
          <w:sz w:val="24"/>
        </w:rPr>
      </w:pPr>
      <w:proofErr w:type="gramStart"/>
      <w:ins w:id="1321" w:author="José Antonio Garcíarivas" w:date="2017-12-19T12:20:00Z">
        <w:r w:rsidRPr="00B77E5A">
          <w:rPr>
            <w:rFonts w:ascii="Times New Roman" w:hAnsi="Times New Roman"/>
            <w:color w:val="222222"/>
            <w:sz w:val="24"/>
          </w:rPr>
          <w:t>So</w:t>
        </w:r>
        <w:proofErr w:type="gramEnd"/>
        <w:r w:rsidRPr="00B77E5A">
          <w:rPr>
            <w:rFonts w:ascii="Times New Roman" w:hAnsi="Times New Roman"/>
            <w:color w:val="222222"/>
            <w:sz w:val="24"/>
          </w:rPr>
          <w:t xml:space="preserve"> in Hebrews, Paul turns CJ around to JC to end the epistle with Grace. Interesting.</w:t>
        </w:r>
      </w:ins>
    </w:p>
    <w:p w14:paraId="4D3BE26B" w14:textId="77777777" w:rsidR="00B77E5A" w:rsidRPr="00B77E5A" w:rsidRDefault="00B77E5A" w:rsidP="00B77E5A">
      <w:pPr>
        <w:shd w:val="clear" w:color="auto" w:fill="FFFFFF"/>
        <w:spacing w:after="0" w:line="240" w:lineRule="auto"/>
        <w:jc w:val="both"/>
        <w:rPr>
          <w:ins w:id="1322" w:author="José Antonio Garcíarivas" w:date="2017-12-19T12:20:00Z"/>
          <w:rFonts w:ascii="Times New Roman" w:hAnsi="Times New Roman"/>
          <w:color w:val="222222"/>
          <w:sz w:val="24"/>
        </w:rPr>
      </w:pPr>
    </w:p>
    <w:p w14:paraId="0D69F7EB" w14:textId="77777777" w:rsidR="00B77E5A" w:rsidRPr="00B77E5A" w:rsidRDefault="00B77E5A" w:rsidP="00B77E5A">
      <w:pPr>
        <w:shd w:val="clear" w:color="auto" w:fill="FFFFFF"/>
        <w:spacing w:after="0" w:line="240" w:lineRule="auto"/>
        <w:jc w:val="both"/>
        <w:rPr>
          <w:ins w:id="1323" w:author="José Antonio Garcíarivas" w:date="2017-12-19T12:20:00Z"/>
          <w:rFonts w:ascii="Times New Roman" w:hAnsi="Times New Roman"/>
          <w:color w:val="222222"/>
          <w:sz w:val="24"/>
        </w:rPr>
      </w:pPr>
      <w:ins w:id="1324" w:author="José Antonio Garcíarivas" w:date="2017-12-19T12:20:00Z">
        <w:r w:rsidRPr="00B77E5A">
          <w:rPr>
            <w:rFonts w:ascii="Times New Roman" w:hAnsi="Times New Roman"/>
            <w:color w:val="222222"/>
            <w:sz w:val="24"/>
          </w:rPr>
          <w:t xml:space="preserve"> </w:t>
        </w:r>
      </w:ins>
    </w:p>
    <w:p w14:paraId="3558AC11" w14:textId="77777777" w:rsidR="00B77E5A" w:rsidRPr="00B77E5A" w:rsidRDefault="00B77E5A" w:rsidP="00B77E5A">
      <w:pPr>
        <w:shd w:val="clear" w:color="auto" w:fill="FFFFFF"/>
        <w:spacing w:after="0" w:line="240" w:lineRule="auto"/>
        <w:jc w:val="both"/>
        <w:rPr>
          <w:ins w:id="1325" w:author="José Antonio Garcíarivas" w:date="2017-12-19T12:20:00Z"/>
          <w:rFonts w:ascii="Times New Roman" w:hAnsi="Times New Roman"/>
          <w:color w:val="222222"/>
          <w:sz w:val="24"/>
        </w:rPr>
      </w:pPr>
    </w:p>
    <w:p w14:paraId="25CDDCC6" w14:textId="77777777" w:rsidR="00B77E5A" w:rsidRPr="00B77E5A" w:rsidRDefault="00B77E5A" w:rsidP="00B77E5A">
      <w:pPr>
        <w:shd w:val="clear" w:color="auto" w:fill="FFFFFF"/>
        <w:spacing w:after="0" w:line="240" w:lineRule="auto"/>
        <w:jc w:val="both"/>
        <w:rPr>
          <w:ins w:id="1326" w:author="José Antonio Garcíarivas" w:date="2017-12-19T12:20:00Z"/>
          <w:rFonts w:ascii="Times New Roman" w:hAnsi="Times New Roman"/>
          <w:color w:val="222222"/>
          <w:sz w:val="24"/>
        </w:rPr>
      </w:pPr>
      <w:ins w:id="1327" w:author="José Antonio Garcíarivas" w:date="2017-12-19T12:20:00Z">
        <w:r w:rsidRPr="00B77E5A">
          <w:rPr>
            <w:rFonts w:ascii="Times New Roman" w:hAnsi="Times New Roman"/>
            <w:color w:val="222222"/>
            <w:sz w:val="24"/>
          </w:rPr>
          <w:t>4- Titus 3:4’s kindness and love(</w:t>
        </w:r>
        <w:proofErr w:type="spellStart"/>
        <w:r w:rsidRPr="00B77E5A">
          <w:rPr>
            <w:rFonts w:ascii="Times New Roman" w:hAnsi="Times New Roman"/>
            <w:color w:val="222222"/>
            <w:sz w:val="24"/>
          </w:rPr>
          <w:t>philanthropia</w:t>
        </w:r>
        <w:proofErr w:type="spellEnd"/>
        <w:r w:rsidRPr="00B77E5A">
          <w:rPr>
            <w:rFonts w:ascii="Times New Roman" w:hAnsi="Times New Roman"/>
            <w:color w:val="222222"/>
            <w:sz w:val="24"/>
          </w:rPr>
          <w:t>) toward man(</w:t>
        </w:r>
        <w:proofErr w:type="spellStart"/>
        <w:r w:rsidRPr="00B77E5A">
          <w:rPr>
            <w:rFonts w:ascii="Times New Roman" w:hAnsi="Times New Roman"/>
            <w:color w:val="222222"/>
            <w:sz w:val="24"/>
          </w:rPr>
          <w:t>philanthropia</w:t>
        </w:r>
        <w:proofErr w:type="spellEnd"/>
        <w:r w:rsidRPr="00B77E5A">
          <w:rPr>
            <w:rFonts w:ascii="Times New Roman" w:hAnsi="Times New Roman"/>
            <w:color w:val="222222"/>
            <w:sz w:val="24"/>
          </w:rPr>
          <w:t>) is mentioned as an after scenario, yet seems to refer to them, of them/us, and via CJ, of CJ/JC.</w:t>
        </w:r>
      </w:ins>
    </w:p>
    <w:p w14:paraId="659B4E2D" w14:textId="77777777" w:rsidR="00B77E5A" w:rsidRPr="00B77E5A" w:rsidRDefault="00B77E5A" w:rsidP="00B77E5A">
      <w:pPr>
        <w:shd w:val="clear" w:color="auto" w:fill="FFFFFF"/>
        <w:spacing w:after="0" w:line="240" w:lineRule="auto"/>
        <w:jc w:val="both"/>
        <w:rPr>
          <w:ins w:id="1328" w:author="José Antonio Garcíarivas" w:date="2017-12-19T12:20:00Z"/>
          <w:rFonts w:ascii="Times New Roman" w:hAnsi="Times New Roman"/>
          <w:color w:val="222222"/>
          <w:sz w:val="24"/>
        </w:rPr>
      </w:pPr>
    </w:p>
    <w:p w14:paraId="121301AC" w14:textId="77777777" w:rsidR="00B77E5A" w:rsidRPr="00B77E5A" w:rsidRDefault="00B77E5A" w:rsidP="00B77E5A">
      <w:pPr>
        <w:shd w:val="clear" w:color="auto" w:fill="FFFFFF"/>
        <w:spacing w:after="0" w:line="240" w:lineRule="auto"/>
        <w:jc w:val="both"/>
        <w:rPr>
          <w:ins w:id="1329" w:author="José Antonio Garcíarivas" w:date="2017-12-19T12:20:00Z"/>
          <w:rFonts w:ascii="Times New Roman" w:hAnsi="Times New Roman"/>
          <w:color w:val="222222"/>
          <w:sz w:val="24"/>
        </w:rPr>
      </w:pPr>
      <w:ins w:id="1330" w:author="José Antonio Garcíarivas" w:date="2017-12-19T12:20:00Z">
        <w:r w:rsidRPr="00B77E5A">
          <w:rPr>
            <w:rFonts w:ascii="Times New Roman" w:hAnsi="Times New Roman"/>
            <w:color w:val="222222"/>
            <w:sz w:val="24"/>
          </w:rPr>
          <w:t xml:space="preserve"> </w:t>
        </w:r>
      </w:ins>
    </w:p>
    <w:p w14:paraId="7E33D77B" w14:textId="77777777" w:rsidR="00B77E5A" w:rsidRPr="00B77E5A" w:rsidRDefault="00B77E5A" w:rsidP="00B77E5A">
      <w:pPr>
        <w:shd w:val="clear" w:color="auto" w:fill="FFFFFF"/>
        <w:spacing w:after="0" w:line="240" w:lineRule="auto"/>
        <w:jc w:val="both"/>
        <w:rPr>
          <w:ins w:id="1331" w:author="José Antonio Garcíarivas" w:date="2017-12-19T12:20:00Z"/>
          <w:rFonts w:ascii="Times New Roman" w:hAnsi="Times New Roman"/>
          <w:color w:val="222222"/>
          <w:sz w:val="24"/>
        </w:rPr>
      </w:pPr>
    </w:p>
    <w:p w14:paraId="25DE8C23" w14:textId="77777777" w:rsidR="00B77E5A" w:rsidRPr="00B77E5A" w:rsidRDefault="00B77E5A" w:rsidP="00B77E5A">
      <w:pPr>
        <w:shd w:val="clear" w:color="auto" w:fill="FFFFFF"/>
        <w:spacing w:after="0" w:line="240" w:lineRule="auto"/>
        <w:jc w:val="both"/>
        <w:rPr>
          <w:ins w:id="1332" w:author="José Antonio Garcíarivas" w:date="2017-12-19T12:20:00Z"/>
          <w:rFonts w:ascii="Times New Roman" w:hAnsi="Times New Roman"/>
          <w:color w:val="222222"/>
          <w:sz w:val="24"/>
        </w:rPr>
      </w:pPr>
      <w:ins w:id="1333" w:author="José Antonio Garcíarivas" w:date="2017-12-19T12:20:00Z">
        <w:r w:rsidRPr="00B77E5A">
          <w:rPr>
            <w:rFonts w:ascii="Times New Roman" w:hAnsi="Times New Roman"/>
            <w:color w:val="222222"/>
            <w:sz w:val="24"/>
          </w:rPr>
          <w:t>This is quite an interesting and somewhat complicated study of gentleness in midst of 9.</w:t>
        </w:r>
      </w:ins>
    </w:p>
    <w:p w14:paraId="65B2D754" w14:textId="77777777" w:rsidR="00B77E5A" w:rsidRPr="00B77E5A" w:rsidRDefault="00B77E5A" w:rsidP="00B77E5A">
      <w:pPr>
        <w:shd w:val="clear" w:color="auto" w:fill="FFFFFF"/>
        <w:spacing w:after="0" w:line="240" w:lineRule="auto"/>
        <w:jc w:val="both"/>
        <w:rPr>
          <w:ins w:id="1334" w:author="José Antonio Garcíarivas" w:date="2017-12-19T12:20:00Z"/>
          <w:rFonts w:ascii="Times New Roman" w:hAnsi="Times New Roman"/>
          <w:color w:val="222222"/>
          <w:sz w:val="24"/>
        </w:rPr>
      </w:pPr>
    </w:p>
    <w:p w14:paraId="18FBAFB3" w14:textId="77777777" w:rsidR="00B77E5A" w:rsidRPr="00B77E5A" w:rsidRDefault="00B77E5A" w:rsidP="00B77E5A">
      <w:pPr>
        <w:shd w:val="clear" w:color="auto" w:fill="FFFFFF"/>
        <w:spacing w:after="0" w:line="240" w:lineRule="auto"/>
        <w:jc w:val="both"/>
        <w:rPr>
          <w:ins w:id="1335" w:author="José Antonio Garcíarivas" w:date="2017-12-19T12:20:00Z"/>
          <w:rFonts w:ascii="Times New Roman" w:hAnsi="Times New Roman"/>
          <w:color w:val="222222"/>
          <w:sz w:val="24"/>
        </w:rPr>
      </w:pPr>
      <w:ins w:id="1336" w:author="José Antonio Garcíarivas" w:date="2017-12-19T12:20:00Z">
        <w:r w:rsidRPr="00B77E5A">
          <w:rPr>
            <w:rFonts w:ascii="Times New Roman" w:hAnsi="Times New Roman"/>
            <w:color w:val="222222"/>
            <w:sz w:val="24"/>
          </w:rPr>
          <w:t xml:space="preserve"> </w:t>
        </w:r>
      </w:ins>
    </w:p>
    <w:p w14:paraId="0A901503" w14:textId="77777777" w:rsidR="00B77E5A" w:rsidRPr="00B77E5A" w:rsidRDefault="00B77E5A" w:rsidP="00B77E5A">
      <w:pPr>
        <w:shd w:val="clear" w:color="auto" w:fill="FFFFFF"/>
        <w:spacing w:after="0" w:line="240" w:lineRule="auto"/>
        <w:jc w:val="both"/>
        <w:rPr>
          <w:ins w:id="1337" w:author="José Antonio Garcíarivas" w:date="2017-12-19T12:20:00Z"/>
          <w:rFonts w:ascii="Times New Roman" w:hAnsi="Times New Roman"/>
          <w:color w:val="222222"/>
          <w:sz w:val="24"/>
        </w:rPr>
      </w:pPr>
    </w:p>
    <w:p w14:paraId="5482C34B" w14:textId="77777777" w:rsidR="00B77E5A" w:rsidRPr="00B77E5A" w:rsidRDefault="00B77E5A" w:rsidP="00B77E5A">
      <w:pPr>
        <w:shd w:val="clear" w:color="auto" w:fill="FFFFFF"/>
        <w:spacing w:after="0" w:line="240" w:lineRule="auto"/>
        <w:jc w:val="both"/>
        <w:rPr>
          <w:ins w:id="1338" w:author="José Antonio Garcíarivas" w:date="2017-12-19T12:20:00Z"/>
          <w:rFonts w:ascii="Times New Roman" w:hAnsi="Times New Roman"/>
          <w:color w:val="222222"/>
          <w:sz w:val="24"/>
        </w:rPr>
      </w:pPr>
      <w:ins w:id="1339" w:author="José Antonio Garcíarivas" w:date="2017-12-19T12:20:00Z">
        <w:r w:rsidRPr="00B77E5A">
          <w:rPr>
            <w:rFonts w:ascii="Times New Roman" w:hAnsi="Times New Roman"/>
            <w:color w:val="222222"/>
            <w:sz w:val="24"/>
          </w:rPr>
          <w:t xml:space="preserve">There’s yet a 4th rendering of this gentleness=goodness=kindness=good in Rom 3:12, where it says of “they”: “They are all gone out of the way, they are together become unprofitable, </w:t>
        </w:r>
        <w:r w:rsidRPr="00B77E5A">
          <w:rPr>
            <w:rFonts w:ascii="Times New Roman" w:hAnsi="Times New Roman"/>
            <w:color w:val="222222"/>
            <w:sz w:val="24"/>
          </w:rPr>
          <w:lastRenderedPageBreak/>
          <w:t>there is none that doeth good(</w:t>
        </w:r>
        <w:proofErr w:type="spellStart"/>
        <w:r w:rsidRPr="00B77E5A">
          <w:rPr>
            <w:rFonts w:ascii="Times New Roman" w:hAnsi="Times New Roman"/>
            <w:color w:val="222222"/>
            <w:sz w:val="24"/>
          </w:rPr>
          <w:t>chrestotes</w:t>
        </w:r>
        <w:proofErr w:type="spellEnd"/>
        <w:r w:rsidRPr="00B77E5A">
          <w:rPr>
            <w:rFonts w:ascii="Times New Roman" w:hAnsi="Times New Roman"/>
            <w:color w:val="222222"/>
            <w:sz w:val="24"/>
          </w:rPr>
          <w:t xml:space="preserve">), no, not one”. </w:t>
        </w:r>
        <w:proofErr w:type="gramStart"/>
        <w:r w:rsidRPr="00B77E5A">
          <w:rPr>
            <w:rFonts w:ascii="Times New Roman" w:hAnsi="Times New Roman"/>
            <w:color w:val="222222"/>
            <w:sz w:val="24"/>
          </w:rPr>
          <w:t>However</w:t>
        </w:r>
        <w:proofErr w:type="gramEnd"/>
        <w:r w:rsidRPr="00B77E5A">
          <w:rPr>
            <w:rFonts w:ascii="Times New Roman" w:hAnsi="Times New Roman"/>
            <w:color w:val="222222"/>
            <w:sz w:val="24"/>
          </w:rPr>
          <w:t xml:space="preserve"> the context in prior verses seems to suggest a “they”: are “together” unprofitable includes both Jews &amp; Gentiles, as if both are “they”; neither we of they/we, nor us of them/us.</w:t>
        </w:r>
      </w:ins>
    </w:p>
    <w:p w14:paraId="378AFEB8" w14:textId="77777777" w:rsidR="00B77E5A" w:rsidRPr="00B77E5A" w:rsidRDefault="00B77E5A" w:rsidP="00B77E5A">
      <w:pPr>
        <w:shd w:val="clear" w:color="auto" w:fill="FFFFFF"/>
        <w:spacing w:after="0" w:line="240" w:lineRule="auto"/>
        <w:jc w:val="both"/>
        <w:rPr>
          <w:ins w:id="1340" w:author="José Antonio Garcíarivas" w:date="2017-12-19T12:20:00Z"/>
          <w:rFonts w:ascii="Times New Roman" w:hAnsi="Times New Roman"/>
          <w:color w:val="222222"/>
          <w:sz w:val="24"/>
        </w:rPr>
      </w:pPr>
    </w:p>
    <w:p w14:paraId="6A5AB6F4" w14:textId="77777777" w:rsidR="00B77E5A" w:rsidRPr="00B77E5A" w:rsidRDefault="00B77E5A" w:rsidP="00B77E5A">
      <w:pPr>
        <w:shd w:val="clear" w:color="auto" w:fill="FFFFFF"/>
        <w:spacing w:after="0" w:line="240" w:lineRule="auto"/>
        <w:jc w:val="both"/>
        <w:rPr>
          <w:ins w:id="1341" w:author="José Antonio Garcíarivas" w:date="2017-12-19T12:20:00Z"/>
          <w:rFonts w:ascii="Times New Roman" w:hAnsi="Times New Roman"/>
          <w:color w:val="222222"/>
          <w:sz w:val="24"/>
        </w:rPr>
      </w:pPr>
      <w:ins w:id="1342" w:author="José Antonio Garcíarivas" w:date="2017-12-19T12:20:00Z">
        <w:r w:rsidRPr="00B77E5A">
          <w:rPr>
            <w:rFonts w:ascii="Times New Roman" w:hAnsi="Times New Roman"/>
            <w:color w:val="222222"/>
            <w:sz w:val="24"/>
          </w:rPr>
          <w:t xml:space="preserve"> </w:t>
        </w:r>
      </w:ins>
    </w:p>
    <w:p w14:paraId="35298DE0" w14:textId="77777777" w:rsidR="00B77E5A" w:rsidRPr="00B77E5A" w:rsidRDefault="00B77E5A" w:rsidP="00B77E5A">
      <w:pPr>
        <w:shd w:val="clear" w:color="auto" w:fill="FFFFFF"/>
        <w:spacing w:after="0" w:line="240" w:lineRule="auto"/>
        <w:jc w:val="both"/>
        <w:rPr>
          <w:ins w:id="1343" w:author="José Antonio Garcíarivas" w:date="2017-12-19T12:20:00Z"/>
          <w:rFonts w:ascii="Times New Roman" w:hAnsi="Times New Roman"/>
          <w:color w:val="222222"/>
          <w:sz w:val="24"/>
        </w:rPr>
      </w:pPr>
    </w:p>
    <w:p w14:paraId="16349F0C" w14:textId="77777777" w:rsidR="00B77E5A" w:rsidRPr="00B77E5A" w:rsidRDefault="00B77E5A" w:rsidP="00B77E5A">
      <w:pPr>
        <w:shd w:val="clear" w:color="auto" w:fill="FFFFFF"/>
        <w:spacing w:after="0" w:line="240" w:lineRule="auto"/>
        <w:jc w:val="both"/>
        <w:rPr>
          <w:ins w:id="1344" w:author="José Antonio Garcíarivas" w:date="2017-12-19T12:20:00Z"/>
          <w:rFonts w:ascii="Times New Roman" w:hAnsi="Times New Roman"/>
          <w:color w:val="222222"/>
          <w:sz w:val="24"/>
        </w:rPr>
      </w:pPr>
      <w:ins w:id="1345" w:author="José Antonio Garcíarivas" w:date="2017-12-19T12:20:00Z">
        <w:r w:rsidRPr="00B77E5A">
          <w:rPr>
            <w:rFonts w:ascii="Times New Roman" w:hAnsi="Times New Roman"/>
            <w:color w:val="222222"/>
            <w:sz w:val="24"/>
          </w:rPr>
          <w:t xml:space="preserve">Yet “them” Jesus </w:t>
        </w:r>
        <w:proofErr w:type="spellStart"/>
        <w:r w:rsidRPr="00B77E5A">
          <w:rPr>
            <w:rFonts w:ascii="Times New Roman" w:hAnsi="Times New Roman"/>
            <w:color w:val="222222"/>
            <w:sz w:val="24"/>
          </w:rPr>
          <w:t>spake</w:t>
        </w:r>
        <w:proofErr w:type="spellEnd"/>
        <w:r w:rsidRPr="00B77E5A">
          <w:rPr>
            <w:rFonts w:ascii="Times New Roman" w:hAnsi="Times New Roman"/>
            <w:color w:val="222222"/>
            <w:sz w:val="24"/>
          </w:rPr>
          <w:t xml:space="preserve"> to, about bread from heaven, say give “us” this bread in John 6:32-34. </w:t>
        </w:r>
        <w:proofErr w:type="gramStart"/>
        <w:r w:rsidRPr="00B77E5A">
          <w:rPr>
            <w:rFonts w:ascii="Times New Roman" w:hAnsi="Times New Roman"/>
            <w:color w:val="222222"/>
            <w:sz w:val="24"/>
          </w:rPr>
          <w:t>So</w:t>
        </w:r>
        <w:proofErr w:type="gramEnd"/>
        <w:r w:rsidRPr="00B77E5A">
          <w:rPr>
            <w:rFonts w:ascii="Times New Roman" w:hAnsi="Times New Roman"/>
            <w:color w:val="222222"/>
            <w:sz w:val="24"/>
          </w:rPr>
          <w:t xml:space="preserve"> them, of them/us, call themselves us.  </w:t>
        </w:r>
      </w:ins>
    </w:p>
    <w:p w14:paraId="7BC64C93" w14:textId="77777777" w:rsidR="00B77E5A" w:rsidRPr="00B77E5A" w:rsidRDefault="00B77E5A" w:rsidP="00B77E5A">
      <w:pPr>
        <w:shd w:val="clear" w:color="auto" w:fill="FFFFFF"/>
        <w:spacing w:after="0" w:line="240" w:lineRule="auto"/>
        <w:jc w:val="both"/>
        <w:rPr>
          <w:ins w:id="1346" w:author="José Antonio Garcíarivas" w:date="2017-12-19T12:20:00Z"/>
          <w:rFonts w:ascii="Times New Roman" w:hAnsi="Times New Roman"/>
          <w:color w:val="222222"/>
          <w:sz w:val="24"/>
        </w:rPr>
      </w:pPr>
    </w:p>
    <w:p w14:paraId="01748C9B" w14:textId="77777777" w:rsidR="00B77E5A" w:rsidRPr="00B77E5A" w:rsidRDefault="00B77E5A" w:rsidP="00B77E5A">
      <w:pPr>
        <w:shd w:val="clear" w:color="auto" w:fill="FFFFFF"/>
        <w:spacing w:after="0" w:line="240" w:lineRule="auto"/>
        <w:jc w:val="both"/>
        <w:rPr>
          <w:ins w:id="1347" w:author="José Antonio Garcíarivas" w:date="2017-12-19T12:20:00Z"/>
          <w:rFonts w:ascii="Times New Roman" w:hAnsi="Times New Roman"/>
          <w:color w:val="222222"/>
          <w:sz w:val="24"/>
        </w:rPr>
      </w:pPr>
      <w:ins w:id="1348" w:author="José Antonio Garcíarivas" w:date="2017-12-19T12:20:00Z">
        <w:r w:rsidRPr="00B77E5A">
          <w:rPr>
            <w:rFonts w:ascii="Times New Roman" w:hAnsi="Times New Roman"/>
            <w:color w:val="222222"/>
            <w:sz w:val="24"/>
          </w:rPr>
          <w:t xml:space="preserve"> </w:t>
        </w:r>
      </w:ins>
    </w:p>
    <w:p w14:paraId="6F42CAAE" w14:textId="77777777" w:rsidR="00B77E5A" w:rsidRPr="00B77E5A" w:rsidRDefault="00B77E5A" w:rsidP="00B77E5A">
      <w:pPr>
        <w:shd w:val="clear" w:color="auto" w:fill="FFFFFF"/>
        <w:spacing w:after="0" w:line="240" w:lineRule="auto"/>
        <w:jc w:val="both"/>
        <w:rPr>
          <w:ins w:id="1349" w:author="José Antonio Garcíarivas" w:date="2017-12-19T12:20:00Z"/>
          <w:rFonts w:ascii="Times New Roman" w:hAnsi="Times New Roman"/>
          <w:color w:val="222222"/>
          <w:sz w:val="24"/>
        </w:rPr>
      </w:pPr>
    </w:p>
    <w:p w14:paraId="70667423" w14:textId="77777777" w:rsidR="00B77E5A" w:rsidRPr="00B77E5A" w:rsidRDefault="00B77E5A" w:rsidP="00B77E5A">
      <w:pPr>
        <w:shd w:val="clear" w:color="auto" w:fill="FFFFFF"/>
        <w:spacing w:after="0" w:line="240" w:lineRule="auto"/>
        <w:jc w:val="both"/>
        <w:rPr>
          <w:ins w:id="1350" w:author="José Antonio Garcíarivas" w:date="2017-12-19T12:20:00Z"/>
          <w:rFonts w:ascii="Times New Roman" w:hAnsi="Times New Roman"/>
          <w:color w:val="222222"/>
          <w:sz w:val="24"/>
        </w:rPr>
      </w:pPr>
      <w:ins w:id="1351" w:author="José Antonio Garcíarivas" w:date="2017-12-19T12:20:00Z">
        <w:r w:rsidRPr="00B77E5A">
          <w:rPr>
            <w:rFonts w:ascii="Times New Roman" w:hAnsi="Times New Roman"/>
            <w:color w:val="222222"/>
            <w:sz w:val="24"/>
          </w:rPr>
          <w:t>Oh boy. What is this midst thing all about?</w:t>
        </w:r>
      </w:ins>
    </w:p>
    <w:p w14:paraId="258262EB" w14:textId="77777777" w:rsidR="00B77E5A" w:rsidRPr="00B77E5A" w:rsidRDefault="00B77E5A" w:rsidP="00B77E5A">
      <w:pPr>
        <w:shd w:val="clear" w:color="auto" w:fill="FFFFFF"/>
        <w:spacing w:after="0" w:line="240" w:lineRule="auto"/>
        <w:jc w:val="both"/>
        <w:rPr>
          <w:ins w:id="1352" w:author="José Antonio Garcíarivas" w:date="2017-12-19T12:20:00Z"/>
          <w:rFonts w:ascii="Times New Roman" w:hAnsi="Times New Roman"/>
          <w:color w:val="222222"/>
          <w:sz w:val="24"/>
        </w:rPr>
      </w:pPr>
    </w:p>
    <w:p w14:paraId="1619A31F" w14:textId="77777777" w:rsidR="00B77E5A" w:rsidRPr="00B77E5A" w:rsidRDefault="00B77E5A" w:rsidP="00B77E5A">
      <w:pPr>
        <w:shd w:val="clear" w:color="auto" w:fill="FFFFFF"/>
        <w:spacing w:after="0" w:line="240" w:lineRule="auto"/>
        <w:jc w:val="both"/>
        <w:rPr>
          <w:ins w:id="1353" w:author="José Antonio Garcíarivas" w:date="2017-12-19T12:20:00Z"/>
          <w:rFonts w:ascii="Times New Roman" w:hAnsi="Times New Roman"/>
          <w:color w:val="222222"/>
          <w:sz w:val="24"/>
        </w:rPr>
      </w:pPr>
      <w:ins w:id="1354" w:author="José Antonio Garcíarivas" w:date="2017-12-19T12:20:00Z">
        <w:r w:rsidRPr="00B77E5A">
          <w:rPr>
            <w:rFonts w:ascii="Times New Roman" w:hAnsi="Times New Roman"/>
            <w:color w:val="222222"/>
            <w:sz w:val="24"/>
          </w:rPr>
          <w:t xml:space="preserve"> </w:t>
        </w:r>
      </w:ins>
    </w:p>
    <w:p w14:paraId="70939641" w14:textId="77777777" w:rsidR="00B77E5A" w:rsidRPr="00B77E5A" w:rsidRDefault="00B77E5A" w:rsidP="00B77E5A">
      <w:pPr>
        <w:shd w:val="clear" w:color="auto" w:fill="FFFFFF"/>
        <w:spacing w:after="0" w:line="240" w:lineRule="auto"/>
        <w:jc w:val="both"/>
        <w:rPr>
          <w:ins w:id="1355" w:author="José Antonio Garcíarivas" w:date="2017-12-19T12:20:00Z"/>
          <w:rFonts w:ascii="Times New Roman" w:hAnsi="Times New Roman"/>
          <w:color w:val="222222"/>
          <w:sz w:val="24"/>
        </w:rPr>
      </w:pPr>
    </w:p>
    <w:p w14:paraId="68F82C14" w14:textId="77777777" w:rsidR="00B77E5A" w:rsidRPr="00B77E5A" w:rsidRDefault="00B77E5A" w:rsidP="00B77E5A">
      <w:pPr>
        <w:shd w:val="clear" w:color="auto" w:fill="FFFFFF"/>
        <w:spacing w:after="0" w:line="240" w:lineRule="auto"/>
        <w:jc w:val="both"/>
        <w:rPr>
          <w:ins w:id="1356" w:author="José Antonio Garcíarivas" w:date="2017-12-19T12:20:00Z"/>
          <w:rFonts w:ascii="Times New Roman" w:hAnsi="Times New Roman"/>
          <w:color w:val="222222"/>
          <w:sz w:val="24"/>
        </w:rPr>
      </w:pPr>
      <w:ins w:id="1357" w:author="José Antonio Garcíarivas" w:date="2017-12-19T12:20:00Z">
        <w:r w:rsidRPr="00B77E5A">
          <w:rPr>
            <w:rFonts w:ascii="Times New Roman" w:hAnsi="Times New Roman"/>
            <w:color w:val="222222"/>
            <w:sz w:val="24"/>
          </w:rPr>
          <w:t>Seems we need to ponder such, and discuss such, prior to looking at 6th aspect beyond such midst, aka the goodness2 beyond the goodness1 called gentleness.</w:t>
        </w:r>
      </w:ins>
    </w:p>
    <w:p w14:paraId="13BFEDD6" w14:textId="77777777" w:rsidR="00B77E5A" w:rsidRPr="00B77E5A" w:rsidRDefault="00B77E5A" w:rsidP="00B77E5A">
      <w:pPr>
        <w:shd w:val="clear" w:color="auto" w:fill="FFFFFF"/>
        <w:spacing w:after="0" w:line="240" w:lineRule="auto"/>
        <w:jc w:val="both"/>
        <w:rPr>
          <w:ins w:id="1358" w:author="José Antonio Garcíarivas" w:date="2017-12-19T12:20:00Z"/>
          <w:rFonts w:ascii="Times New Roman" w:hAnsi="Times New Roman"/>
          <w:color w:val="222222"/>
          <w:sz w:val="24"/>
        </w:rPr>
      </w:pPr>
    </w:p>
    <w:p w14:paraId="4513D3CE" w14:textId="77777777" w:rsidR="00B77E5A" w:rsidRPr="00B77E5A" w:rsidRDefault="00B77E5A" w:rsidP="00B77E5A">
      <w:pPr>
        <w:shd w:val="clear" w:color="auto" w:fill="FFFFFF"/>
        <w:spacing w:after="0" w:line="240" w:lineRule="auto"/>
        <w:jc w:val="both"/>
        <w:rPr>
          <w:ins w:id="1359" w:author="José Antonio Garcíarivas" w:date="2017-12-19T12:20:00Z"/>
          <w:rFonts w:ascii="Times New Roman" w:hAnsi="Times New Roman"/>
          <w:color w:val="222222"/>
          <w:sz w:val="24"/>
        </w:rPr>
      </w:pPr>
      <w:ins w:id="1360" w:author="José Antonio Garcíarivas" w:date="2017-12-19T12:20:00Z">
        <w:r w:rsidRPr="00B77E5A">
          <w:rPr>
            <w:rFonts w:ascii="Times New Roman" w:hAnsi="Times New Roman"/>
            <w:color w:val="222222"/>
            <w:sz w:val="24"/>
          </w:rPr>
          <w:t xml:space="preserve">  </w:t>
        </w:r>
      </w:ins>
    </w:p>
    <w:p w14:paraId="24B14DFE" w14:textId="77777777" w:rsidR="00B77E5A" w:rsidRPr="00B77E5A" w:rsidRDefault="00B77E5A" w:rsidP="00B77E5A">
      <w:pPr>
        <w:shd w:val="clear" w:color="auto" w:fill="FFFFFF"/>
        <w:spacing w:after="0" w:line="240" w:lineRule="auto"/>
        <w:jc w:val="both"/>
        <w:rPr>
          <w:ins w:id="1361" w:author="José Antonio Garcíarivas" w:date="2017-12-19T12:20:00Z"/>
          <w:rFonts w:ascii="Times New Roman" w:hAnsi="Times New Roman"/>
          <w:color w:val="222222"/>
          <w:sz w:val="24"/>
        </w:rPr>
      </w:pPr>
    </w:p>
    <w:p w14:paraId="4109E00A" w14:textId="77777777" w:rsidR="00B77E5A" w:rsidRDefault="00B77E5A" w:rsidP="00B77E5A">
      <w:pPr>
        <w:shd w:val="clear" w:color="auto" w:fill="FFFFFF"/>
        <w:spacing w:after="0" w:line="240" w:lineRule="auto"/>
        <w:jc w:val="both"/>
        <w:rPr>
          <w:ins w:id="1362" w:author="José Antonio Garcíarivas" w:date="2017-12-19T12:39:00Z"/>
          <w:rFonts w:ascii="Times New Roman" w:hAnsi="Times New Roman"/>
          <w:color w:val="222222"/>
          <w:sz w:val="24"/>
        </w:rPr>
      </w:pPr>
      <w:ins w:id="1363" w:author="José Antonio Garcíarivas" w:date="2017-12-19T12:20:00Z">
        <w:r w:rsidRPr="00B77E5A">
          <w:rPr>
            <w:rFonts w:ascii="Times New Roman" w:hAnsi="Times New Roman"/>
            <w:color w:val="222222"/>
            <w:sz w:val="24"/>
          </w:rPr>
          <w:t>Hence, consider this only a draft, and open to discussion.</w:t>
        </w:r>
      </w:ins>
    </w:p>
    <w:p w14:paraId="32E4C683" w14:textId="77777777" w:rsidR="00063899" w:rsidRDefault="00063899" w:rsidP="00B77E5A">
      <w:pPr>
        <w:shd w:val="clear" w:color="auto" w:fill="FFFFFF"/>
        <w:spacing w:after="0" w:line="240" w:lineRule="auto"/>
        <w:jc w:val="both"/>
        <w:rPr>
          <w:ins w:id="1364" w:author="José Antonio Garcíarivas" w:date="2017-12-19T12:39:00Z"/>
          <w:rFonts w:ascii="Times New Roman" w:hAnsi="Times New Roman"/>
          <w:color w:val="222222"/>
          <w:sz w:val="24"/>
        </w:rPr>
      </w:pPr>
    </w:p>
    <w:p w14:paraId="0DA05221" w14:textId="77777777" w:rsidR="00063899" w:rsidRPr="00063899" w:rsidRDefault="00063899">
      <w:pPr>
        <w:pStyle w:val="Heading1"/>
        <w:rPr>
          <w:ins w:id="1365" w:author="José Antonio Garcíarivas" w:date="2017-12-19T12:39:00Z"/>
        </w:rPr>
        <w:pPrChange w:id="1366" w:author="José Antonio Garcíarivas" w:date="2017-12-19T12:39:00Z">
          <w:pPr>
            <w:shd w:val="clear" w:color="auto" w:fill="FFFFFF"/>
            <w:spacing w:after="0" w:line="240" w:lineRule="auto"/>
            <w:jc w:val="both"/>
          </w:pPr>
        </w:pPrChange>
      </w:pPr>
      <w:ins w:id="1367" w:author="José Antonio Garcíarivas" w:date="2017-12-19T12:39:00Z">
        <w:r w:rsidRPr="00063899">
          <w:t>Chapter 7</w:t>
        </w:r>
      </w:ins>
    </w:p>
    <w:p w14:paraId="5A7B7ADA" w14:textId="77777777" w:rsidR="00063899" w:rsidRPr="00063899" w:rsidRDefault="00063899" w:rsidP="00063899">
      <w:pPr>
        <w:shd w:val="clear" w:color="auto" w:fill="FFFFFF"/>
        <w:spacing w:after="0" w:line="240" w:lineRule="auto"/>
        <w:jc w:val="both"/>
        <w:rPr>
          <w:ins w:id="1368" w:author="José Antonio Garcíarivas" w:date="2017-12-19T12:39:00Z"/>
          <w:rFonts w:ascii="Times New Roman" w:hAnsi="Times New Roman"/>
          <w:color w:val="222222"/>
          <w:sz w:val="24"/>
        </w:rPr>
      </w:pPr>
    </w:p>
    <w:p w14:paraId="4E24E63F" w14:textId="77777777" w:rsidR="00063899" w:rsidRPr="00063899" w:rsidRDefault="00063899" w:rsidP="00063899">
      <w:pPr>
        <w:shd w:val="clear" w:color="auto" w:fill="FFFFFF"/>
        <w:spacing w:after="0" w:line="240" w:lineRule="auto"/>
        <w:jc w:val="both"/>
        <w:rPr>
          <w:ins w:id="1369" w:author="José Antonio Garcíarivas" w:date="2017-12-19T12:39:00Z"/>
          <w:rFonts w:ascii="Times New Roman" w:hAnsi="Times New Roman"/>
          <w:color w:val="222222"/>
          <w:sz w:val="24"/>
        </w:rPr>
      </w:pPr>
      <w:ins w:id="1370" w:author="José Antonio Garcíarivas" w:date="2017-12-19T12:39:00Z">
        <w:r w:rsidRPr="00063899">
          <w:rPr>
            <w:rFonts w:ascii="Times New Roman" w:hAnsi="Times New Roman"/>
            <w:color w:val="222222"/>
            <w:sz w:val="24"/>
          </w:rPr>
          <w:t>Goodness</w:t>
        </w:r>
      </w:ins>
    </w:p>
    <w:p w14:paraId="78A1CBAF" w14:textId="77777777" w:rsidR="00063899" w:rsidRPr="00063899" w:rsidRDefault="00063899" w:rsidP="00063899">
      <w:pPr>
        <w:shd w:val="clear" w:color="auto" w:fill="FFFFFF"/>
        <w:spacing w:after="0" w:line="240" w:lineRule="auto"/>
        <w:jc w:val="both"/>
        <w:rPr>
          <w:ins w:id="1371" w:author="José Antonio Garcíarivas" w:date="2017-12-19T12:39:00Z"/>
          <w:rFonts w:ascii="Times New Roman" w:hAnsi="Times New Roman"/>
          <w:color w:val="222222"/>
          <w:sz w:val="24"/>
        </w:rPr>
      </w:pPr>
    </w:p>
    <w:p w14:paraId="720FFFBE" w14:textId="77777777" w:rsidR="00063899" w:rsidRPr="00063899" w:rsidRDefault="00063899" w:rsidP="00063899">
      <w:pPr>
        <w:shd w:val="clear" w:color="auto" w:fill="FFFFFF"/>
        <w:spacing w:after="0" w:line="240" w:lineRule="auto"/>
        <w:jc w:val="both"/>
        <w:rPr>
          <w:ins w:id="1372" w:author="José Antonio Garcíarivas" w:date="2017-12-19T12:39:00Z"/>
          <w:rFonts w:ascii="Times New Roman" w:hAnsi="Times New Roman"/>
          <w:color w:val="222222"/>
          <w:sz w:val="24"/>
        </w:rPr>
      </w:pPr>
      <w:ins w:id="1373" w:author="José Antonio Garcíarivas" w:date="2017-12-19T12:39:00Z">
        <w:r w:rsidRPr="00063899">
          <w:rPr>
            <w:rFonts w:ascii="Times New Roman" w:hAnsi="Times New Roman"/>
            <w:color w:val="222222"/>
            <w:sz w:val="24"/>
          </w:rPr>
          <w:t xml:space="preserve"> </w:t>
        </w:r>
      </w:ins>
    </w:p>
    <w:p w14:paraId="6AD30FEF" w14:textId="77777777" w:rsidR="00063899" w:rsidRPr="00063899" w:rsidRDefault="00063899" w:rsidP="00063899">
      <w:pPr>
        <w:shd w:val="clear" w:color="auto" w:fill="FFFFFF"/>
        <w:spacing w:after="0" w:line="240" w:lineRule="auto"/>
        <w:jc w:val="both"/>
        <w:rPr>
          <w:ins w:id="1374" w:author="José Antonio Garcíarivas" w:date="2017-12-19T12:39:00Z"/>
          <w:rFonts w:ascii="Times New Roman" w:hAnsi="Times New Roman"/>
          <w:color w:val="222222"/>
          <w:sz w:val="24"/>
        </w:rPr>
      </w:pPr>
    </w:p>
    <w:p w14:paraId="3E174407" w14:textId="77777777" w:rsidR="00063899" w:rsidRPr="00063899" w:rsidRDefault="00063899" w:rsidP="00063899">
      <w:pPr>
        <w:shd w:val="clear" w:color="auto" w:fill="FFFFFF"/>
        <w:spacing w:after="0" w:line="240" w:lineRule="auto"/>
        <w:jc w:val="both"/>
        <w:rPr>
          <w:ins w:id="1375" w:author="José Antonio Garcíarivas" w:date="2017-12-19T12:39:00Z"/>
          <w:rFonts w:ascii="Times New Roman" w:hAnsi="Times New Roman"/>
          <w:color w:val="222222"/>
          <w:sz w:val="24"/>
        </w:rPr>
      </w:pPr>
      <w:proofErr w:type="spellStart"/>
      <w:ins w:id="1376" w:author="José Antonio Garcíarivas" w:date="2017-12-19T12:39:00Z">
        <w:r w:rsidRPr="00063899">
          <w:rPr>
            <w:rFonts w:ascii="Times New Roman" w:hAnsi="Times New Roman"/>
            <w:color w:val="222222"/>
            <w:sz w:val="24"/>
          </w:rPr>
          <w:t>Love→Joy→Peace→Longsuffering→Gentleness→Goodness</w:t>
        </w:r>
        <w:proofErr w:type="spellEnd"/>
        <w:r w:rsidRPr="00063899">
          <w:rPr>
            <w:rFonts w:ascii="Times New Roman" w:hAnsi="Times New Roman"/>
            <w:color w:val="222222"/>
            <w:sz w:val="24"/>
          </w:rPr>
          <w:t xml:space="preserve"> = 6th of 9 Fruit aspects.</w:t>
        </w:r>
      </w:ins>
    </w:p>
    <w:p w14:paraId="1D99924B" w14:textId="77777777" w:rsidR="00063899" w:rsidRPr="00063899" w:rsidRDefault="00063899" w:rsidP="00063899">
      <w:pPr>
        <w:shd w:val="clear" w:color="auto" w:fill="FFFFFF"/>
        <w:spacing w:after="0" w:line="240" w:lineRule="auto"/>
        <w:jc w:val="both"/>
        <w:rPr>
          <w:ins w:id="1377" w:author="José Antonio Garcíarivas" w:date="2017-12-19T12:39:00Z"/>
          <w:rFonts w:ascii="Times New Roman" w:hAnsi="Times New Roman"/>
          <w:color w:val="222222"/>
          <w:sz w:val="24"/>
        </w:rPr>
      </w:pPr>
    </w:p>
    <w:p w14:paraId="278E013E" w14:textId="77777777" w:rsidR="00063899" w:rsidRPr="00063899" w:rsidRDefault="00063899" w:rsidP="00063899">
      <w:pPr>
        <w:shd w:val="clear" w:color="auto" w:fill="FFFFFF"/>
        <w:spacing w:after="0" w:line="240" w:lineRule="auto"/>
        <w:jc w:val="both"/>
        <w:rPr>
          <w:ins w:id="1378" w:author="José Antonio Garcíarivas" w:date="2017-12-19T12:39:00Z"/>
          <w:rFonts w:ascii="Times New Roman" w:hAnsi="Times New Roman"/>
          <w:color w:val="222222"/>
          <w:sz w:val="24"/>
        </w:rPr>
      </w:pPr>
      <w:ins w:id="1379" w:author="José Antonio Garcíarivas" w:date="2017-12-19T12:39:00Z">
        <w:r w:rsidRPr="00063899">
          <w:rPr>
            <w:rFonts w:ascii="Times New Roman" w:hAnsi="Times New Roman"/>
            <w:color w:val="222222"/>
            <w:sz w:val="24"/>
          </w:rPr>
          <w:t xml:space="preserve"> </w:t>
        </w:r>
      </w:ins>
    </w:p>
    <w:p w14:paraId="0DD271A2" w14:textId="77777777" w:rsidR="00063899" w:rsidRPr="00063899" w:rsidRDefault="00063899" w:rsidP="00063899">
      <w:pPr>
        <w:shd w:val="clear" w:color="auto" w:fill="FFFFFF"/>
        <w:spacing w:after="0" w:line="240" w:lineRule="auto"/>
        <w:jc w:val="both"/>
        <w:rPr>
          <w:ins w:id="1380" w:author="José Antonio Garcíarivas" w:date="2017-12-19T12:39:00Z"/>
          <w:rFonts w:ascii="Times New Roman" w:hAnsi="Times New Roman"/>
          <w:color w:val="222222"/>
          <w:sz w:val="24"/>
        </w:rPr>
      </w:pPr>
    </w:p>
    <w:p w14:paraId="5D5DF99D" w14:textId="77777777" w:rsidR="00063899" w:rsidRPr="00063899" w:rsidRDefault="00063899" w:rsidP="00063899">
      <w:pPr>
        <w:shd w:val="clear" w:color="auto" w:fill="FFFFFF"/>
        <w:spacing w:after="0" w:line="240" w:lineRule="auto"/>
        <w:jc w:val="both"/>
        <w:rPr>
          <w:ins w:id="1381" w:author="José Antonio Garcíarivas" w:date="2017-12-19T12:39:00Z"/>
          <w:rFonts w:ascii="Times New Roman" w:hAnsi="Times New Roman"/>
          <w:color w:val="222222"/>
          <w:sz w:val="24"/>
        </w:rPr>
      </w:pPr>
      <w:ins w:id="1382" w:author="José Antonio Garcíarivas" w:date="2017-12-19T12:39:00Z">
        <w:r w:rsidRPr="00063899">
          <w:rPr>
            <w:rFonts w:ascii="Times New Roman" w:hAnsi="Times New Roman"/>
            <w:color w:val="222222"/>
            <w:sz w:val="24"/>
          </w:rPr>
          <w:t>NOW, of then/now,</w:t>
        </w:r>
      </w:ins>
    </w:p>
    <w:p w14:paraId="793DEADA" w14:textId="77777777" w:rsidR="00063899" w:rsidRPr="00063899" w:rsidRDefault="00063899" w:rsidP="00063899">
      <w:pPr>
        <w:shd w:val="clear" w:color="auto" w:fill="FFFFFF"/>
        <w:spacing w:after="0" w:line="240" w:lineRule="auto"/>
        <w:jc w:val="both"/>
        <w:rPr>
          <w:ins w:id="1383" w:author="José Antonio Garcíarivas" w:date="2017-12-19T12:39:00Z"/>
          <w:rFonts w:ascii="Times New Roman" w:hAnsi="Times New Roman"/>
          <w:color w:val="222222"/>
          <w:sz w:val="24"/>
        </w:rPr>
      </w:pPr>
    </w:p>
    <w:p w14:paraId="57679FD6" w14:textId="77777777" w:rsidR="00063899" w:rsidRPr="00063899" w:rsidRDefault="00063899" w:rsidP="00063899">
      <w:pPr>
        <w:shd w:val="clear" w:color="auto" w:fill="FFFFFF"/>
        <w:spacing w:after="0" w:line="240" w:lineRule="auto"/>
        <w:jc w:val="both"/>
        <w:rPr>
          <w:ins w:id="1384" w:author="José Antonio Garcíarivas" w:date="2017-12-19T12:39:00Z"/>
          <w:rFonts w:ascii="Times New Roman" w:hAnsi="Times New Roman"/>
          <w:color w:val="222222"/>
          <w:sz w:val="24"/>
        </w:rPr>
      </w:pPr>
      <w:ins w:id="1385" w:author="José Antonio Garcíarivas" w:date="2017-12-19T12:39:00Z">
        <w:r w:rsidRPr="00063899">
          <w:rPr>
            <w:rFonts w:ascii="Times New Roman" w:hAnsi="Times New Roman"/>
            <w:color w:val="222222"/>
            <w:sz w:val="24"/>
          </w:rPr>
          <w:t>here’s a shocking, but in-</w:t>
        </w:r>
        <w:proofErr w:type="spellStart"/>
        <w:r w:rsidRPr="00063899">
          <w:rPr>
            <w:rFonts w:ascii="Times New Roman" w:hAnsi="Times New Roman"/>
            <w:color w:val="222222"/>
            <w:sz w:val="24"/>
          </w:rPr>
          <w:t>teresting</w:t>
        </w:r>
        <w:proofErr w:type="spellEnd"/>
        <w:r w:rsidRPr="00063899">
          <w:rPr>
            <w:rFonts w:ascii="Times New Roman" w:hAnsi="Times New Roman"/>
            <w:color w:val="222222"/>
            <w:sz w:val="24"/>
          </w:rPr>
          <w:t xml:space="preserve"> thing we can learn about </w:t>
        </w:r>
        <w:proofErr w:type="spellStart"/>
        <w:r w:rsidRPr="00063899">
          <w:rPr>
            <w:rFonts w:ascii="Times New Roman" w:hAnsi="Times New Roman"/>
            <w:color w:val="222222"/>
            <w:sz w:val="24"/>
          </w:rPr>
          <w:t>THAT→goodness</w:t>
        </w:r>
        <w:proofErr w:type="spellEnd"/>
        <w:r w:rsidRPr="00063899">
          <w:rPr>
            <w:rFonts w:ascii="Times New Roman" w:hAnsi="Times New Roman"/>
            <w:color w:val="222222"/>
            <w:sz w:val="24"/>
          </w:rPr>
          <w:t>,</w:t>
        </w:r>
      </w:ins>
    </w:p>
    <w:p w14:paraId="3D6BAB49" w14:textId="77777777" w:rsidR="00063899" w:rsidRPr="00063899" w:rsidRDefault="00063899" w:rsidP="00063899">
      <w:pPr>
        <w:shd w:val="clear" w:color="auto" w:fill="FFFFFF"/>
        <w:spacing w:after="0" w:line="240" w:lineRule="auto"/>
        <w:jc w:val="both"/>
        <w:rPr>
          <w:ins w:id="1386" w:author="José Antonio Garcíarivas" w:date="2017-12-19T12:39:00Z"/>
          <w:rFonts w:ascii="Times New Roman" w:hAnsi="Times New Roman"/>
          <w:color w:val="222222"/>
          <w:sz w:val="24"/>
        </w:rPr>
      </w:pPr>
    </w:p>
    <w:p w14:paraId="6696E17D" w14:textId="77777777" w:rsidR="00063899" w:rsidRPr="00063899" w:rsidRDefault="00063899" w:rsidP="00063899">
      <w:pPr>
        <w:shd w:val="clear" w:color="auto" w:fill="FFFFFF"/>
        <w:spacing w:after="0" w:line="240" w:lineRule="auto"/>
        <w:jc w:val="both"/>
        <w:rPr>
          <w:ins w:id="1387" w:author="José Antonio Garcíarivas" w:date="2017-12-19T12:39:00Z"/>
          <w:rFonts w:ascii="Times New Roman" w:hAnsi="Times New Roman"/>
          <w:color w:val="222222"/>
          <w:sz w:val="24"/>
        </w:rPr>
      </w:pPr>
      <w:ins w:id="1388" w:author="José Antonio Garcíarivas" w:date="2017-12-19T12:39:00Z">
        <w:r w:rsidRPr="00063899">
          <w:rPr>
            <w:rFonts w:ascii="Times New Roman" w:hAnsi="Times New Roman"/>
            <w:color w:val="222222"/>
            <w:sz w:val="24"/>
          </w:rPr>
          <w:t xml:space="preserve">which is now notably DIFFERENT from all THIS </w:t>
        </w:r>
        <w:proofErr w:type="spellStart"/>
        <w:r w:rsidRPr="00063899">
          <w:rPr>
            <w:rFonts w:ascii="Times New Roman" w:hAnsi="Times New Roman"/>
            <w:color w:val="222222"/>
            <w:sz w:val="24"/>
          </w:rPr>
          <w:t>previous←goodness</w:t>
        </w:r>
        <w:proofErr w:type="spellEnd"/>
        <w:r w:rsidRPr="00063899">
          <w:rPr>
            <w:rFonts w:ascii="Times New Roman" w:hAnsi="Times New Roman"/>
            <w:color w:val="222222"/>
            <w:sz w:val="24"/>
          </w:rPr>
          <w:t>.</w:t>
        </w:r>
      </w:ins>
    </w:p>
    <w:p w14:paraId="45556DAC" w14:textId="77777777" w:rsidR="00063899" w:rsidRPr="00063899" w:rsidRDefault="00063899" w:rsidP="00063899">
      <w:pPr>
        <w:shd w:val="clear" w:color="auto" w:fill="FFFFFF"/>
        <w:spacing w:after="0" w:line="240" w:lineRule="auto"/>
        <w:jc w:val="both"/>
        <w:rPr>
          <w:ins w:id="1389" w:author="José Antonio Garcíarivas" w:date="2017-12-19T12:39:00Z"/>
          <w:rFonts w:ascii="Times New Roman" w:hAnsi="Times New Roman"/>
          <w:color w:val="222222"/>
          <w:sz w:val="24"/>
        </w:rPr>
      </w:pPr>
    </w:p>
    <w:p w14:paraId="795D4396" w14:textId="77777777" w:rsidR="00063899" w:rsidRPr="00063899" w:rsidRDefault="00063899" w:rsidP="00063899">
      <w:pPr>
        <w:shd w:val="clear" w:color="auto" w:fill="FFFFFF"/>
        <w:spacing w:after="0" w:line="240" w:lineRule="auto"/>
        <w:jc w:val="both"/>
        <w:rPr>
          <w:ins w:id="1390" w:author="José Antonio Garcíarivas" w:date="2017-12-19T12:39:00Z"/>
          <w:rFonts w:ascii="Times New Roman" w:hAnsi="Times New Roman"/>
          <w:color w:val="222222"/>
          <w:sz w:val="24"/>
        </w:rPr>
      </w:pPr>
      <w:ins w:id="1391" w:author="José Antonio Garcíarivas" w:date="2017-12-19T12:39:00Z">
        <w:r w:rsidRPr="00063899">
          <w:rPr>
            <w:rFonts w:ascii="Times New Roman" w:hAnsi="Times New Roman"/>
            <w:color w:val="222222"/>
            <w:sz w:val="24"/>
          </w:rPr>
          <w:t>How much DIFFERENT?</w:t>
        </w:r>
      </w:ins>
    </w:p>
    <w:p w14:paraId="09F6C51C" w14:textId="77777777" w:rsidR="00063899" w:rsidRPr="00063899" w:rsidRDefault="00063899" w:rsidP="00063899">
      <w:pPr>
        <w:shd w:val="clear" w:color="auto" w:fill="FFFFFF"/>
        <w:spacing w:after="0" w:line="240" w:lineRule="auto"/>
        <w:jc w:val="both"/>
        <w:rPr>
          <w:ins w:id="1392" w:author="José Antonio Garcíarivas" w:date="2017-12-19T12:39:00Z"/>
          <w:rFonts w:ascii="Times New Roman" w:hAnsi="Times New Roman"/>
          <w:color w:val="222222"/>
          <w:sz w:val="24"/>
        </w:rPr>
      </w:pPr>
    </w:p>
    <w:p w14:paraId="5AF48123" w14:textId="77777777" w:rsidR="00063899" w:rsidRPr="00063899" w:rsidRDefault="00063899" w:rsidP="00063899">
      <w:pPr>
        <w:shd w:val="clear" w:color="auto" w:fill="FFFFFF"/>
        <w:spacing w:after="0" w:line="240" w:lineRule="auto"/>
        <w:jc w:val="both"/>
        <w:rPr>
          <w:ins w:id="1393" w:author="José Antonio Garcíarivas" w:date="2017-12-19T12:39:00Z"/>
          <w:rFonts w:ascii="Times New Roman" w:hAnsi="Times New Roman"/>
          <w:color w:val="222222"/>
          <w:sz w:val="24"/>
        </w:rPr>
      </w:pPr>
      <w:ins w:id="1394" w:author="José Antonio Garcíarivas" w:date="2017-12-19T12:39:00Z">
        <w:r w:rsidRPr="00063899">
          <w:rPr>
            <w:rFonts w:ascii="Times New Roman" w:hAnsi="Times New Roman"/>
            <w:color w:val="222222"/>
            <w:sz w:val="24"/>
          </w:rPr>
          <w:t>It’s as DIFFERENT as law goodness was ←&amp;→ grace goodness is.</w:t>
        </w:r>
      </w:ins>
    </w:p>
    <w:p w14:paraId="710AFDDE" w14:textId="77777777" w:rsidR="00063899" w:rsidRPr="00063899" w:rsidRDefault="00063899" w:rsidP="00063899">
      <w:pPr>
        <w:shd w:val="clear" w:color="auto" w:fill="FFFFFF"/>
        <w:spacing w:after="0" w:line="240" w:lineRule="auto"/>
        <w:jc w:val="both"/>
        <w:rPr>
          <w:ins w:id="1395" w:author="José Antonio Garcíarivas" w:date="2017-12-19T12:39:00Z"/>
          <w:rFonts w:ascii="Times New Roman" w:hAnsi="Times New Roman"/>
          <w:color w:val="222222"/>
          <w:sz w:val="24"/>
        </w:rPr>
      </w:pPr>
    </w:p>
    <w:p w14:paraId="4DBA2BE7" w14:textId="77777777" w:rsidR="00063899" w:rsidRPr="00063899" w:rsidRDefault="00063899" w:rsidP="00063899">
      <w:pPr>
        <w:shd w:val="clear" w:color="auto" w:fill="FFFFFF"/>
        <w:spacing w:after="0" w:line="240" w:lineRule="auto"/>
        <w:jc w:val="both"/>
        <w:rPr>
          <w:ins w:id="1396" w:author="José Antonio Garcíarivas" w:date="2017-12-19T12:39:00Z"/>
          <w:rFonts w:ascii="Times New Roman" w:hAnsi="Times New Roman"/>
          <w:color w:val="222222"/>
          <w:sz w:val="24"/>
        </w:rPr>
      </w:pPr>
      <w:ins w:id="1397" w:author="José Antonio Garcíarivas" w:date="2017-12-19T12:39:00Z">
        <w:r w:rsidRPr="00063899">
          <w:rPr>
            <w:rFonts w:ascii="Times New Roman" w:hAnsi="Times New Roman"/>
            <w:color w:val="222222"/>
            <w:sz w:val="24"/>
          </w:rPr>
          <w:t>So, here’s the details.</w:t>
        </w:r>
      </w:ins>
    </w:p>
    <w:p w14:paraId="7A33194D" w14:textId="77777777" w:rsidR="00063899" w:rsidRPr="00063899" w:rsidRDefault="00063899" w:rsidP="00063899">
      <w:pPr>
        <w:shd w:val="clear" w:color="auto" w:fill="FFFFFF"/>
        <w:spacing w:after="0" w:line="240" w:lineRule="auto"/>
        <w:jc w:val="both"/>
        <w:rPr>
          <w:ins w:id="1398" w:author="José Antonio Garcíarivas" w:date="2017-12-19T12:39:00Z"/>
          <w:rFonts w:ascii="Times New Roman" w:hAnsi="Times New Roman"/>
          <w:color w:val="222222"/>
          <w:sz w:val="24"/>
        </w:rPr>
      </w:pPr>
    </w:p>
    <w:p w14:paraId="155E9DC1" w14:textId="77777777" w:rsidR="00063899" w:rsidRPr="00063899" w:rsidRDefault="00063899" w:rsidP="00063899">
      <w:pPr>
        <w:shd w:val="clear" w:color="auto" w:fill="FFFFFF"/>
        <w:spacing w:after="0" w:line="240" w:lineRule="auto"/>
        <w:jc w:val="both"/>
        <w:rPr>
          <w:ins w:id="1399" w:author="José Antonio Garcíarivas" w:date="2017-12-19T12:39:00Z"/>
          <w:rFonts w:ascii="Times New Roman" w:hAnsi="Times New Roman"/>
          <w:color w:val="222222"/>
          <w:sz w:val="24"/>
        </w:rPr>
      </w:pPr>
      <w:ins w:id="1400" w:author="José Antonio Garcíarivas" w:date="2017-12-19T12:39:00Z">
        <w:r w:rsidRPr="00063899">
          <w:rPr>
            <w:rFonts w:ascii="Times New Roman" w:hAnsi="Times New Roman"/>
            <w:color w:val="222222"/>
            <w:sz w:val="24"/>
          </w:rPr>
          <w:t xml:space="preserve"> </w:t>
        </w:r>
      </w:ins>
    </w:p>
    <w:p w14:paraId="69D6B579" w14:textId="77777777" w:rsidR="00063899" w:rsidRPr="00063899" w:rsidRDefault="00063899" w:rsidP="00063899">
      <w:pPr>
        <w:shd w:val="clear" w:color="auto" w:fill="FFFFFF"/>
        <w:spacing w:after="0" w:line="240" w:lineRule="auto"/>
        <w:jc w:val="both"/>
        <w:rPr>
          <w:ins w:id="1401" w:author="José Antonio Garcíarivas" w:date="2017-12-19T12:39:00Z"/>
          <w:rFonts w:ascii="Times New Roman" w:hAnsi="Times New Roman"/>
          <w:color w:val="222222"/>
          <w:sz w:val="24"/>
        </w:rPr>
      </w:pPr>
    </w:p>
    <w:p w14:paraId="6CFCE448" w14:textId="77777777" w:rsidR="00063899" w:rsidRPr="00063899" w:rsidRDefault="00063899" w:rsidP="00063899">
      <w:pPr>
        <w:shd w:val="clear" w:color="auto" w:fill="FFFFFF"/>
        <w:spacing w:after="0" w:line="240" w:lineRule="auto"/>
        <w:jc w:val="both"/>
        <w:rPr>
          <w:ins w:id="1402" w:author="José Antonio Garcíarivas" w:date="2017-12-19T12:39:00Z"/>
          <w:rFonts w:ascii="Times New Roman" w:hAnsi="Times New Roman"/>
          <w:color w:val="222222"/>
          <w:sz w:val="24"/>
        </w:rPr>
      </w:pPr>
      <w:ins w:id="1403" w:author="José Antonio Garcíarivas" w:date="2017-12-19T12:39:00Z">
        <w:r w:rsidRPr="00063899">
          <w:rPr>
            <w:rFonts w:ascii="Times New Roman" w:hAnsi="Times New Roman"/>
            <w:color w:val="222222"/>
            <w:sz w:val="24"/>
          </w:rPr>
          <w:t xml:space="preserve">-        </w:t>
        </w:r>
        <w:proofErr w:type="gramStart"/>
        <w:r w:rsidRPr="00063899">
          <w:rPr>
            <w:rFonts w:ascii="Times New Roman" w:hAnsi="Times New Roman"/>
            <w:color w:val="222222"/>
            <w:sz w:val="24"/>
          </w:rPr>
          <w:t>there’s</w:t>
        </w:r>
        <w:proofErr w:type="gramEnd"/>
        <w:r w:rsidRPr="00063899">
          <w:rPr>
            <w:rFonts w:ascii="Times New Roman" w:hAnsi="Times New Roman"/>
            <w:color w:val="222222"/>
            <w:sz w:val="24"/>
          </w:rPr>
          <w:t xml:space="preserve"> 51 mentions of “goodness” in 48 Bible verses: 42 in OT, 9 in NT.</w:t>
        </w:r>
      </w:ins>
    </w:p>
    <w:p w14:paraId="3CCE8BA1" w14:textId="77777777" w:rsidR="00063899" w:rsidRPr="00063899" w:rsidRDefault="00063899" w:rsidP="00063899">
      <w:pPr>
        <w:shd w:val="clear" w:color="auto" w:fill="FFFFFF"/>
        <w:spacing w:after="0" w:line="240" w:lineRule="auto"/>
        <w:jc w:val="both"/>
        <w:rPr>
          <w:ins w:id="1404" w:author="José Antonio Garcíarivas" w:date="2017-12-19T12:39:00Z"/>
          <w:rFonts w:ascii="Times New Roman" w:hAnsi="Times New Roman"/>
          <w:color w:val="222222"/>
          <w:sz w:val="24"/>
        </w:rPr>
      </w:pPr>
    </w:p>
    <w:p w14:paraId="5ACF6180" w14:textId="77777777" w:rsidR="00063899" w:rsidRPr="00063899" w:rsidRDefault="00063899" w:rsidP="00063899">
      <w:pPr>
        <w:shd w:val="clear" w:color="auto" w:fill="FFFFFF"/>
        <w:spacing w:after="0" w:line="240" w:lineRule="auto"/>
        <w:jc w:val="both"/>
        <w:rPr>
          <w:ins w:id="1405" w:author="José Antonio Garcíarivas" w:date="2017-12-19T12:39:00Z"/>
          <w:rFonts w:ascii="Times New Roman" w:hAnsi="Times New Roman"/>
          <w:color w:val="222222"/>
          <w:sz w:val="24"/>
        </w:rPr>
      </w:pPr>
      <w:ins w:id="1406" w:author="José Antonio Garcíarivas" w:date="2017-12-19T12:39:00Z">
        <w:r w:rsidRPr="00063899">
          <w:rPr>
            <w:rFonts w:ascii="Times New Roman" w:hAnsi="Times New Roman"/>
            <w:color w:val="222222"/>
            <w:sz w:val="24"/>
          </w:rPr>
          <w:t xml:space="preserve">-        there’s a notable </w:t>
        </w:r>
        <w:proofErr w:type="spellStart"/>
        <w:r w:rsidRPr="00063899">
          <w:rPr>
            <w:rFonts w:ascii="Times New Roman" w:hAnsi="Times New Roman"/>
            <w:color w:val="222222"/>
            <w:sz w:val="24"/>
          </w:rPr>
          <w:t>chanGe</w:t>
        </w:r>
        <w:proofErr w:type="spellEnd"/>
        <w:r w:rsidRPr="00063899">
          <w:rPr>
            <w:rFonts w:ascii="Times New Roman" w:hAnsi="Times New Roman"/>
            <w:color w:val="222222"/>
            <w:sz w:val="24"/>
          </w:rPr>
          <w:t xml:space="preserve"> of goodness x9 in NT, from </w:t>
        </w:r>
        <w:proofErr w:type="spellStart"/>
        <w:r w:rsidRPr="00063899">
          <w:rPr>
            <w:rFonts w:ascii="Times New Roman" w:hAnsi="Times New Roman"/>
            <w:color w:val="222222"/>
            <w:sz w:val="24"/>
          </w:rPr>
          <w:t>Law←to→Grace</w:t>
        </w:r>
        <w:proofErr w:type="spellEnd"/>
        <w:r w:rsidRPr="00063899">
          <w:rPr>
            <w:rFonts w:ascii="Times New Roman" w:hAnsi="Times New Roman"/>
            <w:color w:val="222222"/>
            <w:sz w:val="24"/>
          </w:rPr>
          <w:t>.</w:t>
        </w:r>
      </w:ins>
    </w:p>
    <w:p w14:paraId="60DC4650" w14:textId="77777777" w:rsidR="00063899" w:rsidRPr="00063899" w:rsidRDefault="00063899" w:rsidP="00063899">
      <w:pPr>
        <w:shd w:val="clear" w:color="auto" w:fill="FFFFFF"/>
        <w:spacing w:after="0" w:line="240" w:lineRule="auto"/>
        <w:jc w:val="both"/>
        <w:rPr>
          <w:ins w:id="1407" w:author="José Antonio Garcíarivas" w:date="2017-12-19T12:39:00Z"/>
          <w:rFonts w:ascii="Times New Roman" w:hAnsi="Times New Roman"/>
          <w:color w:val="222222"/>
          <w:sz w:val="24"/>
        </w:rPr>
      </w:pPr>
    </w:p>
    <w:p w14:paraId="7D824A98" w14:textId="77777777" w:rsidR="00063899" w:rsidRPr="00063899" w:rsidRDefault="00063899" w:rsidP="00063899">
      <w:pPr>
        <w:shd w:val="clear" w:color="auto" w:fill="FFFFFF"/>
        <w:spacing w:after="0" w:line="240" w:lineRule="auto"/>
        <w:jc w:val="both"/>
        <w:rPr>
          <w:ins w:id="1408" w:author="José Antonio Garcíarivas" w:date="2017-12-19T12:39:00Z"/>
          <w:rFonts w:ascii="Times New Roman" w:hAnsi="Times New Roman"/>
          <w:color w:val="222222"/>
          <w:sz w:val="24"/>
        </w:rPr>
      </w:pPr>
      <w:ins w:id="1409" w:author="José Antonio Garcíarivas" w:date="2017-12-19T12:39:00Z">
        <w:r w:rsidRPr="00063899">
          <w:rPr>
            <w:rFonts w:ascii="Times New Roman" w:hAnsi="Times New Roman"/>
            <w:color w:val="222222"/>
            <w:sz w:val="24"/>
          </w:rPr>
          <w:t>-        NT goodness=</w:t>
        </w:r>
        <w:proofErr w:type="spellStart"/>
        <w:r w:rsidRPr="00063899">
          <w:rPr>
            <w:rFonts w:ascii="Times New Roman" w:hAnsi="Times New Roman"/>
            <w:color w:val="222222"/>
            <w:sz w:val="24"/>
          </w:rPr>
          <w:t>chrestotes</w:t>
        </w:r>
        <w:proofErr w:type="spellEnd"/>
        <w:r w:rsidRPr="00063899">
          <w:rPr>
            <w:rFonts w:ascii="Times New Roman" w:hAnsi="Times New Roman"/>
            <w:color w:val="222222"/>
            <w:sz w:val="24"/>
          </w:rPr>
          <w:t xml:space="preserve"> x5 ←&amp;→ goodness=</w:t>
        </w:r>
        <w:proofErr w:type="spellStart"/>
        <w:r w:rsidRPr="00063899">
          <w:rPr>
            <w:rFonts w:ascii="Times New Roman" w:hAnsi="Times New Roman"/>
            <w:color w:val="222222"/>
            <w:sz w:val="24"/>
          </w:rPr>
          <w:t>agathosyne</w:t>
        </w:r>
        <w:proofErr w:type="spellEnd"/>
        <w:r w:rsidRPr="00063899">
          <w:rPr>
            <w:rFonts w:ascii="Times New Roman" w:hAnsi="Times New Roman"/>
            <w:color w:val="222222"/>
            <w:sz w:val="24"/>
          </w:rPr>
          <w:t xml:space="preserve"> x4 in Greek mode. </w:t>
        </w:r>
      </w:ins>
    </w:p>
    <w:p w14:paraId="0A7499C4" w14:textId="77777777" w:rsidR="00063899" w:rsidRPr="00063899" w:rsidRDefault="00063899" w:rsidP="00063899">
      <w:pPr>
        <w:shd w:val="clear" w:color="auto" w:fill="FFFFFF"/>
        <w:spacing w:after="0" w:line="240" w:lineRule="auto"/>
        <w:jc w:val="both"/>
        <w:rPr>
          <w:ins w:id="1410" w:author="José Antonio Garcíarivas" w:date="2017-12-19T12:39:00Z"/>
          <w:rFonts w:ascii="Times New Roman" w:hAnsi="Times New Roman"/>
          <w:color w:val="222222"/>
          <w:sz w:val="24"/>
        </w:rPr>
      </w:pPr>
    </w:p>
    <w:p w14:paraId="363BA116" w14:textId="77777777" w:rsidR="00063899" w:rsidRPr="00063899" w:rsidRDefault="00063899" w:rsidP="00063899">
      <w:pPr>
        <w:shd w:val="clear" w:color="auto" w:fill="FFFFFF"/>
        <w:spacing w:after="0" w:line="240" w:lineRule="auto"/>
        <w:jc w:val="both"/>
        <w:rPr>
          <w:ins w:id="1411" w:author="José Antonio Garcíarivas" w:date="2017-12-19T12:39:00Z"/>
          <w:rFonts w:ascii="Times New Roman" w:hAnsi="Times New Roman"/>
          <w:color w:val="222222"/>
          <w:sz w:val="24"/>
        </w:rPr>
      </w:pPr>
      <w:ins w:id="1412" w:author="José Antonio Garcíarivas" w:date="2017-12-19T12:39:00Z">
        <w:r w:rsidRPr="00063899">
          <w:rPr>
            <w:rFonts w:ascii="Times New Roman" w:hAnsi="Times New Roman"/>
            <w:color w:val="222222"/>
            <w:sz w:val="24"/>
          </w:rPr>
          <w:t xml:space="preserve">-        It’s </w:t>
        </w:r>
        <w:proofErr w:type="gramStart"/>
        <w:r w:rsidRPr="00063899">
          <w:rPr>
            <w:rFonts w:ascii="Times New Roman" w:hAnsi="Times New Roman"/>
            <w:color w:val="222222"/>
            <w:sz w:val="24"/>
          </w:rPr>
          <w:t>similar to</w:t>
        </w:r>
        <w:proofErr w:type="gramEnd"/>
        <w:r w:rsidRPr="00063899">
          <w:rPr>
            <w:rFonts w:ascii="Times New Roman" w:hAnsi="Times New Roman"/>
            <w:color w:val="222222"/>
            <w:sz w:val="24"/>
          </w:rPr>
          <w:t xml:space="preserve"> how 5th fruit was </w:t>
        </w:r>
        <w:proofErr w:type="spellStart"/>
        <w:r w:rsidRPr="00063899">
          <w:rPr>
            <w:rFonts w:ascii="Times New Roman" w:hAnsi="Times New Roman"/>
            <w:color w:val="222222"/>
            <w:sz w:val="24"/>
          </w:rPr>
          <w:t>chrestotes</w:t>
        </w:r>
        <w:proofErr w:type="spellEnd"/>
        <w:r w:rsidRPr="00063899">
          <w:rPr>
            <w:rFonts w:ascii="Times New Roman" w:hAnsi="Times New Roman"/>
            <w:color w:val="222222"/>
            <w:sz w:val="24"/>
          </w:rPr>
          <w:t xml:space="preserve"> ←but→ 6th fruit is now </w:t>
        </w:r>
        <w:proofErr w:type="spellStart"/>
        <w:r w:rsidRPr="00063899">
          <w:rPr>
            <w:rFonts w:ascii="Times New Roman" w:hAnsi="Times New Roman"/>
            <w:color w:val="222222"/>
            <w:sz w:val="24"/>
          </w:rPr>
          <w:t>agathosyne</w:t>
        </w:r>
        <w:proofErr w:type="spellEnd"/>
        <w:r w:rsidRPr="00063899">
          <w:rPr>
            <w:rFonts w:ascii="Times New Roman" w:hAnsi="Times New Roman"/>
            <w:color w:val="222222"/>
            <w:sz w:val="24"/>
          </w:rPr>
          <w:t>.</w:t>
        </w:r>
      </w:ins>
    </w:p>
    <w:p w14:paraId="289F9B44" w14:textId="77777777" w:rsidR="00063899" w:rsidRPr="00063899" w:rsidRDefault="00063899" w:rsidP="00063899">
      <w:pPr>
        <w:shd w:val="clear" w:color="auto" w:fill="FFFFFF"/>
        <w:spacing w:after="0" w:line="240" w:lineRule="auto"/>
        <w:jc w:val="both"/>
        <w:rPr>
          <w:ins w:id="1413" w:author="José Antonio Garcíarivas" w:date="2017-12-19T12:39:00Z"/>
          <w:rFonts w:ascii="Times New Roman" w:hAnsi="Times New Roman"/>
          <w:color w:val="222222"/>
          <w:sz w:val="24"/>
        </w:rPr>
      </w:pPr>
    </w:p>
    <w:p w14:paraId="0E14441E" w14:textId="77777777" w:rsidR="00063899" w:rsidRPr="00063899" w:rsidRDefault="00063899" w:rsidP="00063899">
      <w:pPr>
        <w:shd w:val="clear" w:color="auto" w:fill="FFFFFF"/>
        <w:spacing w:after="0" w:line="240" w:lineRule="auto"/>
        <w:jc w:val="both"/>
        <w:rPr>
          <w:ins w:id="1414" w:author="José Antonio Garcíarivas" w:date="2017-12-19T12:39:00Z"/>
          <w:rFonts w:ascii="Times New Roman" w:hAnsi="Times New Roman"/>
          <w:color w:val="222222"/>
          <w:sz w:val="24"/>
        </w:rPr>
      </w:pPr>
      <w:ins w:id="1415" w:author="José Antonio Garcíarivas" w:date="2017-12-19T12:39:00Z">
        <w:r w:rsidRPr="00063899">
          <w:rPr>
            <w:rFonts w:ascii="Times New Roman" w:hAnsi="Times New Roman"/>
            <w:color w:val="222222"/>
            <w:sz w:val="24"/>
          </w:rPr>
          <w:lastRenderedPageBreak/>
          <w:t>-        So, gentleness=goodness=midst of 9 was still both goodness + severity = law.</w:t>
        </w:r>
      </w:ins>
    </w:p>
    <w:p w14:paraId="3A85E028" w14:textId="77777777" w:rsidR="00063899" w:rsidRPr="00063899" w:rsidRDefault="00063899" w:rsidP="00063899">
      <w:pPr>
        <w:shd w:val="clear" w:color="auto" w:fill="FFFFFF"/>
        <w:spacing w:after="0" w:line="240" w:lineRule="auto"/>
        <w:jc w:val="both"/>
        <w:rPr>
          <w:ins w:id="1416" w:author="José Antonio Garcíarivas" w:date="2017-12-19T12:39:00Z"/>
          <w:rFonts w:ascii="Times New Roman" w:hAnsi="Times New Roman"/>
          <w:color w:val="222222"/>
          <w:sz w:val="24"/>
        </w:rPr>
      </w:pPr>
    </w:p>
    <w:p w14:paraId="3CF52D48" w14:textId="77777777" w:rsidR="00063899" w:rsidRPr="00063899" w:rsidRDefault="00063899" w:rsidP="00063899">
      <w:pPr>
        <w:shd w:val="clear" w:color="auto" w:fill="FFFFFF"/>
        <w:spacing w:after="0" w:line="240" w:lineRule="auto"/>
        <w:jc w:val="both"/>
        <w:rPr>
          <w:ins w:id="1417" w:author="José Antonio Garcíarivas" w:date="2017-12-19T12:39:00Z"/>
          <w:rFonts w:ascii="Times New Roman" w:hAnsi="Times New Roman"/>
          <w:color w:val="222222"/>
          <w:sz w:val="24"/>
        </w:rPr>
      </w:pPr>
      <w:ins w:id="1418" w:author="José Antonio Garcíarivas" w:date="2017-12-19T12:39:00Z">
        <w:r w:rsidRPr="00063899">
          <w:rPr>
            <w:rFonts w:ascii="Times New Roman" w:hAnsi="Times New Roman"/>
            <w:color w:val="222222"/>
            <w:sz w:val="24"/>
          </w:rPr>
          <w:t>-        It’s as DIFFERENT as Psalms 23’s surely goodness and mercy of LORD (LAW) shall follow me ←&amp;→ I’m now following the Spirit to BEYOND the midst of 9.</w:t>
        </w:r>
      </w:ins>
    </w:p>
    <w:p w14:paraId="24D6F953" w14:textId="77777777" w:rsidR="00063899" w:rsidRPr="00063899" w:rsidRDefault="00063899" w:rsidP="00063899">
      <w:pPr>
        <w:shd w:val="clear" w:color="auto" w:fill="FFFFFF"/>
        <w:spacing w:after="0" w:line="240" w:lineRule="auto"/>
        <w:jc w:val="both"/>
        <w:rPr>
          <w:ins w:id="1419" w:author="José Antonio Garcíarivas" w:date="2017-12-19T12:39:00Z"/>
          <w:rFonts w:ascii="Times New Roman" w:hAnsi="Times New Roman"/>
          <w:color w:val="222222"/>
          <w:sz w:val="24"/>
        </w:rPr>
      </w:pPr>
    </w:p>
    <w:p w14:paraId="6627BAA5" w14:textId="77777777" w:rsidR="00063899" w:rsidRPr="00063899" w:rsidRDefault="00063899" w:rsidP="00063899">
      <w:pPr>
        <w:shd w:val="clear" w:color="auto" w:fill="FFFFFF"/>
        <w:spacing w:after="0" w:line="240" w:lineRule="auto"/>
        <w:jc w:val="both"/>
        <w:rPr>
          <w:ins w:id="1420" w:author="José Antonio Garcíarivas" w:date="2017-12-19T12:39:00Z"/>
          <w:rFonts w:ascii="Times New Roman" w:hAnsi="Times New Roman"/>
          <w:color w:val="222222"/>
          <w:sz w:val="24"/>
        </w:rPr>
      </w:pPr>
      <w:ins w:id="1421" w:author="José Antonio Garcíarivas" w:date="2017-12-19T12:39:00Z">
        <w:r w:rsidRPr="00063899">
          <w:rPr>
            <w:rFonts w:ascii="Times New Roman" w:hAnsi="Times New Roman"/>
            <w:color w:val="222222"/>
            <w:sz w:val="24"/>
          </w:rPr>
          <w:t>-        It’s why, in the previous chapter, there was something to notice about 5th = midst.</w:t>
        </w:r>
      </w:ins>
    </w:p>
    <w:p w14:paraId="1D302F73" w14:textId="77777777" w:rsidR="00063899" w:rsidRPr="00063899" w:rsidRDefault="00063899" w:rsidP="00063899">
      <w:pPr>
        <w:shd w:val="clear" w:color="auto" w:fill="FFFFFF"/>
        <w:spacing w:after="0" w:line="240" w:lineRule="auto"/>
        <w:jc w:val="both"/>
        <w:rPr>
          <w:ins w:id="1422" w:author="José Antonio Garcíarivas" w:date="2017-12-19T12:39:00Z"/>
          <w:rFonts w:ascii="Times New Roman" w:hAnsi="Times New Roman"/>
          <w:color w:val="222222"/>
          <w:sz w:val="24"/>
        </w:rPr>
      </w:pPr>
    </w:p>
    <w:p w14:paraId="5C990AA5" w14:textId="77777777" w:rsidR="00063899" w:rsidRPr="00063899" w:rsidRDefault="00063899" w:rsidP="00063899">
      <w:pPr>
        <w:shd w:val="clear" w:color="auto" w:fill="FFFFFF"/>
        <w:spacing w:after="0" w:line="240" w:lineRule="auto"/>
        <w:jc w:val="both"/>
        <w:rPr>
          <w:ins w:id="1423" w:author="José Antonio Garcíarivas" w:date="2017-12-19T12:39:00Z"/>
          <w:rFonts w:ascii="Times New Roman" w:hAnsi="Times New Roman"/>
          <w:color w:val="222222"/>
          <w:sz w:val="24"/>
        </w:rPr>
      </w:pPr>
      <w:ins w:id="1424" w:author="José Antonio Garcíarivas" w:date="2017-12-19T12:39:00Z">
        <w:r w:rsidRPr="00063899">
          <w:rPr>
            <w:rFonts w:ascii="Times New Roman" w:hAnsi="Times New Roman"/>
            <w:color w:val="222222"/>
            <w:sz w:val="24"/>
          </w:rPr>
          <w:t xml:space="preserve">-        Law has goodness, but Law is “both good and evil”; </w:t>
        </w:r>
        <w:proofErr w:type="gramStart"/>
        <w:r w:rsidRPr="00063899">
          <w:rPr>
            <w:rFonts w:ascii="Times New Roman" w:hAnsi="Times New Roman"/>
            <w:color w:val="222222"/>
            <w:sz w:val="24"/>
          </w:rPr>
          <w:t>So</w:t>
        </w:r>
        <w:proofErr w:type="gramEnd"/>
        <w:r w:rsidRPr="00063899">
          <w:rPr>
            <w:rFonts w:ascii="Times New Roman" w:hAnsi="Times New Roman"/>
            <w:color w:val="222222"/>
            <w:sz w:val="24"/>
          </w:rPr>
          <w:t xml:space="preserve"> Law goodness can also become “evil” = reverse of “live”. Law goodness also has blame that ends in “shame”, ultimate shame: “these all died” and received neither the promises nor the promise: Noted about two lists of law (faith) heroes in Hebrews 11. So then, it’s not a hall of fame, as supposed, but more like a hall of shame, to put away. It’s why the conclusion of Hebrews 11 says God provided some better thing for us, than them, such as not all lying and dying and receiving neither the promises nor the promise. Even when Law goodness is spiritual, it also has spiritual “wickedness” in high places. </w:t>
        </w:r>
        <w:proofErr w:type="gramStart"/>
        <w:r w:rsidRPr="00063899">
          <w:rPr>
            <w:rFonts w:ascii="Times New Roman" w:hAnsi="Times New Roman"/>
            <w:color w:val="222222"/>
            <w:sz w:val="24"/>
          </w:rPr>
          <w:t>So</w:t>
        </w:r>
        <w:proofErr w:type="gramEnd"/>
        <w:r w:rsidRPr="00063899">
          <w:rPr>
            <w:rFonts w:ascii="Times New Roman" w:hAnsi="Times New Roman"/>
            <w:color w:val="222222"/>
            <w:sz w:val="24"/>
          </w:rPr>
          <w:t xml:space="preserve"> the goodness of Law </w:t>
        </w:r>
        <w:r w:rsidRPr="00063899">
          <w:rPr>
            <w:rFonts w:ascii="Times New Roman" w:hAnsi="Times New Roman"/>
            <w:color w:val="222222"/>
            <w:sz w:val="24"/>
          </w:rPr>
          <w:lastRenderedPageBreak/>
          <w:t xml:space="preserve">can also be shame and wickedness, since the gentleness of law can also be something other than gentle.  </w:t>
        </w:r>
      </w:ins>
    </w:p>
    <w:p w14:paraId="763A3ACC" w14:textId="77777777" w:rsidR="00063899" w:rsidRPr="00063899" w:rsidRDefault="00063899" w:rsidP="00063899">
      <w:pPr>
        <w:shd w:val="clear" w:color="auto" w:fill="FFFFFF"/>
        <w:spacing w:after="0" w:line="240" w:lineRule="auto"/>
        <w:jc w:val="both"/>
        <w:rPr>
          <w:ins w:id="1425" w:author="José Antonio Garcíarivas" w:date="2017-12-19T12:39:00Z"/>
          <w:rFonts w:ascii="Times New Roman" w:hAnsi="Times New Roman"/>
          <w:color w:val="222222"/>
          <w:sz w:val="24"/>
        </w:rPr>
      </w:pPr>
    </w:p>
    <w:p w14:paraId="32EEA2AA" w14:textId="77777777" w:rsidR="00063899" w:rsidRPr="00063899" w:rsidRDefault="00063899" w:rsidP="00063899">
      <w:pPr>
        <w:shd w:val="clear" w:color="auto" w:fill="FFFFFF"/>
        <w:spacing w:after="0" w:line="240" w:lineRule="auto"/>
        <w:jc w:val="both"/>
        <w:rPr>
          <w:ins w:id="1426" w:author="José Antonio Garcíarivas" w:date="2017-12-19T12:39:00Z"/>
          <w:rFonts w:ascii="Times New Roman" w:hAnsi="Times New Roman"/>
          <w:color w:val="222222"/>
          <w:sz w:val="24"/>
        </w:rPr>
      </w:pPr>
      <w:ins w:id="1427" w:author="José Antonio Garcíarivas" w:date="2017-12-19T12:39:00Z">
        <w:r w:rsidRPr="00063899">
          <w:rPr>
            <w:rFonts w:ascii="Times New Roman" w:hAnsi="Times New Roman"/>
            <w:color w:val="222222"/>
            <w:sz w:val="24"/>
          </w:rPr>
          <w:t xml:space="preserve"> </w:t>
        </w:r>
      </w:ins>
    </w:p>
    <w:p w14:paraId="07E325A8" w14:textId="77777777" w:rsidR="00063899" w:rsidRPr="00063899" w:rsidRDefault="00063899" w:rsidP="00063899">
      <w:pPr>
        <w:shd w:val="clear" w:color="auto" w:fill="FFFFFF"/>
        <w:spacing w:after="0" w:line="240" w:lineRule="auto"/>
        <w:jc w:val="both"/>
        <w:rPr>
          <w:ins w:id="1428" w:author="José Antonio Garcíarivas" w:date="2017-12-19T12:39:00Z"/>
          <w:rFonts w:ascii="Times New Roman" w:hAnsi="Times New Roman"/>
          <w:color w:val="222222"/>
          <w:sz w:val="24"/>
        </w:rPr>
      </w:pPr>
    </w:p>
    <w:p w14:paraId="302865F7" w14:textId="77777777" w:rsidR="00063899" w:rsidRPr="00063899" w:rsidRDefault="00063899" w:rsidP="00063899">
      <w:pPr>
        <w:shd w:val="clear" w:color="auto" w:fill="FFFFFF"/>
        <w:spacing w:after="0" w:line="240" w:lineRule="auto"/>
        <w:jc w:val="both"/>
        <w:rPr>
          <w:ins w:id="1429" w:author="José Antonio Garcíarivas" w:date="2017-12-19T12:39:00Z"/>
          <w:rFonts w:ascii="Times New Roman" w:hAnsi="Times New Roman"/>
          <w:color w:val="222222"/>
          <w:sz w:val="24"/>
        </w:rPr>
      </w:pPr>
      <w:ins w:id="1430" w:author="José Antonio Garcíarivas" w:date="2017-12-19T12:39:00Z">
        <w:r w:rsidRPr="00063899">
          <w:rPr>
            <w:rFonts w:ascii="Times New Roman" w:hAnsi="Times New Roman"/>
            <w:color w:val="222222"/>
            <w:sz w:val="24"/>
          </w:rPr>
          <w:t>So the 6</w:t>
        </w:r>
        <w:proofErr w:type="gramStart"/>
        <w:r w:rsidRPr="00063899">
          <w:rPr>
            <w:rFonts w:ascii="Times New Roman" w:hAnsi="Times New Roman"/>
            <w:color w:val="222222"/>
            <w:sz w:val="24"/>
          </w:rPr>
          <w:t>th  =</w:t>
        </w:r>
        <w:proofErr w:type="gramEnd"/>
        <w:r w:rsidRPr="00063899">
          <w:rPr>
            <w:rFonts w:ascii="Times New Roman" w:hAnsi="Times New Roman"/>
            <w:color w:val="222222"/>
            <w:sz w:val="24"/>
          </w:rPr>
          <w:t xml:space="preserve"> Goodness only; Notably DIFFERENT from Gentleness = 5th (midst),  which was also English rendered as goodness, but then still both goodness and severity = ouch.</w:t>
        </w:r>
      </w:ins>
    </w:p>
    <w:p w14:paraId="18DC7698" w14:textId="77777777" w:rsidR="00063899" w:rsidRPr="00063899" w:rsidRDefault="00063899" w:rsidP="00063899">
      <w:pPr>
        <w:shd w:val="clear" w:color="auto" w:fill="FFFFFF"/>
        <w:spacing w:after="0" w:line="240" w:lineRule="auto"/>
        <w:jc w:val="both"/>
        <w:rPr>
          <w:ins w:id="1431" w:author="José Antonio Garcíarivas" w:date="2017-12-19T12:39:00Z"/>
          <w:rFonts w:ascii="Times New Roman" w:hAnsi="Times New Roman"/>
          <w:color w:val="222222"/>
          <w:sz w:val="24"/>
        </w:rPr>
      </w:pPr>
    </w:p>
    <w:p w14:paraId="5CBE7218" w14:textId="77777777" w:rsidR="00063899" w:rsidRPr="00063899" w:rsidRDefault="00063899" w:rsidP="00063899">
      <w:pPr>
        <w:shd w:val="clear" w:color="auto" w:fill="FFFFFF"/>
        <w:spacing w:after="0" w:line="240" w:lineRule="auto"/>
        <w:jc w:val="both"/>
        <w:rPr>
          <w:ins w:id="1432" w:author="José Antonio Garcíarivas" w:date="2017-12-19T12:39:00Z"/>
          <w:rFonts w:ascii="Times New Roman" w:hAnsi="Times New Roman"/>
          <w:color w:val="222222"/>
          <w:sz w:val="24"/>
        </w:rPr>
      </w:pPr>
      <w:ins w:id="1433" w:author="José Antonio Garcíarivas" w:date="2017-12-19T12:39:00Z">
        <w:r w:rsidRPr="00063899">
          <w:rPr>
            <w:rFonts w:ascii="Times New Roman" w:hAnsi="Times New Roman"/>
            <w:color w:val="222222"/>
            <w:sz w:val="24"/>
          </w:rPr>
          <w:t xml:space="preserve"> </w:t>
        </w:r>
      </w:ins>
    </w:p>
    <w:p w14:paraId="112BEA7F" w14:textId="77777777" w:rsidR="00063899" w:rsidRPr="00063899" w:rsidRDefault="00063899" w:rsidP="00063899">
      <w:pPr>
        <w:shd w:val="clear" w:color="auto" w:fill="FFFFFF"/>
        <w:spacing w:after="0" w:line="240" w:lineRule="auto"/>
        <w:jc w:val="both"/>
        <w:rPr>
          <w:ins w:id="1434" w:author="José Antonio Garcíarivas" w:date="2017-12-19T12:39:00Z"/>
          <w:rFonts w:ascii="Times New Roman" w:hAnsi="Times New Roman"/>
          <w:color w:val="222222"/>
          <w:sz w:val="24"/>
        </w:rPr>
      </w:pPr>
    </w:p>
    <w:p w14:paraId="5CCFD391" w14:textId="77777777" w:rsidR="00063899" w:rsidRPr="00063899" w:rsidRDefault="00063899" w:rsidP="00063899">
      <w:pPr>
        <w:shd w:val="clear" w:color="auto" w:fill="FFFFFF"/>
        <w:spacing w:after="0" w:line="240" w:lineRule="auto"/>
        <w:jc w:val="both"/>
        <w:rPr>
          <w:ins w:id="1435" w:author="José Antonio Garcíarivas" w:date="2017-12-19T12:39:00Z"/>
          <w:rFonts w:ascii="Times New Roman" w:hAnsi="Times New Roman"/>
          <w:color w:val="222222"/>
          <w:sz w:val="24"/>
        </w:rPr>
      </w:pPr>
      <w:ins w:id="1436" w:author="José Antonio Garcíarivas" w:date="2017-12-19T12:39:00Z">
        <w:r w:rsidRPr="00063899">
          <w:rPr>
            <w:rFonts w:ascii="Times New Roman" w:hAnsi="Times New Roman"/>
            <w:color w:val="222222"/>
            <w:sz w:val="24"/>
          </w:rPr>
          <w:t>What can we learn from this? First, let’s do a quick review of things we’ve learned so far.</w:t>
        </w:r>
      </w:ins>
    </w:p>
    <w:p w14:paraId="2BF43BD1" w14:textId="77777777" w:rsidR="00063899" w:rsidRPr="00063899" w:rsidRDefault="00063899" w:rsidP="00063899">
      <w:pPr>
        <w:shd w:val="clear" w:color="auto" w:fill="FFFFFF"/>
        <w:spacing w:after="0" w:line="240" w:lineRule="auto"/>
        <w:jc w:val="both"/>
        <w:rPr>
          <w:ins w:id="1437" w:author="José Antonio Garcíarivas" w:date="2017-12-19T12:39:00Z"/>
          <w:rFonts w:ascii="Times New Roman" w:hAnsi="Times New Roman"/>
          <w:color w:val="222222"/>
          <w:sz w:val="24"/>
        </w:rPr>
      </w:pPr>
    </w:p>
    <w:p w14:paraId="53A7881B" w14:textId="77777777" w:rsidR="00063899" w:rsidRPr="00063899" w:rsidRDefault="00063899" w:rsidP="00063899">
      <w:pPr>
        <w:shd w:val="clear" w:color="auto" w:fill="FFFFFF"/>
        <w:spacing w:after="0" w:line="240" w:lineRule="auto"/>
        <w:jc w:val="both"/>
        <w:rPr>
          <w:ins w:id="1438" w:author="José Antonio Garcíarivas" w:date="2017-12-19T12:39:00Z"/>
          <w:rFonts w:ascii="Times New Roman" w:hAnsi="Times New Roman"/>
          <w:color w:val="222222"/>
          <w:sz w:val="24"/>
        </w:rPr>
      </w:pPr>
      <w:ins w:id="1439" w:author="José Antonio Garcíarivas" w:date="2017-12-19T12:39:00Z">
        <w:r w:rsidRPr="00063899">
          <w:rPr>
            <w:rFonts w:ascii="Times New Roman" w:hAnsi="Times New Roman"/>
            <w:color w:val="222222"/>
            <w:sz w:val="24"/>
          </w:rPr>
          <w:t xml:space="preserve">-        We’re doing a Big “Walk in the Spirit” of “Walk”, “walk” in Galatians 5. It’s like Big Heaven of “heaven”, “Heaven” in Genesis 1, heaven created, Heaven made. </w:t>
        </w:r>
        <w:proofErr w:type="gramStart"/>
        <w:r w:rsidRPr="00063899">
          <w:rPr>
            <w:rFonts w:ascii="Times New Roman" w:hAnsi="Times New Roman"/>
            <w:color w:val="222222"/>
            <w:sz w:val="24"/>
          </w:rPr>
          <w:t>So</w:t>
        </w:r>
        <w:proofErr w:type="gramEnd"/>
        <w:r w:rsidRPr="00063899">
          <w:rPr>
            <w:rFonts w:ascii="Times New Roman" w:hAnsi="Times New Roman"/>
            <w:color w:val="222222"/>
            <w:sz w:val="24"/>
          </w:rPr>
          <w:t xml:space="preserve"> like being made, beyond created, of </w:t>
        </w:r>
        <w:proofErr w:type="spellStart"/>
        <w:r w:rsidRPr="00063899">
          <w:rPr>
            <w:rFonts w:ascii="Times New Roman" w:hAnsi="Times New Roman"/>
            <w:color w:val="222222"/>
            <w:sz w:val="24"/>
          </w:rPr>
          <w:t>PluralGod</w:t>
        </w:r>
        <w:proofErr w:type="spellEnd"/>
        <w:r w:rsidRPr="00063899">
          <w:rPr>
            <w:rFonts w:ascii="Times New Roman" w:hAnsi="Times New Roman"/>
            <w:color w:val="222222"/>
            <w:sz w:val="24"/>
          </w:rPr>
          <w:t xml:space="preserve"> created &amp; made things. Selah.</w:t>
        </w:r>
      </w:ins>
    </w:p>
    <w:p w14:paraId="5D1D6313" w14:textId="77777777" w:rsidR="00063899" w:rsidRPr="00063899" w:rsidRDefault="00063899" w:rsidP="00063899">
      <w:pPr>
        <w:shd w:val="clear" w:color="auto" w:fill="FFFFFF"/>
        <w:spacing w:after="0" w:line="240" w:lineRule="auto"/>
        <w:jc w:val="both"/>
        <w:rPr>
          <w:ins w:id="1440" w:author="José Antonio Garcíarivas" w:date="2017-12-19T12:39:00Z"/>
          <w:rFonts w:ascii="Times New Roman" w:hAnsi="Times New Roman"/>
          <w:color w:val="222222"/>
          <w:sz w:val="24"/>
        </w:rPr>
      </w:pPr>
    </w:p>
    <w:p w14:paraId="4B6EC5FD" w14:textId="77777777" w:rsidR="00063899" w:rsidRPr="00063899" w:rsidRDefault="00063899" w:rsidP="00063899">
      <w:pPr>
        <w:shd w:val="clear" w:color="auto" w:fill="FFFFFF"/>
        <w:spacing w:after="0" w:line="240" w:lineRule="auto"/>
        <w:jc w:val="both"/>
        <w:rPr>
          <w:ins w:id="1441" w:author="José Antonio Garcíarivas" w:date="2017-12-19T12:39:00Z"/>
          <w:rFonts w:ascii="Times New Roman" w:hAnsi="Times New Roman"/>
          <w:color w:val="222222"/>
          <w:sz w:val="24"/>
        </w:rPr>
      </w:pPr>
      <w:ins w:id="1442" w:author="José Antonio Garcíarivas" w:date="2017-12-19T12:39:00Z">
        <w:r w:rsidRPr="00063899">
          <w:rPr>
            <w:rFonts w:ascii="Times New Roman" w:hAnsi="Times New Roman"/>
            <w:color w:val="222222"/>
            <w:sz w:val="24"/>
          </w:rPr>
          <w:t>-        We’re using KJV, uses both Ghost &amp; Spirit for ‘pneuma’, b/c “God is a Spirit”.</w:t>
        </w:r>
      </w:ins>
    </w:p>
    <w:p w14:paraId="73AE5EF0" w14:textId="77777777" w:rsidR="00063899" w:rsidRPr="00063899" w:rsidRDefault="00063899" w:rsidP="00063899">
      <w:pPr>
        <w:shd w:val="clear" w:color="auto" w:fill="FFFFFF"/>
        <w:spacing w:after="0" w:line="240" w:lineRule="auto"/>
        <w:jc w:val="both"/>
        <w:rPr>
          <w:ins w:id="1443" w:author="José Antonio Garcíarivas" w:date="2017-12-19T12:39:00Z"/>
          <w:rFonts w:ascii="Times New Roman" w:hAnsi="Times New Roman"/>
          <w:color w:val="222222"/>
          <w:sz w:val="24"/>
        </w:rPr>
      </w:pPr>
    </w:p>
    <w:p w14:paraId="037D09D6" w14:textId="77777777" w:rsidR="00063899" w:rsidRPr="00063899" w:rsidRDefault="00063899" w:rsidP="00063899">
      <w:pPr>
        <w:shd w:val="clear" w:color="auto" w:fill="FFFFFF"/>
        <w:spacing w:after="0" w:line="240" w:lineRule="auto"/>
        <w:jc w:val="both"/>
        <w:rPr>
          <w:ins w:id="1444" w:author="José Antonio Garcíarivas" w:date="2017-12-19T12:39:00Z"/>
          <w:rFonts w:ascii="Times New Roman" w:hAnsi="Times New Roman"/>
          <w:color w:val="222222"/>
          <w:sz w:val="24"/>
        </w:rPr>
      </w:pPr>
      <w:ins w:id="1445" w:author="José Antonio Garcíarivas" w:date="2017-12-19T12:39:00Z">
        <w:r w:rsidRPr="00063899">
          <w:rPr>
            <w:rFonts w:ascii="Times New Roman" w:hAnsi="Times New Roman"/>
            <w:color w:val="222222"/>
            <w:sz w:val="24"/>
          </w:rPr>
          <w:lastRenderedPageBreak/>
          <w:t>-        We’re not Ghost driven, but “led of the Spirit”, to then be “not under the law”.</w:t>
        </w:r>
      </w:ins>
    </w:p>
    <w:p w14:paraId="6EEF18E7" w14:textId="77777777" w:rsidR="00063899" w:rsidRPr="00063899" w:rsidRDefault="00063899" w:rsidP="00063899">
      <w:pPr>
        <w:shd w:val="clear" w:color="auto" w:fill="FFFFFF"/>
        <w:spacing w:after="0" w:line="240" w:lineRule="auto"/>
        <w:jc w:val="both"/>
        <w:rPr>
          <w:ins w:id="1446" w:author="José Antonio Garcíarivas" w:date="2017-12-19T12:39:00Z"/>
          <w:rFonts w:ascii="Times New Roman" w:hAnsi="Times New Roman"/>
          <w:color w:val="222222"/>
          <w:sz w:val="24"/>
        </w:rPr>
      </w:pPr>
    </w:p>
    <w:p w14:paraId="659B3EAA" w14:textId="77777777" w:rsidR="00063899" w:rsidRPr="00063899" w:rsidRDefault="00063899" w:rsidP="00063899">
      <w:pPr>
        <w:shd w:val="clear" w:color="auto" w:fill="FFFFFF"/>
        <w:spacing w:after="0" w:line="240" w:lineRule="auto"/>
        <w:jc w:val="both"/>
        <w:rPr>
          <w:ins w:id="1447" w:author="José Antonio Garcíarivas" w:date="2017-12-19T12:39:00Z"/>
          <w:rFonts w:ascii="Times New Roman" w:hAnsi="Times New Roman"/>
          <w:color w:val="222222"/>
          <w:sz w:val="24"/>
        </w:rPr>
      </w:pPr>
      <w:ins w:id="1448" w:author="José Antonio Garcíarivas" w:date="2017-12-19T12:39:00Z">
        <w:r w:rsidRPr="00063899">
          <w:rPr>
            <w:rFonts w:ascii="Times New Roman" w:hAnsi="Times New Roman"/>
            <w:color w:val="222222"/>
            <w:sz w:val="24"/>
          </w:rPr>
          <w:t>-        We use KJV, uses both love &amp; charity for ‘</w:t>
        </w:r>
        <w:proofErr w:type="spellStart"/>
        <w:r w:rsidRPr="00063899">
          <w:rPr>
            <w:rFonts w:ascii="Times New Roman" w:hAnsi="Times New Roman"/>
            <w:color w:val="222222"/>
            <w:sz w:val="24"/>
          </w:rPr>
          <w:t>charis</w:t>
        </w:r>
        <w:proofErr w:type="spellEnd"/>
        <w:r w:rsidRPr="00063899">
          <w:rPr>
            <w:rFonts w:ascii="Times New Roman" w:hAnsi="Times New Roman"/>
            <w:color w:val="222222"/>
            <w:sz w:val="24"/>
          </w:rPr>
          <w:t xml:space="preserve">’, b/c “charity never </w:t>
        </w:r>
        <w:proofErr w:type="spellStart"/>
        <w:r w:rsidRPr="00063899">
          <w:rPr>
            <w:rFonts w:ascii="Times New Roman" w:hAnsi="Times New Roman"/>
            <w:color w:val="222222"/>
            <w:sz w:val="24"/>
          </w:rPr>
          <w:t>faileth</w:t>
        </w:r>
        <w:proofErr w:type="spellEnd"/>
        <w:r w:rsidRPr="00063899">
          <w:rPr>
            <w:rFonts w:ascii="Times New Roman" w:hAnsi="Times New Roman"/>
            <w:color w:val="222222"/>
            <w:sz w:val="24"/>
          </w:rPr>
          <w:t>”.</w:t>
        </w:r>
      </w:ins>
    </w:p>
    <w:p w14:paraId="0FBFFD91" w14:textId="77777777" w:rsidR="00063899" w:rsidRPr="00063899" w:rsidRDefault="00063899" w:rsidP="00063899">
      <w:pPr>
        <w:shd w:val="clear" w:color="auto" w:fill="FFFFFF"/>
        <w:spacing w:after="0" w:line="240" w:lineRule="auto"/>
        <w:jc w:val="both"/>
        <w:rPr>
          <w:ins w:id="1449" w:author="José Antonio Garcíarivas" w:date="2017-12-19T12:39:00Z"/>
          <w:rFonts w:ascii="Times New Roman" w:hAnsi="Times New Roman"/>
          <w:color w:val="222222"/>
          <w:sz w:val="24"/>
        </w:rPr>
      </w:pPr>
    </w:p>
    <w:p w14:paraId="536F562D" w14:textId="77777777" w:rsidR="00063899" w:rsidRPr="00063899" w:rsidRDefault="00063899" w:rsidP="00063899">
      <w:pPr>
        <w:shd w:val="clear" w:color="auto" w:fill="FFFFFF"/>
        <w:spacing w:after="0" w:line="240" w:lineRule="auto"/>
        <w:jc w:val="both"/>
        <w:rPr>
          <w:ins w:id="1450" w:author="José Antonio Garcíarivas" w:date="2017-12-19T12:39:00Z"/>
          <w:rFonts w:ascii="Times New Roman" w:hAnsi="Times New Roman"/>
          <w:color w:val="222222"/>
          <w:sz w:val="24"/>
        </w:rPr>
      </w:pPr>
      <w:ins w:id="1451" w:author="José Antonio Garcíarivas" w:date="2017-12-19T12:39:00Z">
        <w:r w:rsidRPr="00063899">
          <w:rPr>
            <w:rFonts w:ascii="Times New Roman" w:hAnsi="Times New Roman"/>
            <w:color w:val="222222"/>
            <w:sz w:val="24"/>
          </w:rPr>
          <w:t xml:space="preserve">-        We’re not Walking to Love, but from </w:t>
        </w:r>
        <w:proofErr w:type="spellStart"/>
        <w:r w:rsidRPr="00063899">
          <w:rPr>
            <w:rFonts w:ascii="Times New Roman" w:hAnsi="Times New Roman"/>
            <w:color w:val="222222"/>
            <w:sz w:val="24"/>
          </w:rPr>
          <w:t>Love→unto→Temperance</w:t>
        </w:r>
        <w:proofErr w:type="spellEnd"/>
        <w:r w:rsidRPr="00063899">
          <w:rPr>
            <w:rFonts w:ascii="Times New Roman" w:hAnsi="Times New Roman"/>
            <w:color w:val="222222"/>
            <w:sz w:val="24"/>
          </w:rPr>
          <w:t xml:space="preserve"> = </w:t>
        </w:r>
        <w:proofErr w:type="spellStart"/>
        <w:r w:rsidRPr="00063899">
          <w:rPr>
            <w:rFonts w:ascii="Times New Roman" w:hAnsi="Times New Roman"/>
            <w:color w:val="222222"/>
            <w:sz w:val="24"/>
          </w:rPr>
          <w:t>SelfControl</w:t>
        </w:r>
        <w:proofErr w:type="spellEnd"/>
        <w:r w:rsidRPr="00063899">
          <w:rPr>
            <w:rFonts w:ascii="Times New Roman" w:hAnsi="Times New Roman"/>
            <w:color w:val="222222"/>
            <w:sz w:val="24"/>
          </w:rPr>
          <w:t>.</w:t>
        </w:r>
      </w:ins>
    </w:p>
    <w:p w14:paraId="7149E685" w14:textId="77777777" w:rsidR="00063899" w:rsidRPr="00063899" w:rsidRDefault="00063899" w:rsidP="00063899">
      <w:pPr>
        <w:shd w:val="clear" w:color="auto" w:fill="FFFFFF"/>
        <w:spacing w:after="0" w:line="240" w:lineRule="auto"/>
        <w:jc w:val="both"/>
        <w:rPr>
          <w:ins w:id="1452" w:author="José Antonio Garcíarivas" w:date="2017-12-19T12:39:00Z"/>
          <w:rFonts w:ascii="Times New Roman" w:hAnsi="Times New Roman"/>
          <w:color w:val="222222"/>
          <w:sz w:val="24"/>
        </w:rPr>
      </w:pPr>
    </w:p>
    <w:p w14:paraId="3B1D64EB" w14:textId="77777777" w:rsidR="00063899" w:rsidRPr="00063899" w:rsidRDefault="00063899" w:rsidP="00063899">
      <w:pPr>
        <w:shd w:val="clear" w:color="auto" w:fill="FFFFFF"/>
        <w:spacing w:after="0" w:line="240" w:lineRule="auto"/>
        <w:jc w:val="both"/>
        <w:rPr>
          <w:ins w:id="1453" w:author="José Antonio Garcíarivas" w:date="2017-12-19T12:39:00Z"/>
          <w:rFonts w:ascii="Times New Roman" w:hAnsi="Times New Roman"/>
          <w:color w:val="222222"/>
          <w:sz w:val="24"/>
        </w:rPr>
      </w:pPr>
      <w:ins w:id="1454" w:author="José Antonio Garcíarivas" w:date="2017-12-19T12:39:00Z">
        <w:r w:rsidRPr="00063899">
          <w:rPr>
            <w:rFonts w:ascii="Times New Roman" w:hAnsi="Times New Roman"/>
            <w:color w:val="222222"/>
            <w:sz w:val="24"/>
          </w:rPr>
          <w:t>-        We’re using Greek mode, also, to see things we may not see in English mode.</w:t>
        </w:r>
      </w:ins>
    </w:p>
    <w:p w14:paraId="71B554B9" w14:textId="77777777" w:rsidR="00063899" w:rsidRPr="00063899" w:rsidRDefault="00063899" w:rsidP="00063899">
      <w:pPr>
        <w:shd w:val="clear" w:color="auto" w:fill="FFFFFF"/>
        <w:spacing w:after="0" w:line="240" w:lineRule="auto"/>
        <w:jc w:val="both"/>
        <w:rPr>
          <w:ins w:id="1455" w:author="José Antonio Garcíarivas" w:date="2017-12-19T12:39:00Z"/>
          <w:rFonts w:ascii="Times New Roman" w:hAnsi="Times New Roman"/>
          <w:color w:val="222222"/>
          <w:sz w:val="24"/>
        </w:rPr>
      </w:pPr>
    </w:p>
    <w:p w14:paraId="548036BD" w14:textId="77777777" w:rsidR="00063899" w:rsidRPr="00063899" w:rsidRDefault="00063899" w:rsidP="00063899">
      <w:pPr>
        <w:shd w:val="clear" w:color="auto" w:fill="FFFFFF"/>
        <w:spacing w:after="0" w:line="240" w:lineRule="auto"/>
        <w:jc w:val="both"/>
        <w:rPr>
          <w:ins w:id="1456" w:author="José Antonio Garcíarivas" w:date="2017-12-19T12:39:00Z"/>
          <w:rFonts w:ascii="Times New Roman" w:hAnsi="Times New Roman"/>
          <w:color w:val="222222"/>
          <w:sz w:val="24"/>
        </w:rPr>
      </w:pPr>
      <w:ins w:id="1457" w:author="José Antonio Garcíarivas" w:date="2017-12-19T12:39:00Z">
        <w:r w:rsidRPr="00063899">
          <w:rPr>
            <w:rFonts w:ascii="Times New Roman" w:hAnsi="Times New Roman"/>
            <w:color w:val="222222"/>
            <w:sz w:val="24"/>
          </w:rPr>
          <w:t>-        We’re progressive learning things about each aspect of the “Fruit” of the Spirit.</w:t>
        </w:r>
      </w:ins>
    </w:p>
    <w:p w14:paraId="55C0E27A" w14:textId="77777777" w:rsidR="00063899" w:rsidRPr="00063899" w:rsidRDefault="00063899" w:rsidP="00063899">
      <w:pPr>
        <w:shd w:val="clear" w:color="auto" w:fill="FFFFFF"/>
        <w:spacing w:after="0" w:line="240" w:lineRule="auto"/>
        <w:jc w:val="both"/>
        <w:rPr>
          <w:ins w:id="1458" w:author="José Antonio Garcíarivas" w:date="2017-12-19T12:39:00Z"/>
          <w:rFonts w:ascii="Times New Roman" w:hAnsi="Times New Roman"/>
          <w:color w:val="222222"/>
          <w:sz w:val="24"/>
        </w:rPr>
      </w:pPr>
    </w:p>
    <w:p w14:paraId="63BD38C9" w14:textId="77777777" w:rsidR="00063899" w:rsidRPr="00063899" w:rsidRDefault="00063899" w:rsidP="00063899">
      <w:pPr>
        <w:shd w:val="clear" w:color="auto" w:fill="FFFFFF"/>
        <w:spacing w:after="0" w:line="240" w:lineRule="auto"/>
        <w:jc w:val="both"/>
        <w:rPr>
          <w:ins w:id="1459" w:author="José Antonio Garcíarivas" w:date="2017-12-19T12:39:00Z"/>
          <w:rFonts w:ascii="Times New Roman" w:hAnsi="Times New Roman"/>
          <w:color w:val="222222"/>
          <w:sz w:val="24"/>
        </w:rPr>
      </w:pPr>
      <w:ins w:id="1460" w:author="José Antonio Garcíarivas" w:date="2017-12-19T12:39:00Z">
        <w:r w:rsidRPr="00063899">
          <w:rPr>
            <w:rFonts w:ascii="Times New Roman" w:hAnsi="Times New Roman"/>
            <w:color w:val="222222"/>
            <w:sz w:val="24"/>
          </w:rPr>
          <w:t xml:space="preserve">-        It’s </w:t>
        </w:r>
        <w:proofErr w:type="spellStart"/>
        <w:r w:rsidRPr="00063899">
          <w:rPr>
            <w:rFonts w:ascii="Times New Roman" w:hAnsi="Times New Roman"/>
            <w:color w:val="222222"/>
            <w:sz w:val="24"/>
          </w:rPr>
          <w:t>kinda</w:t>
        </w:r>
        <w:proofErr w:type="spellEnd"/>
        <w:r w:rsidRPr="00063899">
          <w:rPr>
            <w:rFonts w:ascii="Times New Roman" w:hAnsi="Times New Roman"/>
            <w:color w:val="222222"/>
            <w:sz w:val="24"/>
          </w:rPr>
          <w:t xml:space="preserve"> like many nifty aspects of the “Truth”, when known, makes you free.</w:t>
        </w:r>
      </w:ins>
    </w:p>
    <w:p w14:paraId="6D386862" w14:textId="77777777" w:rsidR="00063899" w:rsidRPr="00063899" w:rsidRDefault="00063899" w:rsidP="00063899">
      <w:pPr>
        <w:shd w:val="clear" w:color="auto" w:fill="FFFFFF"/>
        <w:spacing w:after="0" w:line="240" w:lineRule="auto"/>
        <w:jc w:val="both"/>
        <w:rPr>
          <w:ins w:id="1461" w:author="José Antonio Garcíarivas" w:date="2017-12-19T12:39:00Z"/>
          <w:rFonts w:ascii="Times New Roman" w:hAnsi="Times New Roman"/>
          <w:color w:val="222222"/>
          <w:sz w:val="24"/>
        </w:rPr>
      </w:pPr>
    </w:p>
    <w:p w14:paraId="280970FD" w14:textId="77777777" w:rsidR="00063899" w:rsidRPr="00063899" w:rsidRDefault="00063899" w:rsidP="00063899">
      <w:pPr>
        <w:shd w:val="clear" w:color="auto" w:fill="FFFFFF"/>
        <w:spacing w:after="0" w:line="240" w:lineRule="auto"/>
        <w:jc w:val="both"/>
        <w:rPr>
          <w:ins w:id="1462" w:author="José Antonio Garcíarivas" w:date="2017-12-19T12:39:00Z"/>
          <w:rFonts w:ascii="Times New Roman" w:hAnsi="Times New Roman"/>
          <w:color w:val="222222"/>
          <w:sz w:val="24"/>
        </w:rPr>
      </w:pPr>
      <w:ins w:id="1463" w:author="José Antonio Garcíarivas" w:date="2017-12-19T12:39:00Z">
        <w:r w:rsidRPr="00063899">
          <w:rPr>
            <w:rFonts w:ascii="Times New Roman" w:hAnsi="Times New Roman"/>
            <w:color w:val="222222"/>
            <w:sz w:val="24"/>
          </w:rPr>
          <w:t xml:space="preserve"> </w:t>
        </w:r>
      </w:ins>
    </w:p>
    <w:p w14:paraId="0D405748" w14:textId="77777777" w:rsidR="00063899" w:rsidRPr="00063899" w:rsidRDefault="00063899" w:rsidP="00063899">
      <w:pPr>
        <w:shd w:val="clear" w:color="auto" w:fill="FFFFFF"/>
        <w:spacing w:after="0" w:line="240" w:lineRule="auto"/>
        <w:jc w:val="both"/>
        <w:rPr>
          <w:ins w:id="1464" w:author="José Antonio Garcíarivas" w:date="2017-12-19T12:39:00Z"/>
          <w:rFonts w:ascii="Times New Roman" w:hAnsi="Times New Roman"/>
          <w:color w:val="222222"/>
          <w:sz w:val="24"/>
        </w:rPr>
      </w:pPr>
    </w:p>
    <w:p w14:paraId="78610F90" w14:textId="77777777" w:rsidR="00063899" w:rsidRPr="00063899" w:rsidRDefault="00063899" w:rsidP="00063899">
      <w:pPr>
        <w:shd w:val="clear" w:color="auto" w:fill="FFFFFF"/>
        <w:spacing w:after="0" w:line="240" w:lineRule="auto"/>
        <w:jc w:val="both"/>
        <w:rPr>
          <w:ins w:id="1465" w:author="José Antonio Garcíarivas" w:date="2017-12-19T12:39:00Z"/>
          <w:rFonts w:ascii="Times New Roman" w:hAnsi="Times New Roman"/>
          <w:color w:val="222222"/>
          <w:sz w:val="24"/>
        </w:rPr>
      </w:pPr>
      <w:ins w:id="1466" w:author="José Antonio Garcíarivas" w:date="2017-12-19T12:39:00Z">
        <w:r w:rsidRPr="00063899">
          <w:rPr>
            <w:rFonts w:ascii="Times New Roman" w:hAnsi="Times New Roman"/>
            <w:color w:val="222222"/>
            <w:sz w:val="24"/>
          </w:rPr>
          <w:t xml:space="preserve">When we got to </w:t>
        </w:r>
        <w:proofErr w:type="spellStart"/>
        <w:r w:rsidRPr="00063899">
          <w:rPr>
            <w:rFonts w:ascii="Times New Roman" w:hAnsi="Times New Roman"/>
            <w:color w:val="222222"/>
            <w:sz w:val="24"/>
          </w:rPr>
          <w:t>Gentlesness</w:t>
        </w:r>
        <w:proofErr w:type="spellEnd"/>
        <w:r w:rsidRPr="00063899">
          <w:rPr>
            <w:rFonts w:ascii="Times New Roman" w:hAnsi="Times New Roman"/>
            <w:color w:val="222222"/>
            <w:sz w:val="24"/>
          </w:rPr>
          <w:t xml:space="preserve"> = 5th = midst of 9, we should have gotten OMG shocked; For this Gentleness can also be something </w:t>
        </w:r>
        <w:r w:rsidRPr="00063899">
          <w:rPr>
            <w:rFonts w:ascii="Times New Roman" w:hAnsi="Times New Roman"/>
            <w:color w:val="222222"/>
            <w:sz w:val="24"/>
          </w:rPr>
          <w:lastRenderedPageBreak/>
          <w:t>other gentle, because this conditional goodness can also be something other than goodness, both goodness and severity = ouch = suffer.</w:t>
        </w:r>
      </w:ins>
    </w:p>
    <w:p w14:paraId="3E9F002C" w14:textId="77777777" w:rsidR="00063899" w:rsidRPr="00063899" w:rsidRDefault="00063899" w:rsidP="00063899">
      <w:pPr>
        <w:shd w:val="clear" w:color="auto" w:fill="FFFFFF"/>
        <w:spacing w:after="0" w:line="240" w:lineRule="auto"/>
        <w:jc w:val="both"/>
        <w:rPr>
          <w:ins w:id="1467" w:author="José Antonio Garcíarivas" w:date="2017-12-19T12:39:00Z"/>
          <w:rFonts w:ascii="Times New Roman" w:hAnsi="Times New Roman"/>
          <w:color w:val="222222"/>
          <w:sz w:val="24"/>
        </w:rPr>
      </w:pPr>
    </w:p>
    <w:p w14:paraId="74D6715F" w14:textId="77777777" w:rsidR="00063899" w:rsidRPr="00063899" w:rsidRDefault="00063899" w:rsidP="00063899">
      <w:pPr>
        <w:shd w:val="clear" w:color="auto" w:fill="FFFFFF"/>
        <w:spacing w:after="0" w:line="240" w:lineRule="auto"/>
        <w:jc w:val="both"/>
        <w:rPr>
          <w:ins w:id="1468" w:author="José Antonio Garcíarivas" w:date="2017-12-19T12:39:00Z"/>
          <w:rFonts w:ascii="Times New Roman" w:hAnsi="Times New Roman"/>
          <w:color w:val="222222"/>
          <w:sz w:val="24"/>
        </w:rPr>
      </w:pPr>
      <w:ins w:id="1469" w:author="José Antonio Garcíarivas" w:date="2017-12-19T12:39:00Z">
        <w:r w:rsidRPr="00063899">
          <w:rPr>
            <w:rFonts w:ascii="Times New Roman" w:hAnsi="Times New Roman"/>
            <w:color w:val="222222"/>
            <w:sz w:val="24"/>
          </w:rPr>
          <w:t xml:space="preserve"> </w:t>
        </w:r>
      </w:ins>
    </w:p>
    <w:p w14:paraId="61C83E19" w14:textId="77777777" w:rsidR="00063899" w:rsidRPr="00063899" w:rsidRDefault="00063899" w:rsidP="00063899">
      <w:pPr>
        <w:shd w:val="clear" w:color="auto" w:fill="FFFFFF"/>
        <w:spacing w:after="0" w:line="240" w:lineRule="auto"/>
        <w:jc w:val="both"/>
        <w:rPr>
          <w:ins w:id="1470" w:author="José Antonio Garcíarivas" w:date="2017-12-19T12:39:00Z"/>
          <w:rFonts w:ascii="Times New Roman" w:hAnsi="Times New Roman"/>
          <w:color w:val="222222"/>
          <w:sz w:val="24"/>
        </w:rPr>
      </w:pPr>
    </w:p>
    <w:p w14:paraId="5A033732" w14:textId="77777777" w:rsidR="00063899" w:rsidRPr="00063899" w:rsidRDefault="00063899" w:rsidP="00063899">
      <w:pPr>
        <w:shd w:val="clear" w:color="auto" w:fill="FFFFFF"/>
        <w:spacing w:after="0" w:line="240" w:lineRule="auto"/>
        <w:jc w:val="both"/>
        <w:rPr>
          <w:ins w:id="1471" w:author="José Antonio Garcíarivas" w:date="2017-12-19T12:39:00Z"/>
          <w:rFonts w:ascii="Times New Roman" w:hAnsi="Times New Roman"/>
          <w:color w:val="222222"/>
          <w:sz w:val="24"/>
        </w:rPr>
      </w:pPr>
      <w:ins w:id="1472" w:author="José Antonio Garcíarivas" w:date="2017-12-19T12:39:00Z">
        <w:r w:rsidRPr="00063899">
          <w:rPr>
            <w:rFonts w:ascii="Times New Roman" w:hAnsi="Times New Roman"/>
            <w:color w:val="222222"/>
            <w:sz w:val="24"/>
          </w:rPr>
          <w:t xml:space="preserve">Now let’s notice Paul didn’t say goodness or severity, about the </w:t>
        </w:r>
        <w:proofErr w:type="spellStart"/>
        <w:r w:rsidRPr="00063899">
          <w:rPr>
            <w:rFonts w:ascii="Times New Roman" w:hAnsi="Times New Roman"/>
            <w:color w:val="222222"/>
            <w:sz w:val="24"/>
          </w:rPr>
          <w:t>chrestotes</w:t>
        </w:r>
        <w:proofErr w:type="spellEnd"/>
        <w:r w:rsidRPr="00063899">
          <w:rPr>
            <w:rFonts w:ascii="Times New Roman" w:hAnsi="Times New Roman"/>
            <w:color w:val="222222"/>
            <w:sz w:val="24"/>
          </w:rPr>
          <w:t xml:space="preserve"> goodness; but goodness “and” severity of this OT &amp; NT law God to behold.</w:t>
        </w:r>
      </w:ins>
    </w:p>
    <w:p w14:paraId="48696B81" w14:textId="77777777" w:rsidR="00063899" w:rsidRPr="00063899" w:rsidRDefault="00063899" w:rsidP="00063899">
      <w:pPr>
        <w:shd w:val="clear" w:color="auto" w:fill="FFFFFF"/>
        <w:spacing w:after="0" w:line="240" w:lineRule="auto"/>
        <w:jc w:val="both"/>
        <w:rPr>
          <w:ins w:id="1473" w:author="José Antonio Garcíarivas" w:date="2017-12-19T12:39:00Z"/>
          <w:rFonts w:ascii="Times New Roman" w:hAnsi="Times New Roman"/>
          <w:color w:val="222222"/>
          <w:sz w:val="24"/>
        </w:rPr>
      </w:pPr>
    </w:p>
    <w:p w14:paraId="0F4E14C0" w14:textId="77777777" w:rsidR="00063899" w:rsidRPr="00063899" w:rsidRDefault="00063899" w:rsidP="00063899">
      <w:pPr>
        <w:shd w:val="clear" w:color="auto" w:fill="FFFFFF"/>
        <w:spacing w:after="0" w:line="240" w:lineRule="auto"/>
        <w:jc w:val="both"/>
        <w:rPr>
          <w:ins w:id="1474" w:author="José Antonio Garcíarivas" w:date="2017-12-19T12:39:00Z"/>
          <w:rFonts w:ascii="Times New Roman" w:hAnsi="Times New Roman"/>
          <w:color w:val="222222"/>
          <w:sz w:val="24"/>
        </w:rPr>
      </w:pPr>
      <w:ins w:id="1475" w:author="José Antonio Garcíarivas" w:date="2017-12-19T12:39:00Z">
        <w:r w:rsidRPr="00063899">
          <w:rPr>
            <w:rFonts w:ascii="Times New Roman" w:hAnsi="Times New Roman"/>
            <w:color w:val="222222"/>
            <w:sz w:val="24"/>
          </w:rPr>
          <w:t xml:space="preserve">So then, as we move along, from 5th fruit to 6th fruit, both </w:t>
        </w:r>
        <w:proofErr w:type="gramStart"/>
        <w:r w:rsidRPr="00063899">
          <w:rPr>
            <w:rFonts w:ascii="Times New Roman" w:hAnsi="Times New Roman"/>
            <w:color w:val="222222"/>
            <w:sz w:val="24"/>
          </w:rPr>
          <w:t>English</w:t>
        </w:r>
        <w:proofErr w:type="gramEnd"/>
        <w:r w:rsidRPr="00063899">
          <w:rPr>
            <w:rFonts w:ascii="Times New Roman" w:hAnsi="Times New Roman"/>
            <w:color w:val="222222"/>
            <w:sz w:val="24"/>
          </w:rPr>
          <w:t xml:space="preserve"> rendered as goodness, there’s a notable difference of no more law severity, only goodness of grace, about 6th.</w:t>
        </w:r>
      </w:ins>
    </w:p>
    <w:p w14:paraId="417EB7E8" w14:textId="77777777" w:rsidR="00063899" w:rsidRPr="00063899" w:rsidRDefault="00063899" w:rsidP="00063899">
      <w:pPr>
        <w:shd w:val="clear" w:color="auto" w:fill="FFFFFF"/>
        <w:spacing w:after="0" w:line="240" w:lineRule="auto"/>
        <w:jc w:val="both"/>
        <w:rPr>
          <w:ins w:id="1476" w:author="José Antonio Garcíarivas" w:date="2017-12-19T12:39:00Z"/>
          <w:rFonts w:ascii="Times New Roman" w:hAnsi="Times New Roman"/>
          <w:color w:val="222222"/>
          <w:sz w:val="24"/>
        </w:rPr>
      </w:pPr>
    </w:p>
    <w:p w14:paraId="356214ED" w14:textId="77777777" w:rsidR="00063899" w:rsidRPr="00063899" w:rsidRDefault="00063899" w:rsidP="00063899">
      <w:pPr>
        <w:shd w:val="clear" w:color="auto" w:fill="FFFFFF"/>
        <w:spacing w:after="0" w:line="240" w:lineRule="auto"/>
        <w:jc w:val="both"/>
        <w:rPr>
          <w:ins w:id="1477" w:author="José Antonio Garcíarivas" w:date="2017-12-19T12:39:00Z"/>
          <w:rFonts w:ascii="Times New Roman" w:hAnsi="Times New Roman"/>
          <w:color w:val="222222"/>
          <w:sz w:val="24"/>
        </w:rPr>
      </w:pPr>
      <w:ins w:id="1478" w:author="José Antonio Garcíarivas" w:date="2017-12-19T12:39:00Z">
        <w:r w:rsidRPr="00063899">
          <w:rPr>
            <w:rFonts w:ascii="Times New Roman" w:hAnsi="Times New Roman"/>
            <w:color w:val="222222"/>
            <w:sz w:val="24"/>
          </w:rPr>
          <w:t xml:space="preserve"> </w:t>
        </w:r>
      </w:ins>
    </w:p>
    <w:p w14:paraId="0EC9932E" w14:textId="77777777" w:rsidR="00063899" w:rsidRPr="00063899" w:rsidRDefault="00063899" w:rsidP="00063899">
      <w:pPr>
        <w:shd w:val="clear" w:color="auto" w:fill="FFFFFF"/>
        <w:spacing w:after="0" w:line="240" w:lineRule="auto"/>
        <w:jc w:val="both"/>
        <w:rPr>
          <w:ins w:id="1479" w:author="José Antonio Garcíarivas" w:date="2017-12-19T12:39:00Z"/>
          <w:rFonts w:ascii="Times New Roman" w:hAnsi="Times New Roman"/>
          <w:color w:val="222222"/>
          <w:sz w:val="24"/>
        </w:rPr>
      </w:pPr>
    </w:p>
    <w:p w14:paraId="661FFF56" w14:textId="77777777" w:rsidR="00063899" w:rsidRPr="00063899" w:rsidRDefault="00063899" w:rsidP="00063899">
      <w:pPr>
        <w:shd w:val="clear" w:color="auto" w:fill="FFFFFF"/>
        <w:spacing w:after="0" w:line="240" w:lineRule="auto"/>
        <w:jc w:val="both"/>
        <w:rPr>
          <w:ins w:id="1480" w:author="José Antonio Garcíarivas" w:date="2017-12-19T12:39:00Z"/>
          <w:rFonts w:ascii="Times New Roman" w:hAnsi="Times New Roman"/>
          <w:color w:val="222222"/>
          <w:sz w:val="24"/>
        </w:rPr>
      </w:pPr>
      <w:ins w:id="1481" w:author="José Antonio Garcíarivas" w:date="2017-12-19T12:39:00Z">
        <w:r w:rsidRPr="00063899">
          <w:rPr>
            <w:rFonts w:ascii="Times New Roman" w:hAnsi="Times New Roman"/>
            <w:color w:val="222222"/>
            <w:sz w:val="24"/>
          </w:rPr>
          <w:t xml:space="preserve">The midst of 9 was not as if law/grace, but still as if law is both good &amp; severe, the goodness of law being conditional on you being good, else severity quite severe: cut off. So let’s look at 9 NT mentions of goodness, to see how it’s 5/4, with change, in Greek,  from </w:t>
        </w:r>
        <w:proofErr w:type="spellStart"/>
        <w:r w:rsidRPr="00063899">
          <w:rPr>
            <w:rFonts w:ascii="Times New Roman" w:hAnsi="Times New Roman"/>
            <w:color w:val="222222"/>
            <w:sz w:val="24"/>
          </w:rPr>
          <w:t>chrestotes</w:t>
        </w:r>
        <w:proofErr w:type="spellEnd"/>
        <w:r w:rsidRPr="00063899">
          <w:rPr>
            <w:rFonts w:ascii="Times New Roman" w:hAnsi="Times New Roman"/>
            <w:color w:val="222222"/>
            <w:sz w:val="24"/>
          </w:rPr>
          <w:t xml:space="preserve"> to </w:t>
        </w:r>
        <w:proofErr w:type="spellStart"/>
        <w:r w:rsidRPr="00063899">
          <w:rPr>
            <w:rFonts w:ascii="Times New Roman" w:hAnsi="Times New Roman"/>
            <w:color w:val="222222"/>
            <w:sz w:val="24"/>
          </w:rPr>
          <w:t>agathosyne</w:t>
        </w:r>
        <w:proofErr w:type="spellEnd"/>
        <w:r w:rsidRPr="00063899">
          <w:rPr>
            <w:rFonts w:ascii="Times New Roman" w:hAnsi="Times New Roman"/>
            <w:color w:val="222222"/>
            <w:sz w:val="24"/>
          </w:rPr>
          <w:t xml:space="preserve"> 1st noted in Romans 15:14, where even ye, of ye/you, are ALSO filled with the </w:t>
        </w:r>
        <w:r w:rsidRPr="00063899">
          <w:rPr>
            <w:rFonts w:ascii="Times New Roman" w:hAnsi="Times New Roman"/>
            <w:color w:val="222222"/>
            <w:sz w:val="24"/>
          </w:rPr>
          <w:lastRenderedPageBreak/>
          <w:t>goodness (</w:t>
        </w:r>
        <w:proofErr w:type="spellStart"/>
        <w:r w:rsidRPr="00063899">
          <w:rPr>
            <w:rFonts w:ascii="Times New Roman" w:hAnsi="Times New Roman"/>
            <w:color w:val="222222"/>
            <w:sz w:val="24"/>
          </w:rPr>
          <w:t>agathosyne</w:t>
        </w:r>
        <w:proofErr w:type="spellEnd"/>
        <w:r w:rsidRPr="00063899">
          <w:rPr>
            <w:rFonts w:ascii="Times New Roman" w:hAnsi="Times New Roman"/>
            <w:color w:val="222222"/>
            <w:sz w:val="24"/>
          </w:rPr>
          <w:t>), but still only ‘gnosis’ knowledge; which isn’t yet the ‘</w:t>
        </w:r>
        <w:proofErr w:type="spellStart"/>
        <w:r w:rsidRPr="00063899">
          <w:rPr>
            <w:rFonts w:ascii="Times New Roman" w:hAnsi="Times New Roman"/>
            <w:color w:val="222222"/>
            <w:sz w:val="24"/>
          </w:rPr>
          <w:t>epignosis</w:t>
        </w:r>
        <w:proofErr w:type="spellEnd"/>
        <w:r w:rsidRPr="00063899">
          <w:rPr>
            <w:rFonts w:ascii="Times New Roman" w:hAnsi="Times New Roman"/>
            <w:color w:val="222222"/>
            <w:sz w:val="24"/>
          </w:rPr>
          <w:t xml:space="preserve">’ knowledge of the truth which God our </w:t>
        </w:r>
        <w:proofErr w:type="spellStart"/>
        <w:r w:rsidRPr="00063899">
          <w:rPr>
            <w:rFonts w:ascii="Times New Roman" w:hAnsi="Times New Roman"/>
            <w:color w:val="222222"/>
            <w:sz w:val="24"/>
          </w:rPr>
          <w:t>Saviour</w:t>
        </w:r>
        <w:proofErr w:type="spellEnd"/>
        <w:r w:rsidRPr="00063899">
          <w:rPr>
            <w:rFonts w:ascii="Times New Roman" w:hAnsi="Times New Roman"/>
            <w:color w:val="222222"/>
            <w:sz w:val="24"/>
          </w:rPr>
          <w:t xml:space="preserve"> will have all men also come unto, and notably after all saved in 1Timothy 2:3,4:</w:t>
        </w:r>
      </w:ins>
    </w:p>
    <w:p w14:paraId="749365D9" w14:textId="77777777" w:rsidR="00063899" w:rsidRPr="00063899" w:rsidRDefault="00063899" w:rsidP="00063899">
      <w:pPr>
        <w:shd w:val="clear" w:color="auto" w:fill="FFFFFF"/>
        <w:spacing w:after="0" w:line="240" w:lineRule="auto"/>
        <w:jc w:val="both"/>
        <w:rPr>
          <w:ins w:id="1482" w:author="José Antonio Garcíarivas" w:date="2017-12-19T12:39:00Z"/>
          <w:rFonts w:ascii="Times New Roman" w:hAnsi="Times New Roman"/>
          <w:color w:val="222222"/>
          <w:sz w:val="24"/>
        </w:rPr>
      </w:pPr>
    </w:p>
    <w:p w14:paraId="55B72D57" w14:textId="77777777" w:rsidR="00063899" w:rsidRPr="00063899" w:rsidRDefault="00063899" w:rsidP="00063899">
      <w:pPr>
        <w:shd w:val="clear" w:color="auto" w:fill="FFFFFF"/>
        <w:spacing w:after="0" w:line="240" w:lineRule="auto"/>
        <w:jc w:val="both"/>
        <w:rPr>
          <w:ins w:id="1483" w:author="José Antonio Garcíarivas" w:date="2017-12-19T12:39:00Z"/>
          <w:rFonts w:ascii="Times New Roman" w:hAnsi="Times New Roman"/>
          <w:color w:val="222222"/>
          <w:sz w:val="24"/>
        </w:rPr>
      </w:pPr>
      <w:ins w:id="1484" w:author="José Antonio Garcíarivas" w:date="2017-12-19T12:39:00Z">
        <w:r w:rsidRPr="00063899">
          <w:rPr>
            <w:rFonts w:ascii="Times New Roman" w:hAnsi="Times New Roman"/>
            <w:color w:val="222222"/>
            <w:sz w:val="24"/>
          </w:rPr>
          <w:t xml:space="preserve"> </w:t>
        </w:r>
      </w:ins>
    </w:p>
    <w:p w14:paraId="6F535804" w14:textId="77777777" w:rsidR="00063899" w:rsidRPr="00063899" w:rsidRDefault="00063899" w:rsidP="00063899">
      <w:pPr>
        <w:shd w:val="clear" w:color="auto" w:fill="FFFFFF"/>
        <w:spacing w:after="0" w:line="240" w:lineRule="auto"/>
        <w:jc w:val="both"/>
        <w:rPr>
          <w:ins w:id="1485" w:author="José Antonio Garcíarivas" w:date="2017-12-19T12:39:00Z"/>
          <w:rFonts w:ascii="Times New Roman" w:hAnsi="Times New Roman"/>
          <w:color w:val="222222"/>
          <w:sz w:val="24"/>
        </w:rPr>
      </w:pPr>
    </w:p>
    <w:p w14:paraId="6B64837E" w14:textId="77777777" w:rsidR="00063899" w:rsidRPr="00063899" w:rsidRDefault="00063899" w:rsidP="00063899">
      <w:pPr>
        <w:shd w:val="clear" w:color="auto" w:fill="FFFFFF"/>
        <w:spacing w:after="0" w:line="240" w:lineRule="auto"/>
        <w:jc w:val="both"/>
        <w:rPr>
          <w:ins w:id="1486" w:author="José Antonio Garcíarivas" w:date="2017-12-19T12:39:00Z"/>
          <w:rFonts w:ascii="Times New Roman" w:hAnsi="Times New Roman"/>
          <w:color w:val="222222"/>
          <w:sz w:val="24"/>
        </w:rPr>
      </w:pPr>
      <w:ins w:id="1487" w:author="José Antonio Garcíarivas" w:date="2017-12-19T12:39:00Z">
        <w:r w:rsidRPr="00063899">
          <w:rPr>
            <w:rFonts w:ascii="Times New Roman" w:hAnsi="Times New Roman"/>
            <w:color w:val="222222"/>
            <w:sz w:val="24"/>
          </w:rPr>
          <w:t xml:space="preserve">Romans 2:4 Or </w:t>
        </w:r>
        <w:proofErr w:type="spellStart"/>
        <w:r w:rsidRPr="00063899">
          <w:rPr>
            <w:rFonts w:ascii="Times New Roman" w:hAnsi="Times New Roman"/>
            <w:color w:val="222222"/>
            <w:sz w:val="24"/>
          </w:rPr>
          <w:t>despisest</w:t>
        </w:r>
        <w:proofErr w:type="spellEnd"/>
        <w:r w:rsidRPr="00063899">
          <w:rPr>
            <w:rFonts w:ascii="Times New Roman" w:hAnsi="Times New Roman"/>
            <w:color w:val="222222"/>
            <w:sz w:val="24"/>
          </w:rPr>
          <w:t xml:space="preserve"> thou the riches of his goodness (</w:t>
        </w:r>
        <w:proofErr w:type="spellStart"/>
        <w:r w:rsidRPr="00063899">
          <w:rPr>
            <w:rFonts w:ascii="Times New Roman" w:hAnsi="Times New Roman"/>
            <w:color w:val="222222"/>
            <w:sz w:val="24"/>
          </w:rPr>
          <w:t>chrestotes</w:t>
        </w:r>
        <w:proofErr w:type="spellEnd"/>
        <w:r w:rsidRPr="00063899">
          <w:rPr>
            <w:rFonts w:ascii="Times New Roman" w:hAnsi="Times New Roman"/>
            <w:color w:val="222222"/>
            <w:sz w:val="24"/>
          </w:rPr>
          <w:t>) and forbearance and longsuffering; not knowing that the goodness (</w:t>
        </w:r>
        <w:proofErr w:type="spellStart"/>
        <w:r w:rsidRPr="00063899">
          <w:rPr>
            <w:rFonts w:ascii="Times New Roman" w:hAnsi="Times New Roman"/>
            <w:color w:val="222222"/>
            <w:sz w:val="24"/>
          </w:rPr>
          <w:t>chrestotes</w:t>
        </w:r>
        <w:proofErr w:type="spellEnd"/>
        <w:r w:rsidRPr="00063899">
          <w:rPr>
            <w:rFonts w:ascii="Times New Roman" w:hAnsi="Times New Roman"/>
            <w:color w:val="222222"/>
            <w:sz w:val="24"/>
          </w:rPr>
          <w:t>) of God leadeth thee to repentance?</w:t>
        </w:r>
      </w:ins>
    </w:p>
    <w:p w14:paraId="0A15644D" w14:textId="77777777" w:rsidR="00063899" w:rsidRPr="00063899" w:rsidRDefault="00063899" w:rsidP="00063899">
      <w:pPr>
        <w:shd w:val="clear" w:color="auto" w:fill="FFFFFF"/>
        <w:spacing w:after="0" w:line="240" w:lineRule="auto"/>
        <w:jc w:val="both"/>
        <w:rPr>
          <w:ins w:id="1488" w:author="José Antonio Garcíarivas" w:date="2017-12-19T12:39:00Z"/>
          <w:rFonts w:ascii="Times New Roman" w:hAnsi="Times New Roman"/>
          <w:color w:val="222222"/>
          <w:sz w:val="24"/>
        </w:rPr>
      </w:pPr>
    </w:p>
    <w:p w14:paraId="71B58442" w14:textId="77777777" w:rsidR="00063899" w:rsidRPr="00063899" w:rsidRDefault="00063899" w:rsidP="00063899">
      <w:pPr>
        <w:shd w:val="clear" w:color="auto" w:fill="FFFFFF"/>
        <w:spacing w:after="0" w:line="240" w:lineRule="auto"/>
        <w:jc w:val="both"/>
        <w:rPr>
          <w:ins w:id="1489" w:author="José Antonio Garcíarivas" w:date="2017-12-19T12:39:00Z"/>
          <w:rFonts w:ascii="Times New Roman" w:hAnsi="Times New Roman"/>
          <w:color w:val="222222"/>
          <w:sz w:val="24"/>
        </w:rPr>
      </w:pPr>
      <w:ins w:id="1490" w:author="José Antonio Garcíarivas" w:date="2017-12-19T12:39:00Z">
        <w:r w:rsidRPr="00063899">
          <w:rPr>
            <w:rFonts w:ascii="Times New Roman" w:hAnsi="Times New Roman"/>
            <w:color w:val="222222"/>
            <w:sz w:val="24"/>
          </w:rPr>
          <w:t xml:space="preserve"> </w:t>
        </w:r>
      </w:ins>
    </w:p>
    <w:p w14:paraId="5B9FD136" w14:textId="77777777" w:rsidR="00063899" w:rsidRPr="00063899" w:rsidRDefault="00063899" w:rsidP="00063899">
      <w:pPr>
        <w:shd w:val="clear" w:color="auto" w:fill="FFFFFF"/>
        <w:spacing w:after="0" w:line="240" w:lineRule="auto"/>
        <w:jc w:val="both"/>
        <w:rPr>
          <w:ins w:id="1491" w:author="José Antonio Garcíarivas" w:date="2017-12-19T12:39:00Z"/>
          <w:rFonts w:ascii="Times New Roman" w:hAnsi="Times New Roman"/>
          <w:color w:val="222222"/>
          <w:sz w:val="24"/>
        </w:rPr>
      </w:pPr>
    </w:p>
    <w:p w14:paraId="1D29DA90" w14:textId="77777777" w:rsidR="00063899" w:rsidRPr="00063899" w:rsidRDefault="00063899" w:rsidP="00063899">
      <w:pPr>
        <w:shd w:val="clear" w:color="auto" w:fill="FFFFFF"/>
        <w:spacing w:after="0" w:line="240" w:lineRule="auto"/>
        <w:jc w:val="both"/>
        <w:rPr>
          <w:ins w:id="1492" w:author="José Antonio Garcíarivas" w:date="2017-12-19T12:39:00Z"/>
          <w:rFonts w:ascii="Times New Roman" w:hAnsi="Times New Roman"/>
          <w:color w:val="222222"/>
          <w:sz w:val="24"/>
        </w:rPr>
      </w:pPr>
      <w:ins w:id="1493" w:author="José Antonio Garcíarivas" w:date="2017-12-19T12:39:00Z">
        <w:r w:rsidRPr="00063899">
          <w:rPr>
            <w:rFonts w:ascii="Times New Roman" w:hAnsi="Times New Roman"/>
            <w:color w:val="222222"/>
            <w:sz w:val="24"/>
          </w:rPr>
          <w:t>Romans 11:22 Behold therefore the goodness (</w:t>
        </w:r>
        <w:proofErr w:type="spellStart"/>
        <w:r w:rsidRPr="00063899">
          <w:rPr>
            <w:rFonts w:ascii="Times New Roman" w:hAnsi="Times New Roman"/>
            <w:color w:val="222222"/>
            <w:sz w:val="24"/>
          </w:rPr>
          <w:t>chrestotes</w:t>
        </w:r>
        <w:proofErr w:type="spellEnd"/>
        <w:r w:rsidRPr="00063899">
          <w:rPr>
            <w:rFonts w:ascii="Times New Roman" w:hAnsi="Times New Roman"/>
            <w:color w:val="222222"/>
            <w:sz w:val="24"/>
          </w:rPr>
          <w:t>) and severity of God: on them which fell, severity; but toward thee, goodness (</w:t>
        </w:r>
        <w:proofErr w:type="spellStart"/>
        <w:r w:rsidRPr="00063899">
          <w:rPr>
            <w:rFonts w:ascii="Times New Roman" w:hAnsi="Times New Roman"/>
            <w:color w:val="222222"/>
            <w:sz w:val="24"/>
          </w:rPr>
          <w:t>chrestotes</w:t>
        </w:r>
        <w:proofErr w:type="spellEnd"/>
        <w:r w:rsidRPr="00063899">
          <w:rPr>
            <w:rFonts w:ascii="Times New Roman" w:hAnsi="Times New Roman"/>
            <w:color w:val="222222"/>
            <w:sz w:val="24"/>
          </w:rPr>
          <w:t>), if thou continue in [his] goodness (</w:t>
        </w:r>
        <w:proofErr w:type="spellStart"/>
        <w:r w:rsidRPr="00063899">
          <w:rPr>
            <w:rFonts w:ascii="Times New Roman" w:hAnsi="Times New Roman"/>
            <w:color w:val="222222"/>
            <w:sz w:val="24"/>
          </w:rPr>
          <w:t>chrestotes</w:t>
        </w:r>
        <w:proofErr w:type="spellEnd"/>
        <w:r w:rsidRPr="00063899">
          <w:rPr>
            <w:rFonts w:ascii="Times New Roman" w:hAnsi="Times New Roman"/>
            <w:color w:val="222222"/>
            <w:sz w:val="24"/>
          </w:rPr>
          <w:t>): otherwise thou also shalt be cut off.</w:t>
        </w:r>
      </w:ins>
    </w:p>
    <w:p w14:paraId="69B286E6" w14:textId="77777777" w:rsidR="00063899" w:rsidRPr="00063899" w:rsidRDefault="00063899" w:rsidP="00063899">
      <w:pPr>
        <w:shd w:val="clear" w:color="auto" w:fill="FFFFFF"/>
        <w:spacing w:after="0" w:line="240" w:lineRule="auto"/>
        <w:jc w:val="both"/>
        <w:rPr>
          <w:ins w:id="1494" w:author="José Antonio Garcíarivas" w:date="2017-12-19T12:39:00Z"/>
          <w:rFonts w:ascii="Times New Roman" w:hAnsi="Times New Roman"/>
          <w:color w:val="222222"/>
          <w:sz w:val="24"/>
        </w:rPr>
      </w:pPr>
    </w:p>
    <w:p w14:paraId="00EE156D" w14:textId="77777777" w:rsidR="00063899" w:rsidRPr="00063899" w:rsidRDefault="00063899" w:rsidP="00063899">
      <w:pPr>
        <w:shd w:val="clear" w:color="auto" w:fill="FFFFFF"/>
        <w:spacing w:after="0" w:line="240" w:lineRule="auto"/>
        <w:jc w:val="both"/>
        <w:rPr>
          <w:ins w:id="1495" w:author="José Antonio Garcíarivas" w:date="2017-12-19T12:39:00Z"/>
          <w:rFonts w:ascii="Times New Roman" w:hAnsi="Times New Roman"/>
          <w:color w:val="222222"/>
          <w:sz w:val="24"/>
        </w:rPr>
      </w:pPr>
      <w:ins w:id="1496" w:author="José Antonio Garcíarivas" w:date="2017-12-19T12:39:00Z">
        <w:r w:rsidRPr="00063899">
          <w:rPr>
            <w:rFonts w:ascii="Times New Roman" w:hAnsi="Times New Roman"/>
            <w:color w:val="222222"/>
            <w:sz w:val="24"/>
          </w:rPr>
          <w:t xml:space="preserve"> </w:t>
        </w:r>
      </w:ins>
    </w:p>
    <w:p w14:paraId="48B8B157" w14:textId="77777777" w:rsidR="00063899" w:rsidRPr="00063899" w:rsidRDefault="00063899" w:rsidP="00063899">
      <w:pPr>
        <w:shd w:val="clear" w:color="auto" w:fill="FFFFFF"/>
        <w:spacing w:after="0" w:line="240" w:lineRule="auto"/>
        <w:jc w:val="both"/>
        <w:rPr>
          <w:ins w:id="1497" w:author="José Antonio Garcíarivas" w:date="2017-12-19T12:39:00Z"/>
          <w:rFonts w:ascii="Times New Roman" w:hAnsi="Times New Roman"/>
          <w:color w:val="222222"/>
          <w:sz w:val="24"/>
        </w:rPr>
      </w:pPr>
    </w:p>
    <w:p w14:paraId="70784007" w14:textId="77777777" w:rsidR="00063899" w:rsidRPr="00063899" w:rsidRDefault="00063899" w:rsidP="00063899">
      <w:pPr>
        <w:shd w:val="clear" w:color="auto" w:fill="FFFFFF"/>
        <w:spacing w:after="0" w:line="240" w:lineRule="auto"/>
        <w:jc w:val="both"/>
        <w:rPr>
          <w:ins w:id="1498" w:author="José Antonio Garcíarivas" w:date="2017-12-19T12:39:00Z"/>
          <w:rFonts w:ascii="Times New Roman" w:hAnsi="Times New Roman"/>
          <w:color w:val="222222"/>
          <w:sz w:val="24"/>
        </w:rPr>
      </w:pPr>
      <w:ins w:id="1499" w:author="José Antonio Garcíarivas" w:date="2017-12-19T12:39:00Z">
        <w:r w:rsidRPr="00063899">
          <w:rPr>
            <w:rFonts w:ascii="Times New Roman" w:hAnsi="Times New Roman"/>
            <w:color w:val="222222"/>
            <w:sz w:val="24"/>
          </w:rPr>
          <w:t>Romans 15:14 And I myself also am persuaded of you, my brethren, that ye also are full of goodness (</w:t>
        </w:r>
        <w:proofErr w:type="spellStart"/>
        <w:r w:rsidRPr="00063899">
          <w:rPr>
            <w:rFonts w:ascii="Times New Roman" w:hAnsi="Times New Roman"/>
            <w:color w:val="222222"/>
            <w:sz w:val="24"/>
          </w:rPr>
          <w:t>agathosyne</w:t>
        </w:r>
        <w:proofErr w:type="spellEnd"/>
        <w:r w:rsidRPr="00063899">
          <w:rPr>
            <w:rFonts w:ascii="Times New Roman" w:hAnsi="Times New Roman"/>
            <w:color w:val="222222"/>
            <w:sz w:val="24"/>
          </w:rPr>
          <w:t xml:space="preserve">), filled </w:t>
        </w:r>
        <w:r w:rsidRPr="00063899">
          <w:rPr>
            <w:rFonts w:ascii="Times New Roman" w:hAnsi="Times New Roman"/>
            <w:color w:val="222222"/>
            <w:sz w:val="24"/>
          </w:rPr>
          <w:lastRenderedPageBreak/>
          <w:t xml:space="preserve">with all knowledge (gnosis), able also to admonish (warn) one another.  </w:t>
        </w:r>
      </w:ins>
    </w:p>
    <w:p w14:paraId="503D47A6" w14:textId="77777777" w:rsidR="00063899" w:rsidRPr="00063899" w:rsidRDefault="00063899" w:rsidP="00063899">
      <w:pPr>
        <w:shd w:val="clear" w:color="auto" w:fill="FFFFFF"/>
        <w:spacing w:after="0" w:line="240" w:lineRule="auto"/>
        <w:jc w:val="both"/>
        <w:rPr>
          <w:ins w:id="1500" w:author="José Antonio Garcíarivas" w:date="2017-12-19T12:39:00Z"/>
          <w:rFonts w:ascii="Times New Roman" w:hAnsi="Times New Roman"/>
          <w:color w:val="222222"/>
          <w:sz w:val="24"/>
        </w:rPr>
      </w:pPr>
    </w:p>
    <w:p w14:paraId="59F295ED" w14:textId="77777777" w:rsidR="00063899" w:rsidRPr="00063899" w:rsidRDefault="00063899" w:rsidP="00063899">
      <w:pPr>
        <w:shd w:val="clear" w:color="auto" w:fill="FFFFFF"/>
        <w:spacing w:after="0" w:line="240" w:lineRule="auto"/>
        <w:jc w:val="both"/>
        <w:rPr>
          <w:ins w:id="1501" w:author="José Antonio Garcíarivas" w:date="2017-12-19T12:39:00Z"/>
          <w:rFonts w:ascii="Times New Roman" w:hAnsi="Times New Roman"/>
          <w:color w:val="222222"/>
          <w:sz w:val="24"/>
        </w:rPr>
      </w:pPr>
      <w:ins w:id="1502" w:author="José Antonio Garcíarivas" w:date="2017-12-19T12:39:00Z">
        <w:r w:rsidRPr="00063899">
          <w:rPr>
            <w:rFonts w:ascii="Times New Roman" w:hAnsi="Times New Roman"/>
            <w:color w:val="222222"/>
            <w:sz w:val="24"/>
          </w:rPr>
          <w:t xml:space="preserve"> </w:t>
        </w:r>
      </w:ins>
    </w:p>
    <w:p w14:paraId="4A6E9125" w14:textId="77777777" w:rsidR="00063899" w:rsidRPr="00063899" w:rsidRDefault="00063899" w:rsidP="00063899">
      <w:pPr>
        <w:shd w:val="clear" w:color="auto" w:fill="FFFFFF"/>
        <w:spacing w:after="0" w:line="240" w:lineRule="auto"/>
        <w:jc w:val="both"/>
        <w:rPr>
          <w:ins w:id="1503" w:author="José Antonio Garcíarivas" w:date="2017-12-19T12:39:00Z"/>
          <w:rFonts w:ascii="Times New Roman" w:hAnsi="Times New Roman"/>
          <w:color w:val="222222"/>
          <w:sz w:val="24"/>
        </w:rPr>
      </w:pPr>
    </w:p>
    <w:p w14:paraId="0EC30F70" w14:textId="77777777" w:rsidR="00063899" w:rsidRPr="00063899" w:rsidRDefault="00063899" w:rsidP="00063899">
      <w:pPr>
        <w:shd w:val="clear" w:color="auto" w:fill="FFFFFF"/>
        <w:spacing w:after="0" w:line="240" w:lineRule="auto"/>
        <w:jc w:val="both"/>
        <w:rPr>
          <w:ins w:id="1504" w:author="José Antonio Garcíarivas" w:date="2017-12-19T12:39:00Z"/>
          <w:rFonts w:ascii="Times New Roman" w:hAnsi="Times New Roman"/>
          <w:color w:val="222222"/>
          <w:sz w:val="24"/>
        </w:rPr>
      </w:pPr>
      <w:ins w:id="1505" w:author="José Antonio Garcíarivas" w:date="2017-12-19T12:39:00Z">
        <w:r w:rsidRPr="00063899">
          <w:rPr>
            <w:rFonts w:ascii="Times New Roman" w:hAnsi="Times New Roman"/>
            <w:color w:val="222222"/>
            <w:sz w:val="24"/>
          </w:rPr>
          <w:t>Galatians 5:22 But the fruit of the Spirit is love, joy, peace, longsuffering, gentleness (</w:t>
        </w:r>
        <w:proofErr w:type="spellStart"/>
        <w:r w:rsidRPr="00063899">
          <w:rPr>
            <w:rFonts w:ascii="Times New Roman" w:hAnsi="Times New Roman"/>
            <w:color w:val="222222"/>
            <w:sz w:val="24"/>
          </w:rPr>
          <w:t>chrestotes</w:t>
        </w:r>
        <w:proofErr w:type="spellEnd"/>
        <w:r w:rsidRPr="00063899">
          <w:rPr>
            <w:rFonts w:ascii="Times New Roman" w:hAnsi="Times New Roman"/>
            <w:color w:val="222222"/>
            <w:sz w:val="24"/>
          </w:rPr>
          <w:t>), goodness (</w:t>
        </w:r>
        <w:proofErr w:type="spellStart"/>
        <w:r w:rsidRPr="00063899">
          <w:rPr>
            <w:rFonts w:ascii="Times New Roman" w:hAnsi="Times New Roman"/>
            <w:color w:val="222222"/>
            <w:sz w:val="24"/>
          </w:rPr>
          <w:t>agathosyne</w:t>
        </w:r>
        <w:proofErr w:type="spellEnd"/>
        <w:r w:rsidRPr="00063899">
          <w:rPr>
            <w:rFonts w:ascii="Times New Roman" w:hAnsi="Times New Roman"/>
            <w:color w:val="222222"/>
            <w:sz w:val="24"/>
          </w:rPr>
          <w:t>), faith, …</w:t>
        </w:r>
      </w:ins>
    </w:p>
    <w:p w14:paraId="6C33EABD" w14:textId="77777777" w:rsidR="00063899" w:rsidRPr="00063899" w:rsidRDefault="00063899" w:rsidP="00063899">
      <w:pPr>
        <w:shd w:val="clear" w:color="auto" w:fill="FFFFFF"/>
        <w:spacing w:after="0" w:line="240" w:lineRule="auto"/>
        <w:jc w:val="both"/>
        <w:rPr>
          <w:ins w:id="1506" w:author="José Antonio Garcíarivas" w:date="2017-12-19T12:39:00Z"/>
          <w:rFonts w:ascii="Times New Roman" w:hAnsi="Times New Roman"/>
          <w:color w:val="222222"/>
          <w:sz w:val="24"/>
        </w:rPr>
      </w:pPr>
    </w:p>
    <w:p w14:paraId="1EC15790" w14:textId="77777777" w:rsidR="00063899" w:rsidRPr="00063899" w:rsidRDefault="00063899" w:rsidP="00063899">
      <w:pPr>
        <w:shd w:val="clear" w:color="auto" w:fill="FFFFFF"/>
        <w:spacing w:after="0" w:line="240" w:lineRule="auto"/>
        <w:jc w:val="both"/>
        <w:rPr>
          <w:ins w:id="1507" w:author="José Antonio Garcíarivas" w:date="2017-12-19T12:39:00Z"/>
          <w:rFonts w:ascii="Times New Roman" w:hAnsi="Times New Roman"/>
          <w:color w:val="222222"/>
          <w:sz w:val="24"/>
        </w:rPr>
      </w:pPr>
      <w:ins w:id="1508" w:author="José Antonio Garcíarivas" w:date="2017-12-19T12:39:00Z">
        <w:r w:rsidRPr="00063899">
          <w:rPr>
            <w:rFonts w:ascii="Times New Roman" w:hAnsi="Times New Roman"/>
            <w:color w:val="222222"/>
            <w:sz w:val="24"/>
          </w:rPr>
          <w:t xml:space="preserve"> </w:t>
        </w:r>
      </w:ins>
    </w:p>
    <w:p w14:paraId="7A48EF5F" w14:textId="77777777" w:rsidR="00063899" w:rsidRPr="00063899" w:rsidRDefault="00063899" w:rsidP="00063899">
      <w:pPr>
        <w:shd w:val="clear" w:color="auto" w:fill="FFFFFF"/>
        <w:spacing w:after="0" w:line="240" w:lineRule="auto"/>
        <w:jc w:val="both"/>
        <w:rPr>
          <w:ins w:id="1509" w:author="José Antonio Garcíarivas" w:date="2017-12-19T12:39:00Z"/>
          <w:rFonts w:ascii="Times New Roman" w:hAnsi="Times New Roman"/>
          <w:color w:val="222222"/>
          <w:sz w:val="24"/>
        </w:rPr>
      </w:pPr>
    </w:p>
    <w:p w14:paraId="5B141B54" w14:textId="77777777" w:rsidR="00063899" w:rsidRPr="00063899" w:rsidRDefault="00063899" w:rsidP="00063899">
      <w:pPr>
        <w:shd w:val="clear" w:color="auto" w:fill="FFFFFF"/>
        <w:spacing w:after="0" w:line="240" w:lineRule="auto"/>
        <w:jc w:val="both"/>
        <w:rPr>
          <w:ins w:id="1510" w:author="José Antonio Garcíarivas" w:date="2017-12-19T12:39:00Z"/>
          <w:rFonts w:ascii="Times New Roman" w:hAnsi="Times New Roman"/>
          <w:color w:val="222222"/>
          <w:sz w:val="24"/>
        </w:rPr>
      </w:pPr>
      <w:ins w:id="1511" w:author="José Antonio Garcíarivas" w:date="2017-12-19T12:39:00Z">
        <w:r w:rsidRPr="00063899">
          <w:rPr>
            <w:rFonts w:ascii="Times New Roman" w:hAnsi="Times New Roman"/>
            <w:color w:val="222222"/>
            <w:sz w:val="24"/>
          </w:rPr>
          <w:t>Ephesians 5:9 (For the fruit of the Spirit [is] in all goodness (</w:t>
        </w:r>
        <w:proofErr w:type="spellStart"/>
        <w:r w:rsidRPr="00063899">
          <w:rPr>
            <w:rFonts w:ascii="Times New Roman" w:hAnsi="Times New Roman"/>
            <w:color w:val="222222"/>
            <w:sz w:val="24"/>
          </w:rPr>
          <w:t>agathosyne</w:t>
        </w:r>
        <w:proofErr w:type="spellEnd"/>
        <w:r w:rsidRPr="00063899">
          <w:rPr>
            <w:rFonts w:ascii="Times New Roman" w:hAnsi="Times New Roman"/>
            <w:color w:val="222222"/>
            <w:sz w:val="24"/>
          </w:rPr>
          <w:t xml:space="preserve">) and righteousness and truth;) …note: the ;) is like a wink symbol used for faces </w:t>
        </w:r>
      </w:ins>
    </w:p>
    <w:p w14:paraId="2D693D42" w14:textId="77777777" w:rsidR="00063899" w:rsidRPr="00063899" w:rsidRDefault="00063899" w:rsidP="00063899">
      <w:pPr>
        <w:shd w:val="clear" w:color="auto" w:fill="FFFFFF"/>
        <w:spacing w:after="0" w:line="240" w:lineRule="auto"/>
        <w:jc w:val="both"/>
        <w:rPr>
          <w:ins w:id="1512" w:author="José Antonio Garcíarivas" w:date="2017-12-19T12:39:00Z"/>
          <w:rFonts w:ascii="Times New Roman" w:hAnsi="Times New Roman"/>
          <w:color w:val="222222"/>
          <w:sz w:val="24"/>
        </w:rPr>
      </w:pPr>
    </w:p>
    <w:p w14:paraId="395FDB5A" w14:textId="77777777" w:rsidR="00063899" w:rsidRPr="00063899" w:rsidRDefault="00063899" w:rsidP="00063899">
      <w:pPr>
        <w:shd w:val="clear" w:color="auto" w:fill="FFFFFF"/>
        <w:spacing w:after="0" w:line="240" w:lineRule="auto"/>
        <w:jc w:val="both"/>
        <w:rPr>
          <w:ins w:id="1513" w:author="José Antonio Garcíarivas" w:date="2017-12-19T12:39:00Z"/>
          <w:rFonts w:ascii="Times New Roman" w:hAnsi="Times New Roman"/>
          <w:color w:val="222222"/>
          <w:sz w:val="24"/>
        </w:rPr>
      </w:pPr>
      <w:ins w:id="1514" w:author="José Antonio Garcíarivas" w:date="2017-12-19T12:39:00Z">
        <w:r w:rsidRPr="00063899">
          <w:rPr>
            <w:rFonts w:ascii="Times New Roman" w:hAnsi="Times New Roman"/>
            <w:color w:val="222222"/>
            <w:sz w:val="24"/>
          </w:rPr>
          <w:t xml:space="preserve"> </w:t>
        </w:r>
      </w:ins>
    </w:p>
    <w:p w14:paraId="2D6EE563" w14:textId="77777777" w:rsidR="00063899" w:rsidRPr="00063899" w:rsidRDefault="00063899" w:rsidP="00063899">
      <w:pPr>
        <w:shd w:val="clear" w:color="auto" w:fill="FFFFFF"/>
        <w:spacing w:after="0" w:line="240" w:lineRule="auto"/>
        <w:jc w:val="both"/>
        <w:rPr>
          <w:ins w:id="1515" w:author="José Antonio Garcíarivas" w:date="2017-12-19T12:39:00Z"/>
          <w:rFonts w:ascii="Times New Roman" w:hAnsi="Times New Roman"/>
          <w:color w:val="222222"/>
          <w:sz w:val="24"/>
        </w:rPr>
      </w:pPr>
    </w:p>
    <w:p w14:paraId="1262CAB4" w14:textId="77777777" w:rsidR="00063899" w:rsidRPr="00063899" w:rsidRDefault="00063899" w:rsidP="00063899">
      <w:pPr>
        <w:shd w:val="clear" w:color="auto" w:fill="FFFFFF"/>
        <w:spacing w:after="0" w:line="240" w:lineRule="auto"/>
        <w:jc w:val="both"/>
        <w:rPr>
          <w:ins w:id="1516" w:author="José Antonio Garcíarivas" w:date="2017-12-19T12:39:00Z"/>
          <w:rFonts w:ascii="Times New Roman" w:hAnsi="Times New Roman"/>
          <w:color w:val="222222"/>
          <w:sz w:val="24"/>
        </w:rPr>
      </w:pPr>
      <w:ins w:id="1517" w:author="José Antonio Garcíarivas" w:date="2017-12-19T12:39:00Z">
        <w:r w:rsidRPr="00063899">
          <w:rPr>
            <w:rFonts w:ascii="Times New Roman" w:hAnsi="Times New Roman"/>
            <w:color w:val="222222"/>
            <w:sz w:val="24"/>
          </w:rPr>
          <w:t>2Thessalonians 1:11 Wherefore also we pray always for you, that our God would count you worthy of [this] calling, and fulfil all the good pleasure of [his] goodness (</w:t>
        </w:r>
        <w:proofErr w:type="spellStart"/>
        <w:r w:rsidRPr="00063899">
          <w:rPr>
            <w:rFonts w:ascii="Times New Roman" w:hAnsi="Times New Roman"/>
            <w:color w:val="222222"/>
            <w:sz w:val="24"/>
          </w:rPr>
          <w:t>agathosyne</w:t>
        </w:r>
        <w:proofErr w:type="spellEnd"/>
        <w:r w:rsidRPr="00063899">
          <w:rPr>
            <w:rFonts w:ascii="Times New Roman" w:hAnsi="Times New Roman"/>
            <w:color w:val="222222"/>
            <w:sz w:val="24"/>
          </w:rPr>
          <w:t>), and the work of faith with power: …</w:t>
        </w:r>
      </w:ins>
    </w:p>
    <w:p w14:paraId="730716A8" w14:textId="77777777" w:rsidR="00063899" w:rsidRPr="00063899" w:rsidRDefault="00063899" w:rsidP="00063899">
      <w:pPr>
        <w:shd w:val="clear" w:color="auto" w:fill="FFFFFF"/>
        <w:spacing w:after="0" w:line="240" w:lineRule="auto"/>
        <w:jc w:val="both"/>
        <w:rPr>
          <w:ins w:id="1518" w:author="José Antonio Garcíarivas" w:date="2017-12-19T12:39:00Z"/>
          <w:rFonts w:ascii="Times New Roman" w:hAnsi="Times New Roman"/>
          <w:color w:val="222222"/>
          <w:sz w:val="24"/>
        </w:rPr>
      </w:pPr>
    </w:p>
    <w:p w14:paraId="71FD1EDE" w14:textId="77777777" w:rsidR="00063899" w:rsidRPr="00063899" w:rsidRDefault="00063899" w:rsidP="00063899">
      <w:pPr>
        <w:shd w:val="clear" w:color="auto" w:fill="FFFFFF"/>
        <w:spacing w:after="0" w:line="240" w:lineRule="auto"/>
        <w:jc w:val="both"/>
        <w:rPr>
          <w:ins w:id="1519" w:author="José Antonio Garcíarivas" w:date="2017-12-19T12:39:00Z"/>
          <w:rFonts w:ascii="Times New Roman" w:hAnsi="Times New Roman"/>
          <w:color w:val="222222"/>
          <w:sz w:val="24"/>
        </w:rPr>
      </w:pPr>
      <w:ins w:id="1520" w:author="José Antonio Garcíarivas" w:date="2017-12-19T12:39:00Z">
        <w:r w:rsidRPr="00063899">
          <w:rPr>
            <w:rFonts w:ascii="Times New Roman" w:hAnsi="Times New Roman"/>
            <w:color w:val="222222"/>
            <w:sz w:val="24"/>
          </w:rPr>
          <w:lastRenderedPageBreak/>
          <w:t xml:space="preserve"> </w:t>
        </w:r>
      </w:ins>
    </w:p>
    <w:p w14:paraId="169623F6" w14:textId="77777777" w:rsidR="00063899" w:rsidRPr="00063899" w:rsidRDefault="00063899" w:rsidP="00063899">
      <w:pPr>
        <w:shd w:val="clear" w:color="auto" w:fill="FFFFFF"/>
        <w:spacing w:after="0" w:line="240" w:lineRule="auto"/>
        <w:jc w:val="both"/>
        <w:rPr>
          <w:ins w:id="1521" w:author="José Antonio Garcíarivas" w:date="2017-12-19T12:39:00Z"/>
          <w:rFonts w:ascii="Times New Roman" w:hAnsi="Times New Roman"/>
          <w:color w:val="222222"/>
          <w:sz w:val="24"/>
        </w:rPr>
      </w:pPr>
    </w:p>
    <w:p w14:paraId="18EE4AD8" w14:textId="77777777" w:rsidR="00063899" w:rsidRPr="00063899" w:rsidRDefault="00063899" w:rsidP="00063899">
      <w:pPr>
        <w:shd w:val="clear" w:color="auto" w:fill="FFFFFF"/>
        <w:spacing w:after="0" w:line="240" w:lineRule="auto"/>
        <w:jc w:val="both"/>
        <w:rPr>
          <w:ins w:id="1522" w:author="José Antonio Garcíarivas" w:date="2017-12-19T12:39:00Z"/>
          <w:rFonts w:ascii="Times New Roman" w:hAnsi="Times New Roman"/>
          <w:color w:val="222222"/>
          <w:sz w:val="24"/>
        </w:rPr>
      </w:pPr>
      <w:ins w:id="1523" w:author="José Antonio Garcíarivas" w:date="2017-12-19T12:39:00Z">
        <w:r w:rsidRPr="00063899">
          <w:rPr>
            <w:rFonts w:ascii="Times New Roman" w:hAnsi="Times New Roman"/>
            <w:color w:val="222222"/>
            <w:sz w:val="24"/>
          </w:rPr>
          <w:t>So, in 9 NT mentions of goodness, it’s a 5/4 ratio, just like 9 fruit = 5/4 ratio. So, beyond 5th of 9 = midst, we moved on to 6th, as if from goodness (gentleness) that’s both goodness and severity, to a goodness that’s only goodness; As if from law goodness to grace goodness having no more severity in midst.</w:t>
        </w:r>
      </w:ins>
    </w:p>
    <w:p w14:paraId="08B9F5F9" w14:textId="77777777" w:rsidR="00063899" w:rsidRPr="00063899" w:rsidRDefault="00063899" w:rsidP="00063899">
      <w:pPr>
        <w:shd w:val="clear" w:color="auto" w:fill="FFFFFF"/>
        <w:spacing w:after="0" w:line="240" w:lineRule="auto"/>
        <w:jc w:val="both"/>
        <w:rPr>
          <w:ins w:id="1524" w:author="José Antonio Garcíarivas" w:date="2017-12-19T12:39:00Z"/>
          <w:rFonts w:ascii="Times New Roman" w:hAnsi="Times New Roman"/>
          <w:color w:val="222222"/>
          <w:sz w:val="24"/>
        </w:rPr>
      </w:pPr>
    </w:p>
    <w:p w14:paraId="611DF918" w14:textId="77777777" w:rsidR="00063899" w:rsidRPr="00063899" w:rsidRDefault="00063899" w:rsidP="00063899">
      <w:pPr>
        <w:shd w:val="clear" w:color="auto" w:fill="FFFFFF"/>
        <w:spacing w:after="0" w:line="240" w:lineRule="auto"/>
        <w:jc w:val="both"/>
        <w:rPr>
          <w:ins w:id="1525" w:author="José Antonio Garcíarivas" w:date="2017-12-19T12:39:00Z"/>
          <w:rFonts w:ascii="Times New Roman" w:hAnsi="Times New Roman"/>
          <w:color w:val="222222"/>
          <w:sz w:val="24"/>
        </w:rPr>
      </w:pPr>
      <w:ins w:id="1526" w:author="José Antonio Garcíarivas" w:date="2017-12-19T12:39:00Z">
        <w:r w:rsidRPr="00063899">
          <w:rPr>
            <w:rFonts w:ascii="Times New Roman" w:hAnsi="Times New Roman"/>
            <w:color w:val="222222"/>
            <w:sz w:val="24"/>
          </w:rPr>
          <w:t xml:space="preserve"> </w:t>
        </w:r>
      </w:ins>
    </w:p>
    <w:p w14:paraId="55E9EAEE" w14:textId="77777777" w:rsidR="00063899" w:rsidRPr="00063899" w:rsidRDefault="00063899" w:rsidP="00063899">
      <w:pPr>
        <w:shd w:val="clear" w:color="auto" w:fill="FFFFFF"/>
        <w:spacing w:after="0" w:line="240" w:lineRule="auto"/>
        <w:jc w:val="both"/>
        <w:rPr>
          <w:ins w:id="1527" w:author="José Antonio Garcíarivas" w:date="2017-12-19T12:39:00Z"/>
          <w:rFonts w:ascii="Times New Roman" w:hAnsi="Times New Roman"/>
          <w:color w:val="222222"/>
          <w:sz w:val="24"/>
        </w:rPr>
      </w:pPr>
    </w:p>
    <w:p w14:paraId="09E684CE" w14:textId="77777777" w:rsidR="00063899" w:rsidRPr="00063899" w:rsidRDefault="00063899" w:rsidP="00063899">
      <w:pPr>
        <w:shd w:val="clear" w:color="auto" w:fill="FFFFFF"/>
        <w:spacing w:after="0" w:line="240" w:lineRule="auto"/>
        <w:jc w:val="both"/>
        <w:rPr>
          <w:ins w:id="1528" w:author="José Antonio Garcíarivas" w:date="2017-12-19T12:39:00Z"/>
          <w:rFonts w:ascii="Times New Roman" w:hAnsi="Times New Roman"/>
          <w:color w:val="222222"/>
          <w:sz w:val="24"/>
        </w:rPr>
      </w:pPr>
      <w:ins w:id="1529" w:author="José Antonio Garcíarivas" w:date="2017-12-19T12:39:00Z">
        <w:r w:rsidRPr="00063899">
          <w:rPr>
            <w:rFonts w:ascii="Times New Roman" w:hAnsi="Times New Roman"/>
            <w:color w:val="222222"/>
            <w:sz w:val="24"/>
          </w:rPr>
          <w:t>love, joy, peace, longsuffering, gentleness = 5 (5 seems to allegory symbolize law).</w:t>
        </w:r>
      </w:ins>
    </w:p>
    <w:p w14:paraId="6B818C3B" w14:textId="77777777" w:rsidR="00063899" w:rsidRPr="00063899" w:rsidRDefault="00063899" w:rsidP="00063899">
      <w:pPr>
        <w:shd w:val="clear" w:color="auto" w:fill="FFFFFF"/>
        <w:spacing w:after="0" w:line="240" w:lineRule="auto"/>
        <w:jc w:val="both"/>
        <w:rPr>
          <w:ins w:id="1530" w:author="José Antonio Garcíarivas" w:date="2017-12-19T12:39:00Z"/>
          <w:rFonts w:ascii="Times New Roman" w:hAnsi="Times New Roman"/>
          <w:color w:val="222222"/>
          <w:sz w:val="24"/>
        </w:rPr>
      </w:pPr>
    </w:p>
    <w:p w14:paraId="63ED9284" w14:textId="77777777" w:rsidR="00063899" w:rsidRPr="00063899" w:rsidRDefault="00063899" w:rsidP="00063899">
      <w:pPr>
        <w:shd w:val="clear" w:color="auto" w:fill="FFFFFF"/>
        <w:spacing w:after="0" w:line="240" w:lineRule="auto"/>
        <w:jc w:val="both"/>
        <w:rPr>
          <w:ins w:id="1531" w:author="José Antonio Garcíarivas" w:date="2017-12-19T12:39:00Z"/>
          <w:rFonts w:ascii="Times New Roman" w:hAnsi="Times New Roman"/>
          <w:color w:val="222222"/>
          <w:sz w:val="24"/>
        </w:rPr>
      </w:pPr>
      <w:ins w:id="1532" w:author="José Antonio Garcíarivas" w:date="2017-12-19T12:39:00Z">
        <w:r w:rsidRPr="00063899">
          <w:rPr>
            <w:rFonts w:ascii="Times New Roman" w:hAnsi="Times New Roman"/>
            <w:color w:val="222222"/>
            <w:sz w:val="24"/>
          </w:rPr>
          <w:t>goodness, faith, meekness, temperance = 4 (4 allegory symbolizes fulness of God).</w:t>
        </w:r>
      </w:ins>
    </w:p>
    <w:p w14:paraId="2C1ABF20" w14:textId="77777777" w:rsidR="00063899" w:rsidRPr="00063899" w:rsidRDefault="00063899" w:rsidP="00063899">
      <w:pPr>
        <w:shd w:val="clear" w:color="auto" w:fill="FFFFFF"/>
        <w:spacing w:after="0" w:line="240" w:lineRule="auto"/>
        <w:jc w:val="both"/>
        <w:rPr>
          <w:ins w:id="1533" w:author="José Antonio Garcíarivas" w:date="2017-12-19T12:39:00Z"/>
          <w:rFonts w:ascii="Times New Roman" w:hAnsi="Times New Roman"/>
          <w:color w:val="222222"/>
          <w:sz w:val="24"/>
        </w:rPr>
      </w:pPr>
    </w:p>
    <w:p w14:paraId="1922FB0E" w14:textId="77777777" w:rsidR="00063899" w:rsidRPr="00063899" w:rsidRDefault="00063899" w:rsidP="00063899">
      <w:pPr>
        <w:shd w:val="clear" w:color="auto" w:fill="FFFFFF"/>
        <w:spacing w:after="0" w:line="240" w:lineRule="auto"/>
        <w:jc w:val="both"/>
        <w:rPr>
          <w:ins w:id="1534" w:author="José Antonio Garcíarivas" w:date="2017-12-19T12:39:00Z"/>
          <w:rFonts w:ascii="Times New Roman" w:hAnsi="Times New Roman"/>
          <w:color w:val="222222"/>
          <w:sz w:val="24"/>
        </w:rPr>
      </w:pPr>
      <w:ins w:id="1535" w:author="José Antonio Garcíarivas" w:date="2017-12-19T12:39:00Z">
        <w:r w:rsidRPr="00063899">
          <w:rPr>
            <w:rFonts w:ascii="Times New Roman" w:hAnsi="Times New Roman"/>
            <w:color w:val="222222"/>
            <w:sz w:val="24"/>
          </w:rPr>
          <w:t xml:space="preserve"> </w:t>
        </w:r>
      </w:ins>
    </w:p>
    <w:p w14:paraId="6E06060D" w14:textId="77777777" w:rsidR="00063899" w:rsidRPr="00063899" w:rsidRDefault="00063899" w:rsidP="00063899">
      <w:pPr>
        <w:shd w:val="clear" w:color="auto" w:fill="FFFFFF"/>
        <w:spacing w:after="0" w:line="240" w:lineRule="auto"/>
        <w:jc w:val="both"/>
        <w:rPr>
          <w:ins w:id="1536" w:author="José Antonio Garcíarivas" w:date="2017-12-19T12:39:00Z"/>
          <w:rFonts w:ascii="Times New Roman" w:hAnsi="Times New Roman"/>
          <w:color w:val="222222"/>
          <w:sz w:val="24"/>
        </w:rPr>
      </w:pPr>
    </w:p>
    <w:p w14:paraId="782302E0" w14:textId="77777777" w:rsidR="00063899" w:rsidRPr="00063899" w:rsidRDefault="00063899" w:rsidP="00063899">
      <w:pPr>
        <w:shd w:val="clear" w:color="auto" w:fill="FFFFFF"/>
        <w:spacing w:after="0" w:line="240" w:lineRule="auto"/>
        <w:jc w:val="both"/>
        <w:rPr>
          <w:ins w:id="1537" w:author="José Antonio Garcíarivas" w:date="2017-12-19T12:39:00Z"/>
          <w:rFonts w:ascii="Times New Roman" w:hAnsi="Times New Roman"/>
          <w:color w:val="222222"/>
          <w:sz w:val="24"/>
        </w:rPr>
      </w:pPr>
      <w:proofErr w:type="spellStart"/>
      <w:ins w:id="1538" w:author="José Antonio Garcíarivas" w:date="2017-12-19T12:39:00Z">
        <w:r w:rsidRPr="00063899">
          <w:rPr>
            <w:rFonts w:ascii="Times New Roman" w:hAnsi="Times New Roman"/>
            <w:color w:val="222222"/>
            <w:sz w:val="24"/>
          </w:rPr>
          <w:t>eg</w:t>
        </w:r>
        <w:proofErr w:type="spellEnd"/>
        <w:r w:rsidRPr="00063899">
          <w:rPr>
            <w:rFonts w:ascii="Times New Roman" w:hAnsi="Times New Roman"/>
            <w:color w:val="222222"/>
            <w:sz w:val="24"/>
          </w:rPr>
          <w:t>: JC allegory called Moses’ five books of law “five in one house divided”.</w:t>
        </w:r>
      </w:ins>
    </w:p>
    <w:p w14:paraId="723249C7" w14:textId="77777777" w:rsidR="00063899" w:rsidRPr="00063899" w:rsidRDefault="00063899" w:rsidP="00063899">
      <w:pPr>
        <w:shd w:val="clear" w:color="auto" w:fill="FFFFFF"/>
        <w:spacing w:after="0" w:line="240" w:lineRule="auto"/>
        <w:jc w:val="both"/>
        <w:rPr>
          <w:ins w:id="1539" w:author="José Antonio Garcíarivas" w:date="2017-12-19T12:39:00Z"/>
          <w:rFonts w:ascii="Times New Roman" w:hAnsi="Times New Roman"/>
          <w:color w:val="222222"/>
          <w:sz w:val="24"/>
        </w:rPr>
      </w:pPr>
    </w:p>
    <w:p w14:paraId="0E45419F" w14:textId="77777777" w:rsidR="00063899" w:rsidRPr="00063899" w:rsidRDefault="00063899" w:rsidP="00063899">
      <w:pPr>
        <w:shd w:val="clear" w:color="auto" w:fill="FFFFFF"/>
        <w:spacing w:after="0" w:line="240" w:lineRule="auto"/>
        <w:jc w:val="both"/>
        <w:rPr>
          <w:ins w:id="1540" w:author="José Antonio Garcíarivas" w:date="2017-12-19T12:39:00Z"/>
          <w:rFonts w:ascii="Times New Roman" w:hAnsi="Times New Roman"/>
          <w:color w:val="222222"/>
          <w:sz w:val="24"/>
        </w:rPr>
      </w:pPr>
      <w:ins w:id="1541" w:author="José Antonio Garcíarivas" w:date="2017-12-19T12:39:00Z">
        <w:r w:rsidRPr="00063899">
          <w:rPr>
            <w:rFonts w:ascii="Times New Roman" w:hAnsi="Times New Roman"/>
            <w:color w:val="222222"/>
            <w:sz w:val="24"/>
          </w:rPr>
          <w:t xml:space="preserve"> </w:t>
        </w:r>
      </w:ins>
    </w:p>
    <w:p w14:paraId="11F31AA6" w14:textId="77777777" w:rsidR="00063899" w:rsidRPr="00063899" w:rsidRDefault="00063899" w:rsidP="00063899">
      <w:pPr>
        <w:shd w:val="clear" w:color="auto" w:fill="FFFFFF"/>
        <w:spacing w:after="0" w:line="240" w:lineRule="auto"/>
        <w:jc w:val="both"/>
        <w:rPr>
          <w:ins w:id="1542" w:author="José Antonio Garcíarivas" w:date="2017-12-19T12:39:00Z"/>
          <w:rFonts w:ascii="Times New Roman" w:hAnsi="Times New Roman"/>
          <w:color w:val="222222"/>
          <w:sz w:val="24"/>
        </w:rPr>
      </w:pPr>
    </w:p>
    <w:p w14:paraId="36521A63" w14:textId="77777777" w:rsidR="00063899" w:rsidRPr="00063899" w:rsidRDefault="00063899" w:rsidP="00063899">
      <w:pPr>
        <w:shd w:val="clear" w:color="auto" w:fill="FFFFFF"/>
        <w:spacing w:after="0" w:line="240" w:lineRule="auto"/>
        <w:jc w:val="both"/>
        <w:rPr>
          <w:ins w:id="1543" w:author="José Antonio Garcíarivas" w:date="2017-12-19T12:39:00Z"/>
          <w:rFonts w:ascii="Times New Roman" w:hAnsi="Times New Roman"/>
          <w:color w:val="222222"/>
          <w:sz w:val="24"/>
        </w:rPr>
      </w:pPr>
      <w:proofErr w:type="spellStart"/>
      <w:ins w:id="1544" w:author="José Antonio Garcíarivas" w:date="2017-12-19T12:39:00Z">
        <w:r w:rsidRPr="00063899">
          <w:rPr>
            <w:rFonts w:ascii="Times New Roman" w:hAnsi="Times New Roman"/>
            <w:color w:val="222222"/>
            <w:sz w:val="24"/>
          </w:rPr>
          <w:t>eg</w:t>
        </w:r>
        <w:proofErr w:type="spellEnd"/>
        <w:r w:rsidRPr="00063899">
          <w:rPr>
            <w:rFonts w:ascii="Times New Roman" w:hAnsi="Times New Roman"/>
            <w:color w:val="222222"/>
            <w:sz w:val="24"/>
          </w:rPr>
          <w:t xml:space="preserve">: Revelation has 5 mentions of phrase “which is, and which was, and which is to come” along with a Holy, holy, holy to a “Lord God Almighty” in midst of these 5 phrases, this Lord God Almighty also being mentioned 5 times; But in midst of 5 phrases it’s notably reversed to “which was, and is, and is to come”… as if reverse is </w:t>
        </w:r>
        <w:proofErr w:type="spellStart"/>
        <w:r w:rsidRPr="00063899">
          <w:rPr>
            <w:rFonts w:ascii="Times New Roman" w:hAnsi="Times New Roman"/>
            <w:color w:val="222222"/>
            <w:sz w:val="24"/>
          </w:rPr>
          <w:t>to</w:t>
        </w:r>
        <w:proofErr w:type="spellEnd"/>
        <w:r w:rsidRPr="00063899">
          <w:rPr>
            <w:rFonts w:ascii="Times New Roman" w:hAnsi="Times New Roman"/>
            <w:color w:val="222222"/>
            <w:sz w:val="24"/>
          </w:rPr>
          <w:t xml:space="preserve"> was to make it worse case scenario of worse/better becomes better/worse, a last [state] worse, like a curse.   </w:t>
        </w:r>
      </w:ins>
    </w:p>
    <w:p w14:paraId="06CB17C4" w14:textId="77777777" w:rsidR="00063899" w:rsidRPr="00063899" w:rsidRDefault="00063899" w:rsidP="00063899">
      <w:pPr>
        <w:shd w:val="clear" w:color="auto" w:fill="FFFFFF"/>
        <w:spacing w:after="0" w:line="240" w:lineRule="auto"/>
        <w:jc w:val="both"/>
        <w:rPr>
          <w:ins w:id="1545" w:author="José Antonio Garcíarivas" w:date="2017-12-19T12:39:00Z"/>
          <w:rFonts w:ascii="Times New Roman" w:hAnsi="Times New Roman"/>
          <w:color w:val="222222"/>
          <w:sz w:val="24"/>
        </w:rPr>
      </w:pPr>
    </w:p>
    <w:p w14:paraId="385B7ED7" w14:textId="77777777" w:rsidR="00063899" w:rsidRPr="00063899" w:rsidRDefault="00063899" w:rsidP="00063899">
      <w:pPr>
        <w:shd w:val="clear" w:color="auto" w:fill="FFFFFF"/>
        <w:spacing w:after="0" w:line="240" w:lineRule="auto"/>
        <w:jc w:val="both"/>
        <w:rPr>
          <w:ins w:id="1546" w:author="José Antonio Garcíarivas" w:date="2017-12-19T12:39:00Z"/>
          <w:rFonts w:ascii="Times New Roman" w:hAnsi="Times New Roman"/>
          <w:color w:val="222222"/>
          <w:sz w:val="24"/>
        </w:rPr>
      </w:pPr>
      <w:ins w:id="1547" w:author="José Antonio Garcíarivas" w:date="2017-12-19T12:39:00Z">
        <w:r w:rsidRPr="00063899">
          <w:rPr>
            <w:rFonts w:ascii="Times New Roman" w:hAnsi="Times New Roman"/>
            <w:color w:val="222222"/>
            <w:sz w:val="24"/>
          </w:rPr>
          <w:t xml:space="preserve"> </w:t>
        </w:r>
      </w:ins>
    </w:p>
    <w:p w14:paraId="291DC045" w14:textId="77777777" w:rsidR="00063899" w:rsidRPr="00063899" w:rsidRDefault="00063899" w:rsidP="00063899">
      <w:pPr>
        <w:shd w:val="clear" w:color="auto" w:fill="FFFFFF"/>
        <w:spacing w:after="0" w:line="240" w:lineRule="auto"/>
        <w:jc w:val="both"/>
        <w:rPr>
          <w:ins w:id="1548" w:author="José Antonio Garcíarivas" w:date="2017-12-19T12:39:00Z"/>
          <w:rFonts w:ascii="Times New Roman" w:hAnsi="Times New Roman"/>
          <w:color w:val="222222"/>
          <w:sz w:val="24"/>
        </w:rPr>
      </w:pPr>
    </w:p>
    <w:p w14:paraId="7565D973" w14:textId="77777777" w:rsidR="00063899" w:rsidRPr="00063899" w:rsidRDefault="00063899" w:rsidP="00063899">
      <w:pPr>
        <w:shd w:val="clear" w:color="auto" w:fill="FFFFFF"/>
        <w:spacing w:after="0" w:line="240" w:lineRule="auto"/>
        <w:jc w:val="both"/>
        <w:rPr>
          <w:ins w:id="1549" w:author="José Antonio Garcíarivas" w:date="2017-12-19T12:39:00Z"/>
          <w:rFonts w:ascii="Times New Roman" w:hAnsi="Times New Roman"/>
          <w:color w:val="222222"/>
          <w:sz w:val="24"/>
        </w:rPr>
      </w:pPr>
      <w:ins w:id="1550" w:author="José Antonio Garcíarivas" w:date="2017-12-19T12:39:00Z">
        <w:r w:rsidRPr="00063899">
          <w:rPr>
            <w:rFonts w:ascii="Times New Roman" w:hAnsi="Times New Roman"/>
            <w:color w:val="222222"/>
            <w:sz w:val="24"/>
          </w:rPr>
          <w:t xml:space="preserve">Seems Revelation mentions “one like Son of man” being in midst of seven candlestick churches; And </w:t>
        </w:r>
        <w:proofErr w:type="spellStart"/>
        <w:r w:rsidRPr="00063899">
          <w:rPr>
            <w:rFonts w:ascii="Times New Roman" w:hAnsi="Times New Roman"/>
            <w:color w:val="222222"/>
            <w:sz w:val="24"/>
          </w:rPr>
          <w:t>cOLD</w:t>
        </w:r>
        <w:proofErr w:type="spellEnd"/>
        <w:r w:rsidRPr="00063899">
          <w:rPr>
            <w:rFonts w:ascii="Times New Roman" w:hAnsi="Times New Roman"/>
            <w:color w:val="222222"/>
            <w:sz w:val="24"/>
          </w:rPr>
          <w:t xml:space="preserve"> testament Ezekiel was called “Son of man”, prophet of the LORD (‘</w:t>
        </w:r>
        <w:proofErr w:type="spellStart"/>
        <w:r w:rsidRPr="00063899">
          <w:rPr>
            <w:rFonts w:ascii="Times New Roman" w:hAnsi="Times New Roman"/>
            <w:color w:val="222222"/>
            <w:sz w:val="24"/>
          </w:rPr>
          <w:t>Y@hovah</w:t>
        </w:r>
        <w:proofErr w:type="spellEnd"/>
        <w:r w:rsidRPr="00063899">
          <w:rPr>
            <w:rFonts w:ascii="Times New Roman" w:hAnsi="Times New Roman"/>
            <w:color w:val="222222"/>
            <w:sz w:val="24"/>
          </w:rPr>
          <w:t xml:space="preserve">’), who used words like “worst”, followed by Destruction cometh, and they shall seek peace, and there shall be none. Let’s notice the </w:t>
        </w:r>
        <w:proofErr w:type="spellStart"/>
        <w:r w:rsidRPr="00063899">
          <w:rPr>
            <w:rFonts w:ascii="Times New Roman" w:hAnsi="Times New Roman"/>
            <w:color w:val="222222"/>
            <w:sz w:val="24"/>
          </w:rPr>
          <w:t>cOLD</w:t>
        </w:r>
        <w:proofErr w:type="spellEnd"/>
        <w:r w:rsidRPr="00063899">
          <w:rPr>
            <w:rFonts w:ascii="Times New Roman" w:hAnsi="Times New Roman"/>
            <w:color w:val="222222"/>
            <w:sz w:val="24"/>
          </w:rPr>
          <w:t xml:space="preserve"> word “just-ice” is only found in </w:t>
        </w:r>
        <w:proofErr w:type="spellStart"/>
        <w:r w:rsidRPr="00063899">
          <w:rPr>
            <w:rFonts w:ascii="Times New Roman" w:hAnsi="Times New Roman"/>
            <w:color w:val="222222"/>
            <w:sz w:val="24"/>
          </w:rPr>
          <w:t>cOLD</w:t>
        </w:r>
        <w:proofErr w:type="spellEnd"/>
        <w:r w:rsidRPr="00063899">
          <w:rPr>
            <w:rFonts w:ascii="Times New Roman" w:hAnsi="Times New Roman"/>
            <w:color w:val="222222"/>
            <w:sz w:val="24"/>
          </w:rPr>
          <w:t xml:space="preserve"> testament, never in NT, nor past Ezekiel.</w:t>
        </w:r>
      </w:ins>
    </w:p>
    <w:p w14:paraId="5F540E6E" w14:textId="77777777" w:rsidR="00063899" w:rsidRPr="00063899" w:rsidRDefault="00063899" w:rsidP="00063899">
      <w:pPr>
        <w:shd w:val="clear" w:color="auto" w:fill="FFFFFF"/>
        <w:spacing w:after="0" w:line="240" w:lineRule="auto"/>
        <w:jc w:val="both"/>
        <w:rPr>
          <w:ins w:id="1551" w:author="José Antonio Garcíarivas" w:date="2017-12-19T12:39:00Z"/>
          <w:rFonts w:ascii="Times New Roman" w:hAnsi="Times New Roman"/>
          <w:color w:val="222222"/>
          <w:sz w:val="24"/>
        </w:rPr>
      </w:pPr>
    </w:p>
    <w:p w14:paraId="36BA8354" w14:textId="77777777" w:rsidR="00063899" w:rsidRPr="00063899" w:rsidRDefault="00063899" w:rsidP="00063899">
      <w:pPr>
        <w:shd w:val="clear" w:color="auto" w:fill="FFFFFF"/>
        <w:spacing w:after="0" w:line="240" w:lineRule="auto"/>
        <w:jc w:val="both"/>
        <w:rPr>
          <w:ins w:id="1552" w:author="José Antonio Garcíarivas" w:date="2017-12-19T12:39:00Z"/>
          <w:rFonts w:ascii="Times New Roman" w:hAnsi="Times New Roman"/>
          <w:color w:val="222222"/>
          <w:sz w:val="24"/>
        </w:rPr>
      </w:pPr>
      <w:ins w:id="1553" w:author="José Antonio Garcíarivas" w:date="2017-12-19T12:39:00Z">
        <w:r w:rsidRPr="00063899">
          <w:rPr>
            <w:rFonts w:ascii="Times New Roman" w:hAnsi="Times New Roman"/>
            <w:color w:val="222222"/>
            <w:sz w:val="24"/>
          </w:rPr>
          <w:t xml:space="preserve"> </w:t>
        </w:r>
      </w:ins>
    </w:p>
    <w:p w14:paraId="2C4D008A" w14:textId="77777777" w:rsidR="00063899" w:rsidRPr="00063899" w:rsidRDefault="00063899" w:rsidP="00063899">
      <w:pPr>
        <w:shd w:val="clear" w:color="auto" w:fill="FFFFFF"/>
        <w:spacing w:after="0" w:line="240" w:lineRule="auto"/>
        <w:jc w:val="both"/>
        <w:rPr>
          <w:ins w:id="1554" w:author="José Antonio Garcíarivas" w:date="2017-12-19T12:39:00Z"/>
          <w:rFonts w:ascii="Times New Roman" w:hAnsi="Times New Roman"/>
          <w:color w:val="222222"/>
          <w:sz w:val="24"/>
        </w:rPr>
      </w:pPr>
    </w:p>
    <w:p w14:paraId="211A6B80" w14:textId="77777777" w:rsidR="00063899" w:rsidRDefault="00063899" w:rsidP="00063899">
      <w:pPr>
        <w:shd w:val="clear" w:color="auto" w:fill="FFFFFF"/>
        <w:spacing w:after="0" w:line="240" w:lineRule="auto"/>
        <w:jc w:val="both"/>
        <w:rPr>
          <w:ins w:id="1555" w:author="José Antonio Garcíarivas" w:date="2017-12-19T12:40:00Z"/>
          <w:rFonts w:ascii="Times New Roman" w:hAnsi="Times New Roman"/>
          <w:color w:val="222222"/>
          <w:sz w:val="24"/>
        </w:rPr>
      </w:pPr>
      <w:ins w:id="1556" w:author="José Antonio Garcíarivas" w:date="2017-12-19T12:39:00Z">
        <w:r w:rsidRPr="00063899">
          <w:rPr>
            <w:rFonts w:ascii="Times New Roman" w:hAnsi="Times New Roman"/>
            <w:color w:val="222222"/>
            <w:sz w:val="24"/>
          </w:rPr>
          <w:lastRenderedPageBreak/>
          <w:t xml:space="preserve">Seems there’s OT goodness of the LORD, but it can also get Nasty. For </w:t>
        </w:r>
        <w:proofErr w:type="gramStart"/>
        <w:r w:rsidRPr="00063899">
          <w:rPr>
            <w:rFonts w:ascii="Times New Roman" w:hAnsi="Times New Roman"/>
            <w:color w:val="222222"/>
            <w:sz w:val="24"/>
          </w:rPr>
          <w:t>example</w:t>
        </w:r>
        <w:proofErr w:type="gramEnd"/>
        <w:r w:rsidRPr="00063899">
          <w:rPr>
            <w:rFonts w:ascii="Times New Roman" w:hAnsi="Times New Roman"/>
            <w:color w:val="222222"/>
            <w:sz w:val="24"/>
          </w:rPr>
          <w:t xml:space="preserve"> Amos 5:18 reveals the day (light) of the LORD is darkness (night), and not light (day).</w:t>
        </w:r>
      </w:ins>
    </w:p>
    <w:p w14:paraId="0D9ADE47" w14:textId="77777777" w:rsidR="00063899" w:rsidRDefault="00063899" w:rsidP="00063899">
      <w:pPr>
        <w:shd w:val="clear" w:color="auto" w:fill="FFFFFF"/>
        <w:spacing w:after="0" w:line="240" w:lineRule="auto"/>
        <w:jc w:val="both"/>
        <w:rPr>
          <w:ins w:id="1557" w:author="José Antonio Garcíarivas" w:date="2017-12-19T12:40:00Z"/>
          <w:rFonts w:ascii="Times New Roman" w:hAnsi="Times New Roman"/>
          <w:color w:val="222222"/>
          <w:sz w:val="24"/>
        </w:rPr>
      </w:pPr>
    </w:p>
    <w:p w14:paraId="094DF5EE" w14:textId="77777777" w:rsidR="00063899" w:rsidRPr="00063899" w:rsidRDefault="00063899">
      <w:pPr>
        <w:pStyle w:val="Heading1"/>
        <w:rPr>
          <w:ins w:id="1558" w:author="José Antonio Garcíarivas" w:date="2017-12-19T12:40:00Z"/>
        </w:rPr>
        <w:pPrChange w:id="1559" w:author="José Antonio Garcíarivas" w:date="2017-12-19T12:40:00Z">
          <w:pPr>
            <w:shd w:val="clear" w:color="auto" w:fill="FFFFFF"/>
            <w:spacing w:after="0" w:line="240" w:lineRule="auto"/>
            <w:jc w:val="both"/>
          </w:pPr>
        </w:pPrChange>
      </w:pPr>
      <w:ins w:id="1560" w:author="José Antonio Garcíarivas" w:date="2017-12-19T12:40:00Z">
        <w:r w:rsidRPr="00063899">
          <w:t>Chapter 8</w:t>
        </w:r>
      </w:ins>
    </w:p>
    <w:p w14:paraId="0EE05E6A" w14:textId="77777777" w:rsidR="00063899" w:rsidRPr="00063899" w:rsidRDefault="00063899" w:rsidP="00063899">
      <w:pPr>
        <w:shd w:val="clear" w:color="auto" w:fill="FFFFFF"/>
        <w:spacing w:after="0" w:line="240" w:lineRule="auto"/>
        <w:jc w:val="both"/>
        <w:rPr>
          <w:ins w:id="1561" w:author="José Antonio Garcíarivas" w:date="2017-12-19T12:40:00Z"/>
          <w:rFonts w:ascii="Times New Roman" w:hAnsi="Times New Roman"/>
          <w:color w:val="222222"/>
          <w:sz w:val="24"/>
        </w:rPr>
      </w:pPr>
    </w:p>
    <w:p w14:paraId="5092CFC4" w14:textId="77777777" w:rsidR="00063899" w:rsidRPr="00063899" w:rsidRDefault="00063899" w:rsidP="00063899">
      <w:pPr>
        <w:shd w:val="clear" w:color="auto" w:fill="FFFFFF"/>
        <w:spacing w:after="0" w:line="240" w:lineRule="auto"/>
        <w:jc w:val="both"/>
        <w:rPr>
          <w:ins w:id="1562" w:author="José Antonio Garcíarivas" w:date="2017-12-19T12:40:00Z"/>
          <w:rFonts w:ascii="Times New Roman" w:hAnsi="Times New Roman"/>
          <w:color w:val="222222"/>
          <w:sz w:val="24"/>
        </w:rPr>
      </w:pPr>
      <w:ins w:id="1563" w:author="José Antonio Garcíarivas" w:date="2017-12-19T12:40:00Z">
        <w:r w:rsidRPr="00063899">
          <w:rPr>
            <w:rFonts w:ascii="Times New Roman" w:hAnsi="Times New Roman"/>
            <w:color w:val="222222"/>
            <w:sz w:val="24"/>
          </w:rPr>
          <w:t>Faith: 7th Fruit of the Spirit</w:t>
        </w:r>
      </w:ins>
    </w:p>
    <w:p w14:paraId="2B396214" w14:textId="77777777" w:rsidR="00063899" w:rsidRPr="00063899" w:rsidRDefault="00063899" w:rsidP="00063899">
      <w:pPr>
        <w:shd w:val="clear" w:color="auto" w:fill="FFFFFF"/>
        <w:spacing w:after="0" w:line="240" w:lineRule="auto"/>
        <w:jc w:val="both"/>
        <w:rPr>
          <w:ins w:id="1564" w:author="José Antonio Garcíarivas" w:date="2017-12-19T12:40:00Z"/>
          <w:rFonts w:ascii="Times New Roman" w:hAnsi="Times New Roman"/>
          <w:color w:val="222222"/>
          <w:sz w:val="24"/>
        </w:rPr>
      </w:pPr>
    </w:p>
    <w:p w14:paraId="537464DE" w14:textId="77777777" w:rsidR="00063899" w:rsidRPr="00063899" w:rsidRDefault="00063899" w:rsidP="00063899">
      <w:pPr>
        <w:shd w:val="clear" w:color="auto" w:fill="FFFFFF"/>
        <w:spacing w:after="0" w:line="240" w:lineRule="auto"/>
        <w:jc w:val="both"/>
        <w:rPr>
          <w:ins w:id="1565" w:author="José Antonio Garcíarivas" w:date="2017-12-19T12:40:00Z"/>
          <w:rFonts w:ascii="Times New Roman" w:hAnsi="Times New Roman"/>
          <w:color w:val="222222"/>
          <w:sz w:val="24"/>
        </w:rPr>
      </w:pPr>
      <w:ins w:id="1566" w:author="José Antonio Garcíarivas" w:date="2017-12-19T12:40:00Z">
        <w:r w:rsidRPr="00063899">
          <w:rPr>
            <w:rFonts w:ascii="Times New Roman" w:hAnsi="Times New Roman"/>
            <w:color w:val="222222"/>
            <w:sz w:val="24"/>
          </w:rPr>
          <w:t xml:space="preserve"> </w:t>
        </w:r>
      </w:ins>
    </w:p>
    <w:p w14:paraId="334E7D0E" w14:textId="77777777" w:rsidR="00063899" w:rsidRPr="00063899" w:rsidRDefault="00063899" w:rsidP="00063899">
      <w:pPr>
        <w:shd w:val="clear" w:color="auto" w:fill="FFFFFF"/>
        <w:spacing w:after="0" w:line="240" w:lineRule="auto"/>
        <w:jc w:val="both"/>
        <w:rPr>
          <w:ins w:id="1567" w:author="José Antonio Garcíarivas" w:date="2017-12-19T12:40:00Z"/>
          <w:rFonts w:ascii="Times New Roman" w:hAnsi="Times New Roman"/>
          <w:color w:val="222222"/>
          <w:sz w:val="24"/>
        </w:rPr>
      </w:pPr>
    </w:p>
    <w:p w14:paraId="652044D8" w14:textId="77777777" w:rsidR="00063899" w:rsidRPr="00063899" w:rsidRDefault="00063899" w:rsidP="00063899">
      <w:pPr>
        <w:shd w:val="clear" w:color="auto" w:fill="FFFFFF"/>
        <w:spacing w:after="0" w:line="240" w:lineRule="auto"/>
        <w:jc w:val="both"/>
        <w:rPr>
          <w:ins w:id="1568" w:author="José Antonio Garcíarivas" w:date="2017-12-19T12:40:00Z"/>
          <w:rFonts w:ascii="Times New Roman" w:hAnsi="Times New Roman"/>
          <w:color w:val="222222"/>
          <w:sz w:val="24"/>
        </w:rPr>
      </w:pPr>
      <w:proofErr w:type="spellStart"/>
      <w:ins w:id="1569" w:author="José Antonio Garcíarivas" w:date="2017-12-19T12:40:00Z">
        <w:r w:rsidRPr="00063899">
          <w:rPr>
            <w:rFonts w:ascii="Times New Roman" w:hAnsi="Times New Roman"/>
            <w:color w:val="222222"/>
            <w:sz w:val="24"/>
          </w:rPr>
          <w:t>Love→Joy→Peace→Longsuffering→Gentleness→Goodness→Faith</w:t>
        </w:r>
        <w:proofErr w:type="spellEnd"/>
        <w:r w:rsidRPr="00063899">
          <w:rPr>
            <w:rFonts w:ascii="Times New Roman" w:hAnsi="Times New Roman"/>
            <w:color w:val="222222"/>
            <w:sz w:val="24"/>
          </w:rPr>
          <w:t xml:space="preserve"> = 7th fruit of Spirit.</w:t>
        </w:r>
      </w:ins>
    </w:p>
    <w:p w14:paraId="21FE0C9B" w14:textId="77777777" w:rsidR="00063899" w:rsidRPr="00063899" w:rsidRDefault="00063899" w:rsidP="00063899">
      <w:pPr>
        <w:shd w:val="clear" w:color="auto" w:fill="FFFFFF"/>
        <w:spacing w:after="0" w:line="240" w:lineRule="auto"/>
        <w:jc w:val="both"/>
        <w:rPr>
          <w:ins w:id="1570" w:author="José Antonio Garcíarivas" w:date="2017-12-19T12:40:00Z"/>
          <w:rFonts w:ascii="Times New Roman" w:hAnsi="Times New Roman"/>
          <w:color w:val="222222"/>
          <w:sz w:val="24"/>
        </w:rPr>
      </w:pPr>
    </w:p>
    <w:p w14:paraId="2A364CA2" w14:textId="77777777" w:rsidR="00063899" w:rsidRPr="00063899" w:rsidRDefault="00063899" w:rsidP="00063899">
      <w:pPr>
        <w:shd w:val="clear" w:color="auto" w:fill="FFFFFF"/>
        <w:spacing w:after="0" w:line="240" w:lineRule="auto"/>
        <w:jc w:val="both"/>
        <w:rPr>
          <w:ins w:id="1571" w:author="José Antonio Garcíarivas" w:date="2017-12-19T12:40:00Z"/>
          <w:rFonts w:ascii="Times New Roman" w:hAnsi="Times New Roman"/>
          <w:color w:val="222222"/>
          <w:sz w:val="24"/>
        </w:rPr>
      </w:pPr>
      <w:ins w:id="1572" w:author="José Antonio Garcíarivas" w:date="2017-12-19T12:40:00Z">
        <w:r w:rsidRPr="00063899">
          <w:rPr>
            <w:rFonts w:ascii="Times New Roman" w:hAnsi="Times New Roman"/>
            <w:color w:val="222222"/>
            <w:sz w:val="24"/>
          </w:rPr>
          <w:t xml:space="preserve"> </w:t>
        </w:r>
      </w:ins>
    </w:p>
    <w:p w14:paraId="0026B0C8" w14:textId="77777777" w:rsidR="00063899" w:rsidRPr="00063899" w:rsidRDefault="00063899" w:rsidP="00063899">
      <w:pPr>
        <w:shd w:val="clear" w:color="auto" w:fill="FFFFFF"/>
        <w:spacing w:after="0" w:line="240" w:lineRule="auto"/>
        <w:jc w:val="both"/>
        <w:rPr>
          <w:ins w:id="1573" w:author="José Antonio Garcíarivas" w:date="2017-12-19T12:40:00Z"/>
          <w:rFonts w:ascii="Times New Roman" w:hAnsi="Times New Roman"/>
          <w:color w:val="222222"/>
          <w:sz w:val="24"/>
        </w:rPr>
      </w:pPr>
    </w:p>
    <w:p w14:paraId="67589889" w14:textId="77777777" w:rsidR="00063899" w:rsidRPr="00063899" w:rsidRDefault="00063899" w:rsidP="00063899">
      <w:pPr>
        <w:shd w:val="clear" w:color="auto" w:fill="FFFFFF"/>
        <w:spacing w:after="0" w:line="240" w:lineRule="auto"/>
        <w:jc w:val="both"/>
        <w:rPr>
          <w:ins w:id="1574" w:author="José Antonio Garcíarivas" w:date="2017-12-19T12:40:00Z"/>
          <w:rFonts w:ascii="Times New Roman" w:hAnsi="Times New Roman"/>
          <w:color w:val="222222"/>
          <w:sz w:val="24"/>
        </w:rPr>
      </w:pPr>
      <w:ins w:id="1575" w:author="José Antonio Garcíarivas" w:date="2017-12-19T12:40:00Z">
        <w:r w:rsidRPr="00063899">
          <w:rPr>
            <w:rFonts w:ascii="Times New Roman" w:hAnsi="Times New Roman"/>
            <w:color w:val="222222"/>
            <w:sz w:val="24"/>
          </w:rPr>
          <w:t xml:space="preserve">Faith is a HUGE topic. The word “faith” occurs 247 times, yet only twice in OT. </w:t>
        </w:r>
        <w:proofErr w:type="gramStart"/>
        <w:r w:rsidRPr="00063899">
          <w:rPr>
            <w:rFonts w:ascii="Times New Roman" w:hAnsi="Times New Roman"/>
            <w:color w:val="222222"/>
            <w:sz w:val="24"/>
          </w:rPr>
          <w:t>So</w:t>
        </w:r>
        <w:proofErr w:type="gramEnd"/>
        <w:r w:rsidRPr="00063899">
          <w:rPr>
            <w:rFonts w:ascii="Times New Roman" w:hAnsi="Times New Roman"/>
            <w:color w:val="222222"/>
            <w:sz w:val="24"/>
          </w:rPr>
          <w:t xml:space="preserve"> it’s primarily a NT topic, now our 7th fruit of the Spirit topic to study, ponder, learn about.</w:t>
        </w:r>
      </w:ins>
    </w:p>
    <w:p w14:paraId="4CE09C3B" w14:textId="77777777" w:rsidR="00063899" w:rsidRPr="00063899" w:rsidRDefault="00063899" w:rsidP="00063899">
      <w:pPr>
        <w:shd w:val="clear" w:color="auto" w:fill="FFFFFF"/>
        <w:spacing w:after="0" w:line="240" w:lineRule="auto"/>
        <w:jc w:val="both"/>
        <w:rPr>
          <w:ins w:id="1576" w:author="José Antonio Garcíarivas" w:date="2017-12-19T12:40:00Z"/>
          <w:rFonts w:ascii="Times New Roman" w:hAnsi="Times New Roman"/>
          <w:color w:val="222222"/>
          <w:sz w:val="24"/>
        </w:rPr>
      </w:pPr>
    </w:p>
    <w:p w14:paraId="5FD67134" w14:textId="77777777" w:rsidR="00063899" w:rsidRPr="00063899" w:rsidRDefault="00063899" w:rsidP="00063899">
      <w:pPr>
        <w:shd w:val="clear" w:color="auto" w:fill="FFFFFF"/>
        <w:spacing w:after="0" w:line="240" w:lineRule="auto"/>
        <w:jc w:val="both"/>
        <w:rPr>
          <w:ins w:id="1577" w:author="José Antonio Garcíarivas" w:date="2017-12-19T12:40:00Z"/>
          <w:rFonts w:ascii="Times New Roman" w:hAnsi="Times New Roman"/>
          <w:color w:val="222222"/>
          <w:sz w:val="24"/>
        </w:rPr>
      </w:pPr>
      <w:ins w:id="1578" w:author="José Antonio Garcíarivas" w:date="2017-12-19T12:40:00Z">
        <w:r w:rsidRPr="00063899">
          <w:rPr>
            <w:rFonts w:ascii="Times New Roman" w:hAnsi="Times New Roman"/>
            <w:color w:val="222222"/>
            <w:sz w:val="24"/>
          </w:rPr>
          <w:t xml:space="preserve"> </w:t>
        </w:r>
      </w:ins>
    </w:p>
    <w:p w14:paraId="40C1B5B3" w14:textId="77777777" w:rsidR="00063899" w:rsidRPr="00063899" w:rsidRDefault="00063899" w:rsidP="00063899">
      <w:pPr>
        <w:shd w:val="clear" w:color="auto" w:fill="FFFFFF"/>
        <w:spacing w:after="0" w:line="240" w:lineRule="auto"/>
        <w:jc w:val="both"/>
        <w:rPr>
          <w:ins w:id="1579" w:author="José Antonio Garcíarivas" w:date="2017-12-19T12:40:00Z"/>
          <w:rFonts w:ascii="Times New Roman" w:hAnsi="Times New Roman"/>
          <w:color w:val="222222"/>
          <w:sz w:val="24"/>
        </w:rPr>
      </w:pPr>
    </w:p>
    <w:p w14:paraId="62647DC0" w14:textId="77777777" w:rsidR="00063899" w:rsidRPr="00063899" w:rsidRDefault="00063899" w:rsidP="00063899">
      <w:pPr>
        <w:shd w:val="clear" w:color="auto" w:fill="FFFFFF"/>
        <w:spacing w:after="0" w:line="240" w:lineRule="auto"/>
        <w:jc w:val="both"/>
        <w:rPr>
          <w:ins w:id="1580" w:author="José Antonio Garcíarivas" w:date="2017-12-19T12:40:00Z"/>
          <w:rFonts w:ascii="Times New Roman" w:hAnsi="Times New Roman"/>
          <w:color w:val="222222"/>
          <w:sz w:val="24"/>
        </w:rPr>
      </w:pPr>
      <w:ins w:id="1581" w:author="José Antonio Garcíarivas" w:date="2017-12-19T12:40:00Z">
        <w:r w:rsidRPr="00063899">
          <w:rPr>
            <w:rFonts w:ascii="Times New Roman" w:hAnsi="Times New Roman"/>
            <w:color w:val="222222"/>
            <w:sz w:val="24"/>
          </w:rPr>
          <w:lastRenderedPageBreak/>
          <w:t>NT “faith” in Greek is always ‘</w:t>
        </w:r>
        <w:proofErr w:type="spellStart"/>
        <w:r w:rsidRPr="00063899">
          <w:rPr>
            <w:rFonts w:ascii="Times New Roman" w:hAnsi="Times New Roman"/>
            <w:color w:val="222222"/>
            <w:sz w:val="24"/>
          </w:rPr>
          <w:t>pisits</w:t>
        </w:r>
        <w:proofErr w:type="spellEnd"/>
        <w:r w:rsidRPr="00063899">
          <w:rPr>
            <w:rFonts w:ascii="Times New Roman" w:hAnsi="Times New Roman"/>
            <w:color w:val="222222"/>
            <w:sz w:val="24"/>
          </w:rPr>
          <w:t>’, except when called “little faith”, which may be allegory for law faith, or childish belief. The word “faith” (‘</w:t>
        </w:r>
        <w:proofErr w:type="spellStart"/>
        <w:r w:rsidRPr="00063899">
          <w:rPr>
            <w:rFonts w:ascii="Times New Roman" w:hAnsi="Times New Roman"/>
            <w:color w:val="222222"/>
            <w:sz w:val="24"/>
          </w:rPr>
          <w:t>pistis</w:t>
        </w:r>
        <w:proofErr w:type="spellEnd"/>
        <w:r w:rsidRPr="00063899">
          <w:rPr>
            <w:rFonts w:ascii="Times New Roman" w:hAnsi="Times New Roman"/>
            <w:color w:val="222222"/>
            <w:sz w:val="24"/>
          </w:rPr>
          <w:t>’: feminine noun) is described as a conviction of the truth of anything: belief; Also English rendered as “assurance” x1,  “belief” x1, “fidelity” x1, as if continually assuring us of our salvation through sanctification of the Spirit unto belief of the truth, which involves let go of lies we may have firstly erroneously believed to be true, such as a childish Boogie Man.</w:t>
        </w:r>
      </w:ins>
    </w:p>
    <w:p w14:paraId="443913E7" w14:textId="77777777" w:rsidR="00063899" w:rsidRPr="00063899" w:rsidRDefault="00063899" w:rsidP="00063899">
      <w:pPr>
        <w:shd w:val="clear" w:color="auto" w:fill="FFFFFF"/>
        <w:spacing w:after="0" w:line="240" w:lineRule="auto"/>
        <w:jc w:val="both"/>
        <w:rPr>
          <w:ins w:id="1582" w:author="José Antonio Garcíarivas" w:date="2017-12-19T12:40:00Z"/>
          <w:rFonts w:ascii="Times New Roman" w:hAnsi="Times New Roman"/>
          <w:color w:val="222222"/>
          <w:sz w:val="24"/>
        </w:rPr>
      </w:pPr>
    </w:p>
    <w:p w14:paraId="5CBD66FF" w14:textId="77777777" w:rsidR="00063899" w:rsidRPr="00063899" w:rsidRDefault="00063899" w:rsidP="00063899">
      <w:pPr>
        <w:shd w:val="clear" w:color="auto" w:fill="FFFFFF"/>
        <w:spacing w:after="0" w:line="240" w:lineRule="auto"/>
        <w:jc w:val="both"/>
        <w:rPr>
          <w:ins w:id="1583" w:author="José Antonio Garcíarivas" w:date="2017-12-19T12:40:00Z"/>
          <w:rFonts w:ascii="Times New Roman" w:hAnsi="Times New Roman"/>
          <w:color w:val="222222"/>
          <w:sz w:val="24"/>
        </w:rPr>
      </w:pPr>
      <w:ins w:id="1584" w:author="José Antonio Garcíarivas" w:date="2017-12-19T12:40:00Z">
        <w:r w:rsidRPr="00063899">
          <w:rPr>
            <w:rFonts w:ascii="Times New Roman" w:hAnsi="Times New Roman"/>
            <w:color w:val="222222"/>
            <w:sz w:val="24"/>
          </w:rPr>
          <w:t xml:space="preserve"> </w:t>
        </w:r>
      </w:ins>
    </w:p>
    <w:p w14:paraId="69253BEC" w14:textId="77777777" w:rsidR="00063899" w:rsidRPr="00063899" w:rsidRDefault="00063899" w:rsidP="00063899">
      <w:pPr>
        <w:shd w:val="clear" w:color="auto" w:fill="FFFFFF"/>
        <w:spacing w:after="0" w:line="240" w:lineRule="auto"/>
        <w:jc w:val="both"/>
        <w:rPr>
          <w:ins w:id="1585" w:author="José Antonio Garcíarivas" w:date="2017-12-19T12:40:00Z"/>
          <w:rFonts w:ascii="Times New Roman" w:hAnsi="Times New Roman"/>
          <w:color w:val="222222"/>
          <w:sz w:val="24"/>
        </w:rPr>
      </w:pPr>
    </w:p>
    <w:p w14:paraId="5478AD2B" w14:textId="77777777" w:rsidR="00063899" w:rsidRPr="00063899" w:rsidRDefault="00063899" w:rsidP="00063899">
      <w:pPr>
        <w:shd w:val="clear" w:color="auto" w:fill="FFFFFF"/>
        <w:spacing w:after="0" w:line="240" w:lineRule="auto"/>
        <w:jc w:val="both"/>
        <w:rPr>
          <w:ins w:id="1586" w:author="José Antonio Garcíarivas" w:date="2017-12-19T12:40:00Z"/>
          <w:rFonts w:ascii="Times New Roman" w:hAnsi="Times New Roman"/>
          <w:color w:val="222222"/>
          <w:sz w:val="24"/>
        </w:rPr>
      </w:pPr>
      <w:ins w:id="1587" w:author="José Antonio Garcíarivas" w:date="2017-12-19T12:40:00Z">
        <w:r w:rsidRPr="00063899">
          <w:rPr>
            <w:rFonts w:ascii="Times New Roman" w:hAnsi="Times New Roman"/>
            <w:color w:val="222222"/>
            <w:sz w:val="24"/>
          </w:rPr>
          <w:t>So beyond “belief of the truth” is “know the truth”, as an upgrade from believe to know.</w:t>
        </w:r>
      </w:ins>
    </w:p>
    <w:p w14:paraId="34981BB2" w14:textId="77777777" w:rsidR="00063899" w:rsidRPr="00063899" w:rsidRDefault="00063899" w:rsidP="00063899">
      <w:pPr>
        <w:shd w:val="clear" w:color="auto" w:fill="FFFFFF"/>
        <w:spacing w:after="0" w:line="240" w:lineRule="auto"/>
        <w:jc w:val="both"/>
        <w:rPr>
          <w:ins w:id="1588" w:author="José Antonio Garcíarivas" w:date="2017-12-19T12:40:00Z"/>
          <w:rFonts w:ascii="Times New Roman" w:hAnsi="Times New Roman"/>
          <w:color w:val="222222"/>
          <w:sz w:val="24"/>
        </w:rPr>
      </w:pPr>
    </w:p>
    <w:p w14:paraId="4A6B43AB" w14:textId="77777777" w:rsidR="00063899" w:rsidRPr="00063899" w:rsidRDefault="00063899" w:rsidP="00063899">
      <w:pPr>
        <w:shd w:val="clear" w:color="auto" w:fill="FFFFFF"/>
        <w:spacing w:after="0" w:line="240" w:lineRule="auto"/>
        <w:jc w:val="both"/>
        <w:rPr>
          <w:ins w:id="1589" w:author="José Antonio Garcíarivas" w:date="2017-12-19T12:40:00Z"/>
          <w:rFonts w:ascii="Times New Roman" w:hAnsi="Times New Roman"/>
          <w:color w:val="222222"/>
          <w:sz w:val="24"/>
        </w:rPr>
      </w:pPr>
      <w:ins w:id="1590" w:author="José Antonio Garcíarivas" w:date="2017-12-19T12:40:00Z">
        <w:r w:rsidRPr="00063899">
          <w:rPr>
            <w:rFonts w:ascii="Times New Roman" w:hAnsi="Times New Roman"/>
            <w:color w:val="222222"/>
            <w:sz w:val="24"/>
          </w:rPr>
          <w:t xml:space="preserve"> </w:t>
        </w:r>
      </w:ins>
    </w:p>
    <w:p w14:paraId="100FE651" w14:textId="77777777" w:rsidR="00063899" w:rsidRPr="00063899" w:rsidRDefault="00063899" w:rsidP="00063899">
      <w:pPr>
        <w:shd w:val="clear" w:color="auto" w:fill="FFFFFF"/>
        <w:spacing w:after="0" w:line="240" w:lineRule="auto"/>
        <w:jc w:val="both"/>
        <w:rPr>
          <w:ins w:id="1591" w:author="José Antonio Garcíarivas" w:date="2017-12-19T12:40:00Z"/>
          <w:rFonts w:ascii="Times New Roman" w:hAnsi="Times New Roman"/>
          <w:color w:val="222222"/>
          <w:sz w:val="24"/>
        </w:rPr>
      </w:pPr>
    </w:p>
    <w:p w14:paraId="4D037A2E" w14:textId="77777777" w:rsidR="00063899" w:rsidRPr="00063899" w:rsidRDefault="00063899" w:rsidP="00063899">
      <w:pPr>
        <w:shd w:val="clear" w:color="auto" w:fill="FFFFFF"/>
        <w:spacing w:after="0" w:line="240" w:lineRule="auto"/>
        <w:jc w:val="both"/>
        <w:rPr>
          <w:ins w:id="1592" w:author="José Antonio Garcíarivas" w:date="2017-12-19T12:40:00Z"/>
          <w:rFonts w:ascii="Times New Roman" w:hAnsi="Times New Roman"/>
          <w:color w:val="222222"/>
          <w:sz w:val="24"/>
        </w:rPr>
      </w:pPr>
      <w:ins w:id="1593" w:author="José Antonio Garcíarivas" w:date="2017-12-19T12:40:00Z">
        <w:r w:rsidRPr="00063899">
          <w:rPr>
            <w:rFonts w:ascii="Times New Roman" w:hAnsi="Times New Roman"/>
            <w:color w:val="222222"/>
            <w:sz w:val="24"/>
          </w:rPr>
          <w:t>But first, let’s Review:</w:t>
        </w:r>
      </w:ins>
    </w:p>
    <w:p w14:paraId="19731EDD" w14:textId="77777777" w:rsidR="00063899" w:rsidRPr="00063899" w:rsidRDefault="00063899" w:rsidP="00063899">
      <w:pPr>
        <w:shd w:val="clear" w:color="auto" w:fill="FFFFFF"/>
        <w:spacing w:after="0" w:line="240" w:lineRule="auto"/>
        <w:jc w:val="both"/>
        <w:rPr>
          <w:ins w:id="1594" w:author="José Antonio Garcíarivas" w:date="2017-12-19T12:40:00Z"/>
          <w:rFonts w:ascii="Times New Roman" w:hAnsi="Times New Roman"/>
          <w:color w:val="222222"/>
          <w:sz w:val="24"/>
        </w:rPr>
      </w:pPr>
    </w:p>
    <w:p w14:paraId="7073CA31" w14:textId="77777777" w:rsidR="00063899" w:rsidRPr="00063899" w:rsidRDefault="00063899" w:rsidP="00063899">
      <w:pPr>
        <w:shd w:val="clear" w:color="auto" w:fill="FFFFFF"/>
        <w:spacing w:after="0" w:line="240" w:lineRule="auto"/>
        <w:jc w:val="both"/>
        <w:rPr>
          <w:ins w:id="1595" w:author="José Antonio Garcíarivas" w:date="2017-12-19T12:40:00Z"/>
          <w:rFonts w:ascii="Times New Roman" w:hAnsi="Times New Roman"/>
          <w:color w:val="222222"/>
          <w:sz w:val="24"/>
        </w:rPr>
      </w:pPr>
      <w:ins w:id="1596" w:author="José Antonio Garcíarivas" w:date="2017-12-19T12:40:00Z">
        <w:r w:rsidRPr="00063899">
          <w:rPr>
            <w:rFonts w:ascii="Times New Roman" w:hAnsi="Times New Roman"/>
            <w:color w:val="222222"/>
            <w:sz w:val="24"/>
          </w:rPr>
          <w:t xml:space="preserve">As we’ve been Led of the Spirit, through Fruit of the Spirit, beginning with Love being the “commandment” (rule, ordinance, </w:t>
        </w:r>
        <w:r w:rsidRPr="00063899">
          <w:rPr>
            <w:rFonts w:ascii="Times New Roman" w:hAnsi="Times New Roman"/>
            <w:color w:val="222222"/>
            <w:sz w:val="24"/>
          </w:rPr>
          <w:lastRenderedPageBreak/>
          <w:t>law) to Love one another; We’ve now seen there was a notable goodness1/goodness2 difference from 5th(midst) &amp; to 6th fruit,</w:t>
        </w:r>
      </w:ins>
    </w:p>
    <w:p w14:paraId="2520A5B3" w14:textId="77777777" w:rsidR="00063899" w:rsidRPr="00063899" w:rsidRDefault="00063899" w:rsidP="00063899">
      <w:pPr>
        <w:shd w:val="clear" w:color="auto" w:fill="FFFFFF"/>
        <w:spacing w:after="0" w:line="240" w:lineRule="auto"/>
        <w:jc w:val="both"/>
        <w:rPr>
          <w:ins w:id="1597" w:author="José Antonio Garcíarivas" w:date="2017-12-19T12:40:00Z"/>
          <w:rFonts w:ascii="Times New Roman" w:hAnsi="Times New Roman"/>
          <w:color w:val="222222"/>
          <w:sz w:val="24"/>
        </w:rPr>
      </w:pPr>
    </w:p>
    <w:p w14:paraId="70818D14" w14:textId="77777777" w:rsidR="00063899" w:rsidRPr="00063899" w:rsidRDefault="00063899" w:rsidP="00063899">
      <w:pPr>
        <w:shd w:val="clear" w:color="auto" w:fill="FFFFFF"/>
        <w:spacing w:after="0" w:line="240" w:lineRule="auto"/>
        <w:jc w:val="both"/>
        <w:rPr>
          <w:ins w:id="1598" w:author="José Antonio Garcíarivas" w:date="2017-12-19T12:40:00Z"/>
          <w:rFonts w:ascii="Times New Roman" w:hAnsi="Times New Roman"/>
          <w:color w:val="222222"/>
          <w:sz w:val="24"/>
        </w:rPr>
      </w:pPr>
      <w:ins w:id="1599" w:author="José Antonio Garcíarivas" w:date="2017-12-19T12:40:00Z">
        <w:r w:rsidRPr="00063899">
          <w:rPr>
            <w:rFonts w:ascii="Times New Roman" w:hAnsi="Times New Roman"/>
            <w:color w:val="222222"/>
            <w:sz w:val="24"/>
          </w:rPr>
          <w:t>Perhaps(?) a 5/4 ratio change (like ‘</w:t>
        </w:r>
        <w:proofErr w:type="spellStart"/>
        <w:r w:rsidRPr="00063899">
          <w:rPr>
            <w:rFonts w:ascii="Times New Roman" w:hAnsi="Times New Roman"/>
            <w:color w:val="222222"/>
            <w:sz w:val="24"/>
          </w:rPr>
          <w:t>chrestotes</w:t>
        </w:r>
        <w:proofErr w:type="spellEnd"/>
        <w:r w:rsidRPr="00063899">
          <w:rPr>
            <w:rFonts w:ascii="Times New Roman" w:hAnsi="Times New Roman"/>
            <w:color w:val="222222"/>
            <w:sz w:val="24"/>
          </w:rPr>
          <w:t>/</w:t>
        </w:r>
        <w:proofErr w:type="spellStart"/>
        <w:r w:rsidRPr="00063899">
          <w:rPr>
            <w:rFonts w:ascii="Times New Roman" w:hAnsi="Times New Roman"/>
            <w:color w:val="222222"/>
            <w:sz w:val="24"/>
          </w:rPr>
          <w:t>agathosune</w:t>
        </w:r>
        <w:proofErr w:type="spellEnd"/>
        <w:r w:rsidRPr="00063899">
          <w:rPr>
            <w:rFonts w:ascii="Times New Roman" w:hAnsi="Times New Roman"/>
            <w:color w:val="222222"/>
            <w:sz w:val="24"/>
          </w:rPr>
          <w:t>’ 5/4 ratio of NT “goodness”):</w:t>
        </w:r>
      </w:ins>
    </w:p>
    <w:p w14:paraId="350E3C4A" w14:textId="77777777" w:rsidR="00063899" w:rsidRPr="00063899" w:rsidRDefault="00063899" w:rsidP="00063899">
      <w:pPr>
        <w:shd w:val="clear" w:color="auto" w:fill="FFFFFF"/>
        <w:spacing w:after="0" w:line="240" w:lineRule="auto"/>
        <w:jc w:val="both"/>
        <w:rPr>
          <w:ins w:id="1600" w:author="José Antonio Garcíarivas" w:date="2017-12-19T12:40:00Z"/>
          <w:rFonts w:ascii="Times New Roman" w:hAnsi="Times New Roman"/>
          <w:color w:val="222222"/>
          <w:sz w:val="24"/>
        </w:rPr>
      </w:pPr>
    </w:p>
    <w:p w14:paraId="7E2BBED1" w14:textId="77777777" w:rsidR="00063899" w:rsidRPr="00063899" w:rsidRDefault="00063899" w:rsidP="00063899">
      <w:pPr>
        <w:shd w:val="clear" w:color="auto" w:fill="FFFFFF"/>
        <w:spacing w:after="0" w:line="240" w:lineRule="auto"/>
        <w:jc w:val="both"/>
        <w:rPr>
          <w:ins w:id="1601" w:author="José Antonio Garcíarivas" w:date="2017-12-19T12:40:00Z"/>
          <w:rFonts w:ascii="Times New Roman" w:hAnsi="Times New Roman"/>
          <w:color w:val="222222"/>
          <w:sz w:val="24"/>
        </w:rPr>
      </w:pPr>
      <w:ins w:id="1602" w:author="José Antonio Garcíarivas" w:date="2017-12-19T12:40:00Z">
        <w:r w:rsidRPr="00063899">
          <w:rPr>
            <w:rFonts w:ascii="Times New Roman" w:hAnsi="Times New Roman"/>
            <w:color w:val="222222"/>
            <w:sz w:val="24"/>
          </w:rPr>
          <w:t>- FROM these 5: Love, Joy, Peace, Longsuffering, Gentleness(goodness</w:t>
        </w:r>
        <w:proofErr w:type="gramStart"/>
        <w:r w:rsidRPr="00063899">
          <w:rPr>
            <w:rFonts w:ascii="Times New Roman" w:hAnsi="Times New Roman"/>
            <w:color w:val="222222"/>
            <w:sz w:val="24"/>
          </w:rPr>
          <w:t>1)=</w:t>
        </w:r>
        <w:proofErr w:type="gramEnd"/>
        <w:r w:rsidRPr="00063899">
          <w:rPr>
            <w:rFonts w:ascii="Times New Roman" w:hAnsi="Times New Roman"/>
            <w:color w:val="222222"/>
            <w:sz w:val="24"/>
          </w:rPr>
          <w:t>midst</w:t>
        </w:r>
      </w:ins>
    </w:p>
    <w:p w14:paraId="6F445341" w14:textId="77777777" w:rsidR="00063899" w:rsidRPr="00063899" w:rsidRDefault="00063899" w:rsidP="00063899">
      <w:pPr>
        <w:shd w:val="clear" w:color="auto" w:fill="FFFFFF"/>
        <w:spacing w:after="0" w:line="240" w:lineRule="auto"/>
        <w:jc w:val="both"/>
        <w:rPr>
          <w:ins w:id="1603" w:author="José Antonio Garcíarivas" w:date="2017-12-19T12:40:00Z"/>
          <w:rFonts w:ascii="Times New Roman" w:hAnsi="Times New Roman"/>
          <w:color w:val="222222"/>
          <w:sz w:val="24"/>
        </w:rPr>
      </w:pPr>
    </w:p>
    <w:p w14:paraId="2B3AE438" w14:textId="77777777" w:rsidR="00063899" w:rsidRPr="00063899" w:rsidRDefault="00063899" w:rsidP="00063899">
      <w:pPr>
        <w:shd w:val="clear" w:color="auto" w:fill="FFFFFF"/>
        <w:spacing w:after="0" w:line="240" w:lineRule="auto"/>
        <w:jc w:val="both"/>
        <w:rPr>
          <w:ins w:id="1604" w:author="José Antonio Garcíarivas" w:date="2017-12-19T12:40:00Z"/>
          <w:rFonts w:ascii="Times New Roman" w:hAnsi="Times New Roman"/>
          <w:color w:val="222222"/>
          <w:sz w:val="24"/>
        </w:rPr>
      </w:pPr>
      <w:ins w:id="1605" w:author="José Antonio Garcíarivas" w:date="2017-12-19T12:40:00Z">
        <w:r w:rsidRPr="00063899">
          <w:rPr>
            <w:rFonts w:ascii="Times New Roman" w:hAnsi="Times New Roman"/>
            <w:color w:val="222222"/>
            <w:sz w:val="24"/>
          </w:rPr>
          <w:t>- TO-WARD these 4: Goodness, Faith, Meekness Temperance,</w:t>
        </w:r>
      </w:ins>
    </w:p>
    <w:p w14:paraId="0D51F8B6" w14:textId="77777777" w:rsidR="00063899" w:rsidRPr="00063899" w:rsidRDefault="00063899" w:rsidP="00063899">
      <w:pPr>
        <w:shd w:val="clear" w:color="auto" w:fill="FFFFFF"/>
        <w:spacing w:after="0" w:line="240" w:lineRule="auto"/>
        <w:jc w:val="both"/>
        <w:rPr>
          <w:ins w:id="1606" w:author="José Antonio Garcíarivas" w:date="2017-12-19T12:40:00Z"/>
          <w:rFonts w:ascii="Times New Roman" w:hAnsi="Times New Roman"/>
          <w:color w:val="222222"/>
          <w:sz w:val="24"/>
        </w:rPr>
      </w:pPr>
    </w:p>
    <w:p w14:paraId="1CBF12B8" w14:textId="77777777" w:rsidR="00063899" w:rsidRPr="00063899" w:rsidRDefault="00063899" w:rsidP="00063899">
      <w:pPr>
        <w:shd w:val="clear" w:color="auto" w:fill="FFFFFF"/>
        <w:spacing w:after="0" w:line="240" w:lineRule="auto"/>
        <w:jc w:val="both"/>
        <w:rPr>
          <w:ins w:id="1607" w:author="José Antonio Garcíarivas" w:date="2017-12-19T12:40:00Z"/>
          <w:rFonts w:ascii="Times New Roman" w:hAnsi="Times New Roman"/>
          <w:color w:val="222222"/>
          <w:sz w:val="24"/>
        </w:rPr>
      </w:pPr>
      <w:ins w:id="1608" w:author="José Antonio Garcíarivas" w:date="2017-12-19T12:40:00Z">
        <w:r w:rsidRPr="00063899">
          <w:rPr>
            <w:rFonts w:ascii="Times New Roman" w:hAnsi="Times New Roman"/>
            <w:color w:val="222222"/>
            <w:sz w:val="24"/>
          </w:rPr>
          <w:t xml:space="preserve">Perhaps(?) as if a transition per se, maybe allegory as if the Spirit has been leading </w:t>
        </w:r>
        <w:proofErr w:type="gramStart"/>
        <w:r w:rsidRPr="00063899">
          <w:rPr>
            <w:rFonts w:ascii="Times New Roman" w:hAnsi="Times New Roman"/>
            <w:color w:val="222222"/>
            <w:sz w:val="24"/>
          </w:rPr>
          <w:t>us  forward</w:t>
        </w:r>
        <w:proofErr w:type="gramEnd"/>
        <w:r w:rsidRPr="00063899">
          <w:rPr>
            <w:rFonts w:ascii="Times New Roman" w:hAnsi="Times New Roman"/>
            <w:color w:val="222222"/>
            <w:sz w:val="24"/>
          </w:rPr>
          <w:t>: From under the law →To→ under grace has better things, as if upgrading. For Galatians 5:18 KJV had said “if ye be led of the Spirit, ye are not under the law”; And Romans 6:14/15 had said ye/we are not under the law, but under grace. Seems, our Walk in the Spirit maybe as if From needed governance / To less needed governance, b/</w:t>
        </w:r>
        <w:proofErr w:type="gramStart"/>
        <w:r w:rsidRPr="00063899">
          <w:rPr>
            <w:rFonts w:ascii="Times New Roman" w:hAnsi="Times New Roman"/>
            <w:color w:val="222222"/>
            <w:sz w:val="24"/>
          </w:rPr>
          <w:t>c  we’re</w:t>
        </w:r>
        <w:proofErr w:type="gramEnd"/>
        <w:r w:rsidRPr="00063899">
          <w:rPr>
            <w:rFonts w:ascii="Times New Roman" w:hAnsi="Times New Roman"/>
            <w:color w:val="222222"/>
            <w:sz w:val="24"/>
          </w:rPr>
          <w:t xml:space="preserve"> being fed spiritual food we can digest &amp; apply, by what we’ve been learning.</w:t>
        </w:r>
      </w:ins>
    </w:p>
    <w:p w14:paraId="693DE3F3" w14:textId="77777777" w:rsidR="00063899" w:rsidRPr="00063899" w:rsidRDefault="00063899" w:rsidP="00063899">
      <w:pPr>
        <w:shd w:val="clear" w:color="auto" w:fill="FFFFFF"/>
        <w:spacing w:after="0" w:line="240" w:lineRule="auto"/>
        <w:jc w:val="both"/>
        <w:rPr>
          <w:ins w:id="1609" w:author="José Antonio Garcíarivas" w:date="2017-12-19T12:40:00Z"/>
          <w:rFonts w:ascii="Times New Roman" w:hAnsi="Times New Roman"/>
          <w:color w:val="222222"/>
          <w:sz w:val="24"/>
        </w:rPr>
      </w:pPr>
    </w:p>
    <w:p w14:paraId="065EC995" w14:textId="77777777" w:rsidR="00063899" w:rsidRPr="00063899" w:rsidRDefault="00063899" w:rsidP="00063899">
      <w:pPr>
        <w:shd w:val="clear" w:color="auto" w:fill="FFFFFF"/>
        <w:spacing w:after="0" w:line="240" w:lineRule="auto"/>
        <w:jc w:val="both"/>
        <w:rPr>
          <w:ins w:id="1610" w:author="José Antonio Garcíarivas" w:date="2017-12-19T12:40:00Z"/>
          <w:rFonts w:ascii="Times New Roman" w:hAnsi="Times New Roman"/>
          <w:color w:val="222222"/>
          <w:sz w:val="24"/>
        </w:rPr>
      </w:pPr>
      <w:ins w:id="1611" w:author="José Antonio Garcíarivas" w:date="2017-12-19T12:40:00Z">
        <w:r w:rsidRPr="00063899">
          <w:rPr>
            <w:rFonts w:ascii="Times New Roman" w:hAnsi="Times New Roman"/>
            <w:color w:val="222222"/>
            <w:sz w:val="24"/>
          </w:rPr>
          <w:t xml:space="preserve"> </w:t>
        </w:r>
      </w:ins>
    </w:p>
    <w:p w14:paraId="7D68069B" w14:textId="77777777" w:rsidR="00063899" w:rsidRPr="00063899" w:rsidRDefault="00063899" w:rsidP="00063899">
      <w:pPr>
        <w:shd w:val="clear" w:color="auto" w:fill="FFFFFF"/>
        <w:spacing w:after="0" w:line="240" w:lineRule="auto"/>
        <w:jc w:val="both"/>
        <w:rPr>
          <w:ins w:id="1612" w:author="José Antonio Garcíarivas" w:date="2017-12-19T12:40:00Z"/>
          <w:rFonts w:ascii="Times New Roman" w:hAnsi="Times New Roman"/>
          <w:color w:val="222222"/>
          <w:sz w:val="24"/>
        </w:rPr>
      </w:pPr>
    </w:p>
    <w:p w14:paraId="1AD27254" w14:textId="77777777" w:rsidR="00063899" w:rsidRPr="00063899" w:rsidRDefault="00063899" w:rsidP="00063899">
      <w:pPr>
        <w:shd w:val="clear" w:color="auto" w:fill="FFFFFF"/>
        <w:spacing w:after="0" w:line="240" w:lineRule="auto"/>
        <w:jc w:val="both"/>
        <w:rPr>
          <w:ins w:id="1613" w:author="José Antonio Garcíarivas" w:date="2017-12-19T12:40:00Z"/>
          <w:rFonts w:ascii="Times New Roman" w:hAnsi="Times New Roman"/>
          <w:color w:val="222222"/>
          <w:sz w:val="24"/>
        </w:rPr>
      </w:pPr>
      <w:ins w:id="1614" w:author="José Antonio Garcíarivas" w:date="2017-12-19T12:40:00Z">
        <w:r w:rsidRPr="00063899">
          <w:rPr>
            <w:rFonts w:ascii="Times New Roman" w:hAnsi="Times New Roman"/>
            <w:color w:val="222222"/>
            <w:sz w:val="24"/>
          </w:rPr>
          <w:t xml:space="preserve">So, as we’ve seen in the previous chapter, there was an interesting NT 5/4 ratio of goodness1/goodness2, which may(?) even allegory suggest there’s a 5/4 ratio of 9 fruit.  For 5th=midst gentleness fruit still notably had both “goodness and severity”; And not as contrasting goodness or severity, but as if commanding Love’s goodness1 being conditional on u be good, else severity = cut off. So 5th gentleness fruit aspect was still </w:t>
        </w:r>
        <w:proofErr w:type="spellStart"/>
        <w:r w:rsidRPr="00063899">
          <w:rPr>
            <w:rFonts w:ascii="Times New Roman" w:hAnsi="Times New Roman"/>
            <w:color w:val="222222"/>
            <w:sz w:val="24"/>
          </w:rPr>
          <w:t>kinda</w:t>
        </w:r>
        <w:proofErr w:type="spellEnd"/>
        <w:r w:rsidRPr="00063899">
          <w:rPr>
            <w:rFonts w:ascii="Times New Roman" w:hAnsi="Times New Roman"/>
            <w:color w:val="222222"/>
            <w:sz w:val="24"/>
          </w:rPr>
          <w:t xml:space="preserve"> like law = both good and evil, by still having both goodness and severity.</w:t>
        </w:r>
      </w:ins>
    </w:p>
    <w:p w14:paraId="1678CA79" w14:textId="77777777" w:rsidR="00063899" w:rsidRPr="00063899" w:rsidRDefault="00063899" w:rsidP="00063899">
      <w:pPr>
        <w:shd w:val="clear" w:color="auto" w:fill="FFFFFF"/>
        <w:spacing w:after="0" w:line="240" w:lineRule="auto"/>
        <w:jc w:val="both"/>
        <w:rPr>
          <w:ins w:id="1615" w:author="José Antonio Garcíarivas" w:date="2017-12-19T12:40:00Z"/>
          <w:rFonts w:ascii="Times New Roman" w:hAnsi="Times New Roman"/>
          <w:color w:val="222222"/>
          <w:sz w:val="24"/>
        </w:rPr>
      </w:pPr>
    </w:p>
    <w:p w14:paraId="32FC4226" w14:textId="77777777" w:rsidR="00063899" w:rsidRPr="00063899" w:rsidRDefault="00063899" w:rsidP="00063899">
      <w:pPr>
        <w:shd w:val="clear" w:color="auto" w:fill="FFFFFF"/>
        <w:spacing w:after="0" w:line="240" w:lineRule="auto"/>
        <w:jc w:val="both"/>
        <w:rPr>
          <w:ins w:id="1616" w:author="José Antonio Garcíarivas" w:date="2017-12-19T12:40:00Z"/>
          <w:rFonts w:ascii="Times New Roman" w:hAnsi="Times New Roman"/>
          <w:color w:val="222222"/>
          <w:sz w:val="24"/>
        </w:rPr>
      </w:pPr>
      <w:ins w:id="1617" w:author="José Antonio Garcíarivas" w:date="2017-12-19T12:40:00Z">
        <w:r w:rsidRPr="00063899">
          <w:rPr>
            <w:rFonts w:ascii="Times New Roman" w:hAnsi="Times New Roman"/>
            <w:color w:val="222222"/>
            <w:sz w:val="24"/>
          </w:rPr>
          <w:t xml:space="preserve"> </w:t>
        </w:r>
      </w:ins>
    </w:p>
    <w:p w14:paraId="12827C81" w14:textId="77777777" w:rsidR="00063899" w:rsidRPr="00063899" w:rsidRDefault="00063899" w:rsidP="00063899">
      <w:pPr>
        <w:shd w:val="clear" w:color="auto" w:fill="FFFFFF"/>
        <w:spacing w:after="0" w:line="240" w:lineRule="auto"/>
        <w:jc w:val="both"/>
        <w:rPr>
          <w:ins w:id="1618" w:author="José Antonio Garcíarivas" w:date="2017-12-19T12:40:00Z"/>
          <w:rFonts w:ascii="Times New Roman" w:hAnsi="Times New Roman"/>
          <w:color w:val="222222"/>
          <w:sz w:val="24"/>
        </w:rPr>
      </w:pPr>
    </w:p>
    <w:p w14:paraId="32EF2C64" w14:textId="77777777" w:rsidR="00063899" w:rsidRPr="00063899" w:rsidRDefault="00063899" w:rsidP="00063899">
      <w:pPr>
        <w:shd w:val="clear" w:color="auto" w:fill="FFFFFF"/>
        <w:spacing w:after="0" w:line="240" w:lineRule="auto"/>
        <w:jc w:val="both"/>
        <w:rPr>
          <w:ins w:id="1619" w:author="José Antonio Garcíarivas" w:date="2017-12-19T12:40:00Z"/>
          <w:rFonts w:ascii="Times New Roman" w:hAnsi="Times New Roman"/>
          <w:color w:val="222222"/>
          <w:sz w:val="24"/>
        </w:rPr>
      </w:pPr>
      <w:proofErr w:type="gramStart"/>
      <w:ins w:id="1620" w:author="José Antonio Garcíarivas" w:date="2017-12-19T12:40:00Z">
        <w:r w:rsidRPr="00063899">
          <w:rPr>
            <w:rFonts w:ascii="Times New Roman" w:hAnsi="Times New Roman"/>
            <w:color w:val="222222"/>
            <w:sz w:val="24"/>
          </w:rPr>
          <w:t>So</w:t>
        </w:r>
        <w:proofErr w:type="gramEnd"/>
        <w:r w:rsidRPr="00063899">
          <w:rPr>
            <w:rFonts w:ascii="Times New Roman" w:hAnsi="Times New Roman"/>
            <w:color w:val="222222"/>
            <w:sz w:val="24"/>
          </w:rPr>
          <w:t xml:space="preserve"> it seems first 5 fruit aspects may(?) have been allegory portraying still under the law, till past midst. Then 6th as goodness2 was as goodness only; Perhaps allegory as if going on </w:t>
        </w:r>
        <w:proofErr w:type="gramStart"/>
        <w:r w:rsidRPr="00063899">
          <w:rPr>
            <w:rFonts w:ascii="Times New Roman" w:hAnsi="Times New Roman"/>
            <w:color w:val="222222"/>
            <w:sz w:val="24"/>
          </w:rPr>
          <w:t>From</w:t>
        </w:r>
        <w:proofErr w:type="gramEnd"/>
        <w:r w:rsidRPr="00063899">
          <w:rPr>
            <w:rFonts w:ascii="Times New Roman" w:hAnsi="Times New Roman"/>
            <w:color w:val="222222"/>
            <w:sz w:val="24"/>
          </w:rPr>
          <w:t xml:space="preserve"> under law / To under grace as if go on to better things God provided for us, of them/us; Or as if going From left hand(side) / To right hand(side) of plural “hands” of a </w:t>
        </w:r>
        <w:proofErr w:type="spellStart"/>
        <w:r w:rsidRPr="00063899">
          <w:rPr>
            <w:rFonts w:ascii="Times New Roman" w:hAnsi="Times New Roman"/>
            <w:color w:val="222222"/>
            <w:sz w:val="24"/>
          </w:rPr>
          <w:t>PluralGod</w:t>
        </w:r>
        <w:proofErr w:type="spellEnd"/>
        <w:r w:rsidRPr="00063899">
          <w:rPr>
            <w:rFonts w:ascii="Times New Roman" w:hAnsi="Times New Roman"/>
            <w:color w:val="222222"/>
            <w:sz w:val="24"/>
          </w:rPr>
          <w:t xml:space="preserve"> on high. Something to ponder as we now go on to our discussion about faith.</w:t>
        </w:r>
      </w:ins>
    </w:p>
    <w:p w14:paraId="1C86D5C4" w14:textId="77777777" w:rsidR="00063899" w:rsidRPr="00063899" w:rsidRDefault="00063899" w:rsidP="00063899">
      <w:pPr>
        <w:shd w:val="clear" w:color="auto" w:fill="FFFFFF"/>
        <w:spacing w:after="0" w:line="240" w:lineRule="auto"/>
        <w:jc w:val="both"/>
        <w:rPr>
          <w:ins w:id="1621" w:author="José Antonio Garcíarivas" w:date="2017-12-19T12:40:00Z"/>
          <w:rFonts w:ascii="Times New Roman" w:hAnsi="Times New Roman"/>
          <w:color w:val="222222"/>
          <w:sz w:val="24"/>
        </w:rPr>
      </w:pPr>
    </w:p>
    <w:p w14:paraId="7BC38715" w14:textId="77777777" w:rsidR="00063899" w:rsidRPr="00063899" w:rsidRDefault="00063899" w:rsidP="00063899">
      <w:pPr>
        <w:shd w:val="clear" w:color="auto" w:fill="FFFFFF"/>
        <w:spacing w:after="0" w:line="240" w:lineRule="auto"/>
        <w:jc w:val="both"/>
        <w:rPr>
          <w:ins w:id="1622" w:author="José Antonio Garcíarivas" w:date="2017-12-19T12:40:00Z"/>
          <w:rFonts w:ascii="Times New Roman" w:hAnsi="Times New Roman"/>
          <w:color w:val="222222"/>
          <w:sz w:val="24"/>
        </w:rPr>
      </w:pPr>
      <w:ins w:id="1623" w:author="José Antonio Garcíarivas" w:date="2017-12-19T12:40:00Z">
        <w:r w:rsidRPr="00063899">
          <w:rPr>
            <w:rFonts w:ascii="Times New Roman" w:hAnsi="Times New Roman"/>
            <w:color w:val="222222"/>
            <w:sz w:val="24"/>
          </w:rPr>
          <w:t xml:space="preserve"> </w:t>
        </w:r>
      </w:ins>
    </w:p>
    <w:p w14:paraId="17222A64" w14:textId="77777777" w:rsidR="00063899" w:rsidRPr="00063899" w:rsidRDefault="00063899" w:rsidP="00063899">
      <w:pPr>
        <w:shd w:val="clear" w:color="auto" w:fill="FFFFFF"/>
        <w:spacing w:after="0" w:line="240" w:lineRule="auto"/>
        <w:jc w:val="both"/>
        <w:rPr>
          <w:ins w:id="1624" w:author="José Antonio Garcíarivas" w:date="2017-12-19T12:40:00Z"/>
          <w:rFonts w:ascii="Times New Roman" w:hAnsi="Times New Roman"/>
          <w:color w:val="222222"/>
          <w:sz w:val="24"/>
        </w:rPr>
      </w:pPr>
    </w:p>
    <w:p w14:paraId="14C0F840" w14:textId="77777777" w:rsidR="00063899" w:rsidRPr="00063899" w:rsidRDefault="00063899" w:rsidP="00063899">
      <w:pPr>
        <w:shd w:val="clear" w:color="auto" w:fill="FFFFFF"/>
        <w:spacing w:after="0" w:line="240" w:lineRule="auto"/>
        <w:jc w:val="both"/>
        <w:rPr>
          <w:ins w:id="1625" w:author="José Antonio Garcíarivas" w:date="2017-12-19T12:40:00Z"/>
          <w:rFonts w:ascii="Times New Roman" w:hAnsi="Times New Roman"/>
          <w:color w:val="222222"/>
          <w:sz w:val="24"/>
        </w:rPr>
      </w:pPr>
      <w:ins w:id="1626" w:author="José Antonio Garcíarivas" w:date="2017-12-19T12:40:00Z">
        <w:r w:rsidRPr="00063899">
          <w:rPr>
            <w:rFonts w:ascii="Times New Roman" w:hAnsi="Times New Roman"/>
            <w:color w:val="222222"/>
            <w:sz w:val="24"/>
          </w:rPr>
          <w:t>Re faith:</w:t>
        </w:r>
      </w:ins>
    </w:p>
    <w:p w14:paraId="4A007263" w14:textId="77777777" w:rsidR="00063899" w:rsidRPr="00063899" w:rsidRDefault="00063899" w:rsidP="00063899">
      <w:pPr>
        <w:shd w:val="clear" w:color="auto" w:fill="FFFFFF"/>
        <w:spacing w:after="0" w:line="240" w:lineRule="auto"/>
        <w:jc w:val="both"/>
        <w:rPr>
          <w:ins w:id="1627" w:author="José Antonio Garcíarivas" w:date="2017-12-19T12:40:00Z"/>
          <w:rFonts w:ascii="Times New Roman" w:hAnsi="Times New Roman"/>
          <w:color w:val="222222"/>
          <w:sz w:val="24"/>
        </w:rPr>
      </w:pPr>
    </w:p>
    <w:p w14:paraId="0E311037" w14:textId="77777777" w:rsidR="00063899" w:rsidRPr="00063899" w:rsidRDefault="00063899" w:rsidP="00063899">
      <w:pPr>
        <w:shd w:val="clear" w:color="auto" w:fill="FFFFFF"/>
        <w:spacing w:after="0" w:line="240" w:lineRule="auto"/>
        <w:jc w:val="both"/>
        <w:rPr>
          <w:ins w:id="1628" w:author="José Antonio Garcíarivas" w:date="2017-12-19T12:40:00Z"/>
          <w:rFonts w:ascii="Times New Roman" w:hAnsi="Times New Roman"/>
          <w:color w:val="222222"/>
          <w:sz w:val="24"/>
        </w:rPr>
      </w:pPr>
      <w:ins w:id="1629" w:author="José Antonio Garcíarivas" w:date="2017-12-19T12:40:00Z">
        <w:r w:rsidRPr="00063899">
          <w:rPr>
            <w:rFonts w:ascii="Times New Roman" w:hAnsi="Times New Roman"/>
            <w:color w:val="222222"/>
            <w:sz w:val="24"/>
          </w:rPr>
          <w:t xml:space="preserve">So now, when look at, study about “faith” fruit, it may become as if Paul’s allegoric faith upgrade: “from faith / to faith” in Romans 1:16,17; Where Paul first notes his gospel (of Grace &amp; peace) is now “the gospel of Christ” (as if gone through </w:t>
        </w:r>
        <w:proofErr w:type="spellStart"/>
        <w:r w:rsidRPr="00063899">
          <w:rPr>
            <w:rFonts w:ascii="Times New Roman" w:hAnsi="Times New Roman"/>
            <w:color w:val="222222"/>
            <w:sz w:val="24"/>
          </w:rPr>
          <w:t>Jesus→Christ</w:t>
        </w:r>
        <w:proofErr w:type="spellEnd"/>
        <w:r w:rsidRPr="00063899">
          <w:rPr>
            <w:rFonts w:ascii="Times New Roman" w:hAnsi="Times New Roman"/>
            <w:color w:val="222222"/>
            <w:sz w:val="24"/>
          </w:rPr>
          <w:t>), notably a gospel in which he’s “not ashamed”.</w:t>
        </w:r>
      </w:ins>
    </w:p>
    <w:p w14:paraId="0B47D611" w14:textId="77777777" w:rsidR="00063899" w:rsidRPr="00063899" w:rsidRDefault="00063899" w:rsidP="00063899">
      <w:pPr>
        <w:shd w:val="clear" w:color="auto" w:fill="FFFFFF"/>
        <w:spacing w:after="0" w:line="240" w:lineRule="auto"/>
        <w:jc w:val="both"/>
        <w:rPr>
          <w:ins w:id="1630" w:author="José Antonio Garcíarivas" w:date="2017-12-19T12:40:00Z"/>
          <w:rFonts w:ascii="Times New Roman" w:hAnsi="Times New Roman"/>
          <w:color w:val="222222"/>
          <w:sz w:val="24"/>
        </w:rPr>
      </w:pPr>
    </w:p>
    <w:p w14:paraId="5DEBF39C" w14:textId="77777777" w:rsidR="00063899" w:rsidRPr="00063899" w:rsidRDefault="00063899" w:rsidP="00063899">
      <w:pPr>
        <w:shd w:val="clear" w:color="auto" w:fill="FFFFFF"/>
        <w:spacing w:after="0" w:line="240" w:lineRule="auto"/>
        <w:jc w:val="both"/>
        <w:rPr>
          <w:ins w:id="1631" w:author="José Antonio Garcíarivas" w:date="2017-12-19T12:40:00Z"/>
          <w:rFonts w:ascii="Times New Roman" w:hAnsi="Times New Roman"/>
          <w:color w:val="222222"/>
          <w:sz w:val="24"/>
        </w:rPr>
      </w:pPr>
      <w:ins w:id="1632" w:author="José Antonio Garcíarivas" w:date="2017-12-19T12:40:00Z">
        <w:r w:rsidRPr="00063899">
          <w:rPr>
            <w:rFonts w:ascii="Times New Roman" w:hAnsi="Times New Roman"/>
            <w:color w:val="222222"/>
            <w:sz w:val="24"/>
          </w:rPr>
          <w:t>Why?</w:t>
        </w:r>
      </w:ins>
    </w:p>
    <w:p w14:paraId="3FED92AB" w14:textId="77777777" w:rsidR="00063899" w:rsidRPr="00063899" w:rsidRDefault="00063899" w:rsidP="00063899">
      <w:pPr>
        <w:shd w:val="clear" w:color="auto" w:fill="FFFFFF"/>
        <w:spacing w:after="0" w:line="240" w:lineRule="auto"/>
        <w:jc w:val="both"/>
        <w:rPr>
          <w:ins w:id="1633" w:author="José Antonio Garcíarivas" w:date="2017-12-19T12:40:00Z"/>
          <w:rFonts w:ascii="Times New Roman" w:hAnsi="Times New Roman"/>
          <w:color w:val="222222"/>
          <w:sz w:val="24"/>
        </w:rPr>
      </w:pPr>
    </w:p>
    <w:p w14:paraId="182092A6" w14:textId="77777777" w:rsidR="00063899" w:rsidRPr="00063899" w:rsidRDefault="00063899" w:rsidP="00063899">
      <w:pPr>
        <w:shd w:val="clear" w:color="auto" w:fill="FFFFFF"/>
        <w:spacing w:after="0" w:line="240" w:lineRule="auto"/>
        <w:jc w:val="both"/>
        <w:rPr>
          <w:ins w:id="1634" w:author="José Antonio Garcíarivas" w:date="2017-12-19T12:40:00Z"/>
          <w:rFonts w:ascii="Times New Roman" w:hAnsi="Times New Roman"/>
          <w:color w:val="222222"/>
          <w:sz w:val="24"/>
        </w:rPr>
      </w:pPr>
      <w:ins w:id="1635" w:author="José Antonio Garcíarivas" w:date="2017-12-19T12:40:00Z">
        <w:r w:rsidRPr="00063899">
          <w:rPr>
            <w:rFonts w:ascii="Times New Roman" w:hAnsi="Times New Roman"/>
            <w:color w:val="222222"/>
            <w:sz w:val="24"/>
          </w:rPr>
          <w:t>First he 1:16 says it’s the power (</w:t>
        </w:r>
        <w:proofErr w:type="spellStart"/>
        <w:r w:rsidRPr="00063899">
          <w:rPr>
            <w:rFonts w:ascii="Times New Roman" w:hAnsi="Times New Roman"/>
            <w:color w:val="222222"/>
            <w:sz w:val="24"/>
          </w:rPr>
          <w:t>dunamis</w:t>
        </w:r>
        <w:proofErr w:type="spellEnd"/>
        <w:r w:rsidRPr="00063899">
          <w:rPr>
            <w:rFonts w:ascii="Times New Roman" w:hAnsi="Times New Roman"/>
            <w:color w:val="222222"/>
            <w:sz w:val="24"/>
          </w:rPr>
          <w:t>) of God unto salvation, to the (singular) Jew first, and also to the Greek; Then also 1:17 says: For “therein (the gospel of Christ) is the righteousness of God revealed from faith to faith”; Perhaps as if from “great faith” under law to greater faith under grace, as if growing in faith, by grace, from justified “by faith” as circumcision were, to justified “through faith” as uncircumcision are, as noted in Romans 3:29,30, about how one God is both the God of the Jews by faith &amp; the God of the Gentiles through faith.</w:t>
        </w:r>
      </w:ins>
    </w:p>
    <w:p w14:paraId="34A6ACB1" w14:textId="77777777" w:rsidR="00063899" w:rsidRPr="00063899" w:rsidRDefault="00063899" w:rsidP="00063899">
      <w:pPr>
        <w:shd w:val="clear" w:color="auto" w:fill="FFFFFF"/>
        <w:spacing w:after="0" w:line="240" w:lineRule="auto"/>
        <w:jc w:val="both"/>
        <w:rPr>
          <w:ins w:id="1636" w:author="José Antonio Garcíarivas" w:date="2017-12-19T12:40:00Z"/>
          <w:rFonts w:ascii="Times New Roman" w:hAnsi="Times New Roman"/>
          <w:color w:val="222222"/>
          <w:sz w:val="24"/>
        </w:rPr>
      </w:pPr>
    </w:p>
    <w:p w14:paraId="793BD997" w14:textId="77777777" w:rsidR="00063899" w:rsidRPr="00063899" w:rsidRDefault="00063899" w:rsidP="00063899">
      <w:pPr>
        <w:shd w:val="clear" w:color="auto" w:fill="FFFFFF"/>
        <w:spacing w:after="0" w:line="240" w:lineRule="auto"/>
        <w:jc w:val="both"/>
        <w:rPr>
          <w:ins w:id="1637" w:author="José Antonio Garcíarivas" w:date="2017-12-19T12:40:00Z"/>
          <w:rFonts w:ascii="Times New Roman" w:hAnsi="Times New Roman"/>
          <w:color w:val="222222"/>
          <w:sz w:val="24"/>
        </w:rPr>
      </w:pPr>
      <w:ins w:id="1638" w:author="José Antonio Garcíarivas" w:date="2017-12-19T12:40:00Z">
        <w:r w:rsidRPr="00063899">
          <w:rPr>
            <w:rFonts w:ascii="Times New Roman" w:hAnsi="Times New Roman"/>
            <w:color w:val="222222"/>
            <w:sz w:val="24"/>
          </w:rPr>
          <w:t>Clever wording.</w:t>
        </w:r>
      </w:ins>
    </w:p>
    <w:p w14:paraId="08176727" w14:textId="77777777" w:rsidR="00063899" w:rsidRPr="00063899" w:rsidRDefault="00063899" w:rsidP="00063899">
      <w:pPr>
        <w:shd w:val="clear" w:color="auto" w:fill="FFFFFF"/>
        <w:spacing w:after="0" w:line="240" w:lineRule="auto"/>
        <w:jc w:val="both"/>
        <w:rPr>
          <w:ins w:id="1639" w:author="José Antonio Garcíarivas" w:date="2017-12-19T12:40:00Z"/>
          <w:rFonts w:ascii="Times New Roman" w:hAnsi="Times New Roman"/>
          <w:color w:val="222222"/>
          <w:sz w:val="24"/>
        </w:rPr>
      </w:pPr>
    </w:p>
    <w:p w14:paraId="04DCE8DC" w14:textId="77777777" w:rsidR="00063899" w:rsidRPr="00063899" w:rsidRDefault="00063899" w:rsidP="00063899">
      <w:pPr>
        <w:shd w:val="clear" w:color="auto" w:fill="FFFFFF"/>
        <w:spacing w:after="0" w:line="240" w:lineRule="auto"/>
        <w:jc w:val="both"/>
        <w:rPr>
          <w:ins w:id="1640" w:author="José Antonio Garcíarivas" w:date="2017-12-19T12:40:00Z"/>
          <w:rFonts w:ascii="Times New Roman" w:hAnsi="Times New Roman"/>
          <w:color w:val="222222"/>
          <w:sz w:val="24"/>
        </w:rPr>
      </w:pPr>
      <w:ins w:id="1641" w:author="José Antonio Garcíarivas" w:date="2017-12-19T12:40:00Z">
        <w:r w:rsidRPr="00063899">
          <w:rPr>
            <w:rFonts w:ascii="Times New Roman" w:hAnsi="Times New Roman"/>
            <w:color w:val="222222"/>
            <w:sz w:val="24"/>
          </w:rPr>
          <w:t>But what does it mean?</w:t>
        </w:r>
      </w:ins>
    </w:p>
    <w:p w14:paraId="29DE0169" w14:textId="77777777" w:rsidR="00063899" w:rsidRPr="00063899" w:rsidRDefault="00063899" w:rsidP="00063899">
      <w:pPr>
        <w:shd w:val="clear" w:color="auto" w:fill="FFFFFF"/>
        <w:spacing w:after="0" w:line="240" w:lineRule="auto"/>
        <w:jc w:val="both"/>
        <w:rPr>
          <w:ins w:id="1642" w:author="José Antonio Garcíarivas" w:date="2017-12-19T12:40:00Z"/>
          <w:rFonts w:ascii="Times New Roman" w:hAnsi="Times New Roman"/>
          <w:color w:val="222222"/>
          <w:sz w:val="24"/>
        </w:rPr>
      </w:pPr>
    </w:p>
    <w:p w14:paraId="44E8E98B" w14:textId="77777777" w:rsidR="00063899" w:rsidRPr="00063899" w:rsidRDefault="00063899" w:rsidP="00063899">
      <w:pPr>
        <w:shd w:val="clear" w:color="auto" w:fill="FFFFFF"/>
        <w:spacing w:after="0" w:line="240" w:lineRule="auto"/>
        <w:jc w:val="both"/>
        <w:rPr>
          <w:ins w:id="1643" w:author="José Antonio Garcíarivas" w:date="2017-12-19T12:40:00Z"/>
          <w:rFonts w:ascii="Times New Roman" w:hAnsi="Times New Roman"/>
          <w:color w:val="222222"/>
          <w:sz w:val="24"/>
        </w:rPr>
      </w:pPr>
      <w:ins w:id="1644" w:author="José Antonio Garcíarivas" w:date="2017-12-19T12:40:00Z">
        <w:r w:rsidRPr="00063899">
          <w:rPr>
            <w:rFonts w:ascii="Times New Roman" w:hAnsi="Times New Roman"/>
            <w:color w:val="222222"/>
            <w:sz w:val="24"/>
          </w:rPr>
          <w:t xml:space="preserve"> </w:t>
        </w:r>
      </w:ins>
    </w:p>
    <w:p w14:paraId="36544F84" w14:textId="77777777" w:rsidR="00063899" w:rsidRPr="00063899" w:rsidRDefault="00063899" w:rsidP="00063899">
      <w:pPr>
        <w:shd w:val="clear" w:color="auto" w:fill="FFFFFF"/>
        <w:spacing w:after="0" w:line="240" w:lineRule="auto"/>
        <w:jc w:val="both"/>
        <w:rPr>
          <w:ins w:id="1645" w:author="José Antonio Garcíarivas" w:date="2017-12-19T12:40:00Z"/>
          <w:rFonts w:ascii="Times New Roman" w:hAnsi="Times New Roman"/>
          <w:color w:val="222222"/>
          <w:sz w:val="24"/>
        </w:rPr>
      </w:pPr>
    </w:p>
    <w:p w14:paraId="5B7B4282" w14:textId="77777777" w:rsidR="00063899" w:rsidRPr="00063899" w:rsidRDefault="00063899" w:rsidP="00063899">
      <w:pPr>
        <w:shd w:val="clear" w:color="auto" w:fill="FFFFFF"/>
        <w:spacing w:after="0" w:line="240" w:lineRule="auto"/>
        <w:jc w:val="both"/>
        <w:rPr>
          <w:ins w:id="1646" w:author="José Antonio Garcíarivas" w:date="2017-12-19T12:40:00Z"/>
          <w:rFonts w:ascii="Times New Roman" w:hAnsi="Times New Roman"/>
          <w:color w:val="222222"/>
          <w:sz w:val="24"/>
        </w:rPr>
      </w:pPr>
      <w:ins w:id="1647" w:author="José Antonio Garcíarivas" w:date="2017-12-19T12:40:00Z">
        <w:r w:rsidRPr="00063899">
          <w:rPr>
            <w:rFonts w:ascii="Times New Roman" w:hAnsi="Times New Roman"/>
            <w:color w:val="222222"/>
            <w:sz w:val="24"/>
          </w:rPr>
          <w:t xml:space="preserve">Seems Paul suggests by faith is by promise, so not of the law, nor by works of the law; And through faith is as going or growing from your faith to the faith of the Son of God. So in our Introduction Chapter 1 we had 2 lists of upgrades, first 9 fruit of the Spirit in Gal 5:22,23, then also 7 things to “add to your faith” in 2Pet 1:5-10; Since in 1Peter 1 it said, re “your faith”: it’s only for the salvation of your soul, of soul/spirit, perhaps as if to suggest there’s also a spirit salvation to go on unto, beyond salvation of your soul. For even when in spirit mode, of soul/spirit, there’s still this to do: “comparing spiritual things (plural) with spiritual”. Why? Because law is both natural &amp; spiritual, yet also both good &amp; evil, so law may also be natural distress &amp; spiritual wickedness afterward.   </w:t>
        </w:r>
      </w:ins>
    </w:p>
    <w:p w14:paraId="22B360FA" w14:textId="77777777" w:rsidR="00063899" w:rsidRPr="00063899" w:rsidRDefault="00063899" w:rsidP="00063899">
      <w:pPr>
        <w:shd w:val="clear" w:color="auto" w:fill="FFFFFF"/>
        <w:spacing w:after="0" w:line="240" w:lineRule="auto"/>
        <w:jc w:val="both"/>
        <w:rPr>
          <w:ins w:id="1648" w:author="José Antonio Garcíarivas" w:date="2017-12-19T12:40:00Z"/>
          <w:rFonts w:ascii="Times New Roman" w:hAnsi="Times New Roman"/>
          <w:color w:val="222222"/>
          <w:sz w:val="24"/>
        </w:rPr>
      </w:pPr>
    </w:p>
    <w:p w14:paraId="569C11F0" w14:textId="77777777" w:rsidR="00063899" w:rsidRPr="00063899" w:rsidRDefault="00063899" w:rsidP="00063899">
      <w:pPr>
        <w:shd w:val="clear" w:color="auto" w:fill="FFFFFF"/>
        <w:spacing w:after="0" w:line="240" w:lineRule="auto"/>
        <w:jc w:val="both"/>
        <w:rPr>
          <w:ins w:id="1649" w:author="José Antonio Garcíarivas" w:date="2017-12-19T12:40:00Z"/>
          <w:rFonts w:ascii="Times New Roman" w:hAnsi="Times New Roman"/>
          <w:color w:val="222222"/>
          <w:sz w:val="24"/>
        </w:rPr>
      </w:pPr>
      <w:ins w:id="1650" w:author="José Antonio Garcíarivas" w:date="2017-12-19T12:40:00Z">
        <w:r w:rsidRPr="00063899">
          <w:rPr>
            <w:rFonts w:ascii="Times New Roman" w:hAnsi="Times New Roman"/>
            <w:color w:val="222222"/>
            <w:sz w:val="24"/>
          </w:rPr>
          <w:t xml:space="preserve"> </w:t>
        </w:r>
      </w:ins>
    </w:p>
    <w:p w14:paraId="3C690A17" w14:textId="77777777" w:rsidR="00063899" w:rsidRPr="00063899" w:rsidRDefault="00063899" w:rsidP="00063899">
      <w:pPr>
        <w:shd w:val="clear" w:color="auto" w:fill="FFFFFF"/>
        <w:spacing w:after="0" w:line="240" w:lineRule="auto"/>
        <w:jc w:val="both"/>
        <w:rPr>
          <w:ins w:id="1651" w:author="José Antonio Garcíarivas" w:date="2017-12-19T12:40:00Z"/>
          <w:rFonts w:ascii="Times New Roman" w:hAnsi="Times New Roman"/>
          <w:color w:val="222222"/>
          <w:sz w:val="24"/>
        </w:rPr>
      </w:pPr>
    </w:p>
    <w:p w14:paraId="24B4EF65" w14:textId="77777777" w:rsidR="00063899" w:rsidRPr="00063899" w:rsidRDefault="00063899" w:rsidP="00063899">
      <w:pPr>
        <w:shd w:val="clear" w:color="auto" w:fill="FFFFFF"/>
        <w:spacing w:after="0" w:line="240" w:lineRule="auto"/>
        <w:jc w:val="both"/>
        <w:rPr>
          <w:ins w:id="1652" w:author="José Antonio Garcíarivas" w:date="2017-12-19T12:40:00Z"/>
          <w:rFonts w:ascii="Times New Roman" w:hAnsi="Times New Roman"/>
          <w:color w:val="222222"/>
          <w:sz w:val="24"/>
        </w:rPr>
      </w:pPr>
      <w:ins w:id="1653" w:author="José Antonio Garcíarivas" w:date="2017-12-19T12:40:00Z">
        <w:r w:rsidRPr="00063899">
          <w:rPr>
            <w:rFonts w:ascii="Times New Roman" w:hAnsi="Times New Roman"/>
            <w:color w:val="222222"/>
            <w:sz w:val="24"/>
          </w:rPr>
          <w:t>Re: their faith:</w:t>
        </w:r>
      </w:ins>
    </w:p>
    <w:p w14:paraId="4C50C3C4" w14:textId="77777777" w:rsidR="00063899" w:rsidRPr="00063899" w:rsidRDefault="00063899" w:rsidP="00063899">
      <w:pPr>
        <w:shd w:val="clear" w:color="auto" w:fill="FFFFFF"/>
        <w:spacing w:after="0" w:line="240" w:lineRule="auto"/>
        <w:jc w:val="both"/>
        <w:rPr>
          <w:ins w:id="1654" w:author="José Antonio Garcíarivas" w:date="2017-12-19T12:40:00Z"/>
          <w:rFonts w:ascii="Times New Roman" w:hAnsi="Times New Roman"/>
          <w:color w:val="222222"/>
          <w:sz w:val="24"/>
        </w:rPr>
      </w:pPr>
    </w:p>
    <w:p w14:paraId="51731A62" w14:textId="77777777" w:rsidR="00063899" w:rsidRPr="00063899" w:rsidRDefault="00063899" w:rsidP="00063899">
      <w:pPr>
        <w:shd w:val="clear" w:color="auto" w:fill="FFFFFF"/>
        <w:spacing w:after="0" w:line="240" w:lineRule="auto"/>
        <w:jc w:val="both"/>
        <w:rPr>
          <w:ins w:id="1655" w:author="José Antonio Garcíarivas" w:date="2017-12-19T12:40:00Z"/>
          <w:rFonts w:ascii="Times New Roman" w:hAnsi="Times New Roman"/>
          <w:color w:val="222222"/>
          <w:sz w:val="24"/>
        </w:rPr>
      </w:pPr>
      <w:ins w:id="1656" w:author="José Antonio Garcíarivas" w:date="2017-12-19T12:40:00Z">
        <w:r w:rsidRPr="00063899">
          <w:rPr>
            <w:rFonts w:ascii="Times New Roman" w:hAnsi="Times New Roman"/>
            <w:color w:val="222222"/>
            <w:sz w:val="24"/>
          </w:rPr>
          <w:t>Seems, on the topic of faith, most faith preachers use Hebrews 11, wherein “by faith” is mentioned 17 times, and “through faith” also mentioned 5 times; Yet most faith preachers, who say you can’t please their rewarder God without their faith (from Hebrews 11:6), never seem to mention Paul’s conclusions in Hebrews 11:13,39 are:</w:t>
        </w:r>
      </w:ins>
    </w:p>
    <w:p w14:paraId="47C7F5D2" w14:textId="77777777" w:rsidR="00063899" w:rsidRPr="00063899" w:rsidRDefault="00063899" w:rsidP="00063899">
      <w:pPr>
        <w:shd w:val="clear" w:color="auto" w:fill="FFFFFF"/>
        <w:spacing w:after="0" w:line="240" w:lineRule="auto"/>
        <w:jc w:val="both"/>
        <w:rPr>
          <w:ins w:id="1657" w:author="José Antonio Garcíarivas" w:date="2017-12-19T12:40:00Z"/>
          <w:rFonts w:ascii="Times New Roman" w:hAnsi="Times New Roman"/>
          <w:color w:val="222222"/>
          <w:sz w:val="24"/>
        </w:rPr>
      </w:pPr>
    </w:p>
    <w:p w14:paraId="5D2E596C" w14:textId="77777777" w:rsidR="00063899" w:rsidRPr="00063899" w:rsidRDefault="00063899" w:rsidP="00063899">
      <w:pPr>
        <w:shd w:val="clear" w:color="auto" w:fill="FFFFFF"/>
        <w:spacing w:after="0" w:line="240" w:lineRule="auto"/>
        <w:jc w:val="both"/>
        <w:rPr>
          <w:ins w:id="1658" w:author="José Antonio Garcíarivas" w:date="2017-12-19T12:40:00Z"/>
          <w:rFonts w:ascii="Times New Roman" w:hAnsi="Times New Roman"/>
          <w:color w:val="222222"/>
          <w:sz w:val="24"/>
        </w:rPr>
      </w:pPr>
      <w:ins w:id="1659" w:author="José Antonio Garcíarivas" w:date="2017-12-19T12:40:00Z">
        <w:r w:rsidRPr="00063899">
          <w:rPr>
            <w:rFonts w:ascii="Times New Roman" w:hAnsi="Times New Roman"/>
            <w:color w:val="222222"/>
            <w:sz w:val="24"/>
          </w:rPr>
          <w:t>-        11:13 these all died (1st of 2 lists of OT law faith heroes), “not having received the promises”, and</w:t>
        </w:r>
      </w:ins>
    </w:p>
    <w:p w14:paraId="56295FCC" w14:textId="77777777" w:rsidR="00063899" w:rsidRPr="00063899" w:rsidRDefault="00063899" w:rsidP="00063899">
      <w:pPr>
        <w:shd w:val="clear" w:color="auto" w:fill="FFFFFF"/>
        <w:spacing w:after="0" w:line="240" w:lineRule="auto"/>
        <w:jc w:val="both"/>
        <w:rPr>
          <w:ins w:id="1660" w:author="José Antonio Garcíarivas" w:date="2017-12-19T12:40:00Z"/>
          <w:rFonts w:ascii="Times New Roman" w:hAnsi="Times New Roman"/>
          <w:color w:val="222222"/>
          <w:sz w:val="24"/>
        </w:rPr>
      </w:pPr>
    </w:p>
    <w:p w14:paraId="0C4CED9A" w14:textId="77777777" w:rsidR="00063899" w:rsidRPr="00063899" w:rsidRDefault="00063899" w:rsidP="00063899">
      <w:pPr>
        <w:shd w:val="clear" w:color="auto" w:fill="FFFFFF"/>
        <w:spacing w:after="0" w:line="240" w:lineRule="auto"/>
        <w:jc w:val="both"/>
        <w:rPr>
          <w:ins w:id="1661" w:author="José Antonio Garcíarivas" w:date="2017-12-19T12:40:00Z"/>
          <w:rFonts w:ascii="Times New Roman" w:hAnsi="Times New Roman"/>
          <w:color w:val="222222"/>
          <w:sz w:val="24"/>
        </w:rPr>
      </w:pPr>
      <w:ins w:id="1662" w:author="José Antonio Garcíarivas" w:date="2017-12-19T12:40:00Z">
        <w:r w:rsidRPr="00063899">
          <w:rPr>
            <w:rFonts w:ascii="Times New Roman" w:hAnsi="Times New Roman"/>
            <w:color w:val="222222"/>
            <w:sz w:val="24"/>
          </w:rPr>
          <w:t>-        11:39 these all (2nd list, also all died), having obtained a good report “through faith”, (but yet still) “received not the promise”:</w:t>
        </w:r>
      </w:ins>
    </w:p>
    <w:p w14:paraId="7E43F446" w14:textId="77777777" w:rsidR="00063899" w:rsidRPr="00063899" w:rsidRDefault="00063899" w:rsidP="00063899">
      <w:pPr>
        <w:shd w:val="clear" w:color="auto" w:fill="FFFFFF"/>
        <w:spacing w:after="0" w:line="240" w:lineRule="auto"/>
        <w:jc w:val="both"/>
        <w:rPr>
          <w:ins w:id="1663" w:author="José Antonio Garcíarivas" w:date="2017-12-19T12:40:00Z"/>
          <w:rFonts w:ascii="Times New Roman" w:hAnsi="Times New Roman"/>
          <w:color w:val="222222"/>
          <w:sz w:val="24"/>
        </w:rPr>
      </w:pPr>
    </w:p>
    <w:p w14:paraId="0FFF1EA3" w14:textId="77777777" w:rsidR="00063899" w:rsidRPr="00063899" w:rsidRDefault="00063899" w:rsidP="00063899">
      <w:pPr>
        <w:shd w:val="clear" w:color="auto" w:fill="FFFFFF"/>
        <w:spacing w:after="0" w:line="240" w:lineRule="auto"/>
        <w:jc w:val="both"/>
        <w:rPr>
          <w:ins w:id="1664" w:author="José Antonio Garcíarivas" w:date="2017-12-19T12:40:00Z"/>
          <w:rFonts w:ascii="Times New Roman" w:hAnsi="Times New Roman"/>
          <w:color w:val="222222"/>
          <w:sz w:val="24"/>
        </w:rPr>
      </w:pPr>
      <w:ins w:id="1665" w:author="José Antonio Garcíarivas" w:date="2017-12-19T12:40:00Z">
        <w:r w:rsidRPr="00063899">
          <w:rPr>
            <w:rFonts w:ascii="Times New Roman" w:hAnsi="Times New Roman"/>
            <w:color w:val="222222"/>
            <w:sz w:val="24"/>
          </w:rPr>
          <w:t>Seems as if Paul’s revealing oops1 &amp; oops2, both by faith &amp; through faith, if still law faith. So Heb 11:40 finally concludes God provided some better thing for us (of them/us), as if something better than all dying and neither receiving the promises, nor the promise.</w:t>
        </w:r>
      </w:ins>
    </w:p>
    <w:p w14:paraId="49471AC5" w14:textId="77777777" w:rsidR="00063899" w:rsidRPr="00063899" w:rsidRDefault="00063899" w:rsidP="00063899">
      <w:pPr>
        <w:shd w:val="clear" w:color="auto" w:fill="FFFFFF"/>
        <w:spacing w:after="0" w:line="240" w:lineRule="auto"/>
        <w:jc w:val="both"/>
        <w:rPr>
          <w:ins w:id="1666" w:author="José Antonio Garcíarivas" w:date="2017-12-19T12:40:00Z"/>
          <w:rFonts w:ascii="Times New Roman" w:hAnsi="Times New Roman"/>
          <w:color w:val="222222"/>
          <w:sz w:val="24"/>
        </w:rPr>
      </w:pPr>
    </w:p>
    <w:p w14:paraId="47DAE350" w14:textId="77777777" w:rsidR="00063899" w:rsidRPr="00063899" w:rsidRDefault="00063899" w:rsidP="00063899">
      <w:pPr>
        <w:shd w:val="clear" w:color="auto" w:fill="FFFFFF"/>
        <w:spacing w:after="0" w:line="240" w:lineRule="auto"/>
        <w:jc w:val="both"/>
        <w:rPr>
          <w:ins w:id="1667" w:author="José Antonio Garcíarivas" w:date="2017-12-19T12:40:00Z"/>
          <w:rFonts w:ascii="Times New Roman" w:hAnsi="Times New Roman"/>
          <w:color w:val="222222"/>
          <w:sz w:val="24"/>
        </w:rPr>
      </w:pPr>
      <w:ins w:id="1668" w:author="José Antonio Garcíarivas" w:date="2017-12-19T12:40:00Z">
        <w:r w:rsidRPr="00063899">
          <w:rPr>
            <w:rFonts w:ascii="Times New Roman" w:hAnsi="Times New Roman"/>
            <w:color w:val="222222"/>
            <w:sz w:val="24"/>
          </w:rPr>
          <w:t xml:space="preserve"> </w:t>
        </w:r>
      </w:ins>
    </w:p>
    <w:p w14:paraId="334F558C" w14:textId="77777777" w:rsidR="00063899" w:rsidRPr="00063899" w:rsidRDefault="00063899" w:rsidP="00063899">
      <w:pPr>
        <w:shd w:val="clear" w:color="auto" w:fill="FFFFFF"/>
        <w:spacing w:after="0" w:line="240" w:lineRule="auto"/>
        <w:jc w:val="both"/>
        <w:rPr>
          <w:ins w:id="1669" w:author="José Antonio Garcíarivas" w:date="2017-12-19T12:40:00Z"/>
          <w:rFonts w:ascii="Times New Roman" w:hAnsi="Times New Roman"/>
          <w:color w:val="222222"/>
          <w:sz w:val="24"/>
        </w:rPr>
      </w:pPr>
    </w:p>
    <w:p w14:paraId="05919B67" w14:textId="77777777" w:rsidR="00063899" w:rsidRPr="00063899" w:rsidRDefault="00063899" w:rsidP="00063899">
      <w:pPr>
        <w:shd w:val="clear" w:color="auto" w:fill="FFFFFF"/>
        <w:spacing w:after="0" w:line="240" w:lineRule="auto"/>
        <w:jc w:val="both"/>
        <w:rPr>
          <w:ins w:id="1670" w:author="José Antonio Garcíarivas" w:date="2017-12-19T12:40:00Z"/>
          <w:rFonts w:ascii="Times New Roman" w:hAnsi="Times New Roman"/>
          <w:color w:val="222222"/>
          <w:sz w:val="24"/>
        </w:rPr>
      </w:pPr>
      <w:ins w:id="1671" w:author="José Antonio Garcíarivas" w:date="2017-12-19T12:40:00Z">
        <w:r w:rsidRPr="00063899">
          <w:rPr>
            <w:rFonts w:ascii="Times New Roman" w:hAnsi="Times New Roman"/>
            <w:color w:val="222222"/>
            <w:sz w:val="24"/>
          </w:rPr>
          <w:t>For Hebrews 10:36 previously talked of “receive the promise” after do the will of God, which seems to be I will have mercy, and not sacrifice, as if to allegory say have faith in grace, not in law. For Gal 3:11 said what’s evident from evidence is that no man justified “by the law”, and Heb 10:8 says sacrifice and offering, for sin, is offered “by the law”.</w:t>
        </w:r>
      </w:ins>
    </w:p>
    <w:p w14:paraId="3E037318" w14:textId="77777777" w:rsidR="00063899" w:rsidRPr="00063899" w:rsidRDefault="00063899" w:rsidP="00063899">
      <w:pPr>
        <w:shd w:val="clear" w:color="auto" w:fill="FFFFFF"/>
        <w:spacing w:after="0" w:line="240" w:lineRule="auto"/>
        <w:jc w:val="both"/>
        <w:rPr>
          <w:ins w:id="1672" w:author="José Antonio Garcíarivas" w:date="2017-12-19T12:40:00Z"/>
          <w:rFonts w:ascii="Times New Roman" w:hAnsi="Times New Roman"/>
          <w:color w:val="222222"/>
          <w:sz w:val="24"/>
        </w:rPr>
      </w:pPr>
    </w:p>
    <w:p w14:paraId="25632DCC" w14:textId="77777777" w:rsidR="00063899" w:rsidRPr="00063899" w:rsidRDefault="00063899" w:rsidP="00063899">
      <w:pPr>
        <w:shd w:val="clear" w:color="auto" w:fill="FFFFFF"/>
        <w:spacing w:after="0" w:line="240" w:lineRule="auto"/>
        <w:jc w:val="both"/>
        <w:rPr>
          <w:ins w:id="1673" w:author="José Antonio Garcíarivas" w:date="2017-12-19T12:40:00Z"/>
          <w:rFonts w:ascii="Times New Roman" w:hAnsi="Times New Roman"/>
          <w:color w:val="222222"/>
          <w:sz w:val="24"/>
        </w:rPr>
      </w:pPr>
      <w:ins w:id="1674" w:author="José Antonio Garcíarivas" w:date="2017-12-19T12:40:00Z">
        <w:r w:rsidRPr="00063899">
          <w:rPr>
            <w:rFonts w:ascii="Times New Roman" w:hAnsi="Times New Roman"/>
            <w:color w:val="222222"/>
            <w:sz w:val="24"/>
          </w:rPr>
          <w:t xml:space="preserve"> </w:t>
        </w:r>
      </w:ins>
    </w:p>
    <w:p w14:paraId="68E0A8EC" w14:textId="77777777" w:rsidR="00063899" w:rsidRPr="00063899" w:rsidRDefault="00063899" w:rsidP="00063899">
      <w:pPr>
        <w:shd w:val="clear" w:color="auto" w:fill="FFFFFF"/>
        <w:spacing w:after="0" w:line="240" w:lineRule="auto"/>
        <w:jc w:val="both"/>
        <w:rPr>
          <w:ins w:id="1675" w:author="José Antonio Garcíarivas" w:date="2017-12-19T12:40:00Z"/>
          <w:rFonts w:ascii="Times New Roman" w:hAnsi="Times New Roman"/>
          <w:color w:val="222222"/>
          <w:sz w:val="24"/>
        </w:rPr>
      </w:pPr>
    </w:p>
    <w:p w14:paraId="0DBD6052" w14:textId="77777777" w:rsidR="00063899" w:rsidRPr="00063899" w:rsidRDefault="00063899" w:rsidP="00063899">
      <w:pPr>
        <w:shd w:val="clear" w:color="auto" w:fill="FFFFFF"/>
        <w:spacing w:after="0" w:line="240" w:lineRule="auto"/>
        <w:jc w:val="both"/>
        <w:rPr>
          <w:ins w:id="1676" w:author="José Antonio Garcíarivas" w:date="2017-12-19T12:40:00Z"/>
          <w:rFonts w:ascii="Times New Roman" w:hAnsi="Times New Roman"/>
          <w:color w:val="222222"/>
          <w:sz w:val="24"/>
        </w:rPr>
      </w:pPr>
      <w:proofErr w:type="gramStart"/>
      <w:ins w:id="1677" w:author="José Antonio Garcíarivas" w:date="2017-12-19T12:40:00Z">
        <w:r w:rsidRPr="00063899">
          <w:rPr>
            <w:rFonts w:ascii="Times New Roman" w:hAnsi="Times New Roman"/>
            <w:color w:val="222222"/>
            <w:sz w:val="24"/>
          </w:rPr>
          <w:t>So</w:t>
        </w:r>
        <w:proofErr w:type="gramEnd"/>
        <w:r w:rsidRPr="00063899">
          <w:rPr>
            <w:rFonts w:ascii="Times New Roman" w:hAnsi="Times New Roman"/>
            <w:color w:val="222222"/>
            <w:sz w:val="24"/>
          </w:rPr>
          <w:t xml:space="preserve"> re faith, or rather firstly re what’s “not of faith”,</w:t>
        </w:r>
      </w:ins>
    </w:p>
    <w:p w14:paraId="3524E38F" w14:textId="77777777" w:rsidR="00063899" w:rsidRPr="00063899" w:rsidRDefault="00063899" w:rsidP="00063899">
      <w:pPr>
        <w:shd w:val="clear" w:color="auto" w:fill="FFFFFF"/>
        <w:spacing w:after="0" w:line="240" w:lineRule="auto"/>
        <w:jc w:val="both"/>
        <w:rPr>
          <w:ins w:id="1678" w:author="José Antonio Garcíarivas" w:date="2017-12-19T12:40:00Z"/>
          <w:rFonts w:ascii="Times New Roman" w:hAnsi="Times New Roman"/>
          <w:color w:val="222222"/>
          <w:sz w:val="24"/>
        </w:rPr>
      </w:pPr>
    </w:p>
    <w:p w14:paraId="633AC083" w14:textId="77777777" w:rsidR="00063899" w:rsidRPr="00063899" w:rsidRDefault="00063899" w:rsidP="00063899">
      <w:pPr>
        <w:shd w:val="clear" w:color="auto" w:fill="FFFFFF"/>
        <w:spacing w:after="0" w:line="240" w:lineRule="auto"/>
        <w:jc w:val="both"/>
        <w:rPr>
          <w:ins w:id="1679" w:author="José Antonio Garcíarivas" w:date="2017-12-19T12:40:00Z"/>
          <w:rFonts w:ascii="Times New Roman" w:hAnsi="Times New Roman"/>
          <w:color w:val="222222"/>
          <w:sz w:val="24"/>
        </w:rPr>
      </w:pPr>
      <w:ins w:id="1680" w:author="José Antonio Garcíarivas" w:date="2017-12-19T12:40:00Z">
        <w:r w:rsidRPr="00063899">
          <w:rPr>
            <w:rFonts w:ascii="Times New Roman" w:hAnsi="Times New Roman"/>
            <w:color w:val="222222"/>
            <w:sz w:val="24"/>
          </w:rPr>
          <w:t>let’s connect these dots in two different verses by Paul:</w:t>
        </w:r>
      </w:ins>
    </w:p>
    <w:p w14:paraId="5FF83A14" w14:textId="77777777" w:rsidR="00063899" w:rsidRPr="00063899" w:rsidRDefault="00063899" w:rsidP="00063899">
      <w:pPr>
        <w:shd w:val="clear" w:color="auto" w:fill="FFFFFF"/>
        <w:spacing w:after="0" w:line="240" w:lineRule="auto"/>
        <w:jc w:val="both"/>
        <w:rPr>
          <w:ins w:id="1681" w:author="José Antonio Garcíarivas" w:date="2017-12-19T12:40:00Z"/>
          <w:rFonts w:ascii="Times New Roman" w:hAnsi="Times New Roman"/>
          <w:color w:val="222222"/>
          <w:sz w:val="24"/>
        </w:rPr>
      </w:pPr>
    </w:p>
    <w:p w14:paraId="50D8FEF6" w14:textId="77777777" w:rsidR="00063899" w:rsidRPr="00063899" w:rsidRDefault="00063899" w:rsidP="00063899">
      <w:pPr>
        <w:shd w:val="clear" w:color="auto" w:fill="FFFFFF"/>
        <w:spacing w:after="0" w:line="240" w:lineRule="auto"/>
        <w:jc w:val="both"/>
        <w:rPr>
          <w:ins w:id="1682" w:author="José Antonio Garcíarivas" w:date="2017-12-19T12:40:00Z"/>
          <w:rFonts w:ascii="Times New Roman" w:hAnsi="Times New Roman"/>
          <w:color w:val="222222"/>
          <w:sz w:val="24"/>
        </w:rPr>
      </w:pPr>
      <w:ins w:id="1683" w:author="José Antonio Garcíarivas" w:date="2017-12-19T12:40:00Z">
        <w:r w:rsidRPr="00063899">
          <w:rPr>
            <w:rFonts w:ascii="Times New Roman" w:hAnsi="Times New Roman"/>
            <w:color w:val="222222"/>
            <w:sz w:val="24"/>
          </w:rPr>
          <w:t>-        whatsoever is NOT OF FAITH is sin: Romans 14:23 KJV,</w:t>
        </w:r>
      </w:ins>
    </w:p>
    <w:p w14:paraId="2FB9FA36" w14:textId="77777777" w:rsidR="00063899" w:rsidRPr="00063899" w:rsidRDefault="00063899" w:rsidP="00063899">
      <w:pPr>
        <w:shd w:val="clear" w:color="auto" w:fill="FFFFFF"/>
        <w:spacing w:after="0" w:line="240" w:lineRule="auto"/>
        <w:jc w:val="both"/>
        <w:rPr>
          <w:ins w:id="1684" w:author="José Antonio Garcíarivas" w:date="2017-12-19T12:40:00Z"/>
          <w:rFonts w:ascii="Times New Roman" w:hAnsi="Times New Roman"/>
          <w:color w:val="222222"/>
          <w:sz w:val="24"/>
        </w:rPr>
      </w:pPr>
    </w:p>
    <w:p w14:paraId="0CC0B11A" w14:textId="77777777" w:rsidR="00063899" w:rsidRPr="00063899" w:rsidRDefault="00063899" w:rsidP="00063899">
      <w:pPr>
        <w:shd w:val="clear" w:color="auto" w:fill="FFFFFF"/>
        <w:spacing w:after="0" w:line="240" w:lineRule="auto"/>
        <w:jc w:val="both"/>
        <w:rPr>
          <w:ins w:id="1685" w:author="José Antonio Garcíarivas" w:date="2017-12-19T12:40:00Z"/>
          <w:rFonts w:ascii="Times New Roman" w:hAnsi="Times New Roman"/>
          <w:color w:val="222222"/>
          <w:sz w:val="24"/>
        </w:rPr>
      </w:pPr>
      <w:ins w:id="1686" w:author="José Antonio Garcíarivas" w:date="2017-12-19T12:40:00Z">
        <w:r w:rsidRPr="00063899">
          <w:rPr>
            <w:rFonts w:ascii="Times New Roman" w:hAnsi="Times New Roman"/>
            <w:color w:val="222222"/>
            <w:sz w:val="24"/>
          </w:rPr>
          <w:t>-        and the law is NOT OF FAITH: Galatians 3:12 KJV.</w:t>
        </w:r>
      </w:ins>
    </w:p>
    <w:p w14:paraId="5756F0DC" w14:textId="77777777" w:rsidR="00063899" w:rsidRPr="00063899" w:rsidRDefault="00063899" w:rsidP="00063899">
      <w:pPr>
        <w:shd w:val="clear" w:color="auto" w:fill="FFFFFF"/>
        <w:spacing w:after="0" w:line="240" w:lineRule="auto"/>
        <w:jc w:val="both"/>
        <w:rPr>
          <w:ins w:id="1687" w:author="José Antonio Garcíarivas" w:date="2017-12-19T12:40:00Z"/>
          <w:rFonts w:ascii="Times New Roman" w:hAnsi="Times New Roman"/>
          <w:color w:val="222222"/>
          <w:sz w:val="24"/>
        </w:rPr>
      </w:pPr>
    </w:p>
    <w:p w14:paraId="3D630D86" w14:textId="77777777" w:rsidR="00063899" w:rsidRPr="00063899" w:rsidRDefault="00063899" w:rsidP="00063899">
      <w:pPr>
        <w:shd w:val="clear" w:color="auto" w:fill="FFFFFF"/>
        <w:spacing w:after="0" w:line="240" w:lineRule="auto"/>
        <w:jc w:val="both"/>
        <w:rPr>
          <w:ins w:id="1688" w:author="José Antonio Garcíarivas" w:date="2017-12-19T12:40:00Z"/>
          <w:rFonts w:ascii="Times New Roman" w:hAnsi="Times New Roman"/>
          <w:color w:val="222222"/>
          <w:sz w:val="24"/>
        </w:rPr>
      </w:pPr>
      <w:ins w:id="1689" w:author="José Antonio Garcíarivas" w:date="2017-12-19T12:40:00Z">
        <w:r w:rsidRPr="00063899">
          <w:rPr>
            <w:rFonts w:ascii="Times New Roman" w:hAnsi="Times New Roman"/>
            <w:color w:val="222222"/>
            <w:sz w:val="24"/>
          </w:rPr>
          <w:t xml:space="preserve"> </w:t>
        </w:r>
      </w:ins>
    </w:p>
    <w:p w14:paraId="1C0AB336" w14:textId="77777777" w:rsidR="00063899" w:rsidRPr="00063899" w:rsidRDefault="00063899" w:rsidP="00063899">
      <w:pPr>
        <w:shd w:val="clear" w:color="auto" w:fill="FFFFFF"/>
        <w:spacing w:after="0" w:line="240" w:lineRule="auto"/>
        <w:jc w:val="both"/>
        <w:rPr>
          <w:ins w:id="1690" w:author="José Antonio Garcíarivas" w:date="2017-12-19T12:40:00Z"/>
          <w:rFonts w:ascii="Times New Roman" w:hAnsi="Times New Roman"/>
          <w:color w:val="222222"/>
          <w:sz w:val="24"/>
        </w:rPr>
      </w:pPr>
    </w:p>
    <w:p w14:paraId="6189D6D0" w14:textId="77777777" w:rsidR="00063899" w:rsidRPr="00063899" w:rsidRDefault="00063899" w:rsidP="00063899">
      <w:pPr>
        <w:shd w:val="clear" w:color="auto" w:fill="FFFFFF"/>
        <w:spacing w:after="0" w:line="240" w:lineRule="auto"/>
        <w:jc w:val="both"/>
        <w:rPr>
          <w:ins w:id="1691" w:author="José Antonio Garcíarivas" w:date="2017-12-19T12:40:00Z"/>
          <w:rFonts w:ascii="Times New Roman" w:hAnsi="Times New Roman"/>
          <w:color w:val="222222"/>
          <w:sz w:val="24"/>
        </w:rPr>
      </w:pPr>
      <w:ins w:id="1692" w:author="José Antonio Garcíarivas" w:date="2017-12-19T12:40:00Z">
        <w:r w:rsidRPr="00063899">
          <w:rPr>
            <w:rFonts w:ascii="Times New Roman" w:hAnsi="Times New Roman"/>
            <w:color w:val="222222"/>
            <w:sz w:val="24"/>
          </w:rPr>
          <w:t xml:space="preserve">Seems why, in John 5:45 KJV, JC pointed out to law believers that he (as grace &amp; truth) would not accuse them, but one they </w:t>
        </w:r>
        <w:r w:rsidRPr="00063899">
          <w:rPr>
            <w:rFonts w:ascii="Times New Roman" w:hAnsi="Times New Roman"/>
            <w:color w:val="222222"/>
            <w:sz w:val="24"/>
          </w:rPr>
          <w:lastRenderedPageBreak/>
          <w:t xml:space="preserve">trusted (aka had faith in), Moses (law giver), does accuse them to the Father. </w:t>
        </w:r>
        <w:proofErr w:type="gramStart"/>
        <w:r w:rsidRPr="00063899">
          <w:rPr>
            <w:rFonts w:ascii="Times New Roman" w:hAnsi="Times New Roman"/>
            <w:color w:val="222222"/>
            <w:sz w:val="24"/>
          </w:rPr>
          <w:t>So</w:t>
        </w:r>
        <w:proofErr w:type="gramEnd"/>
        <w:r w:rsidRPr="00063899">
          <w:rPr>
            <w:rFonts w:ascii="Times New Roman" w:hAnsi="Times New Roman"/>
            <w:color w:val="222222"/>
            <w:sz w:val="24"/>
          </w:rPr>
          <w:t xml:space="preserve"> it’s like revealing law = accuser of brethren, and can’t be trusted. Also seems, by his twice stoop to write on ground, in John 8, where they brought a woman caught in adultery, such awareness of law = accuser, convicted their conscience. Interesting to notice “conscience” begins in John 8:</w:t>
        </w:r>
        <w:proofErr w:type="gramStart"/>
        <w:r w:rsidRPr="00063899">
          <w:rPr>
            <w:rFonts w:ascii="Times New Roman" w:hAnsi="Times New Roman"/>
            <w:color w:val="222222"/>
            <w:sz w:val="24"/>
          </w:rPr>
          <w:t>9, and</w:t>
        </w:r>
        <w:proofErr w:type="gramEnd"/>
        <w:r w:rsidRPr="00063899">
          <w:rPr>
            <w:rFonts w:ascii="Times New Roman" w:hAnsi="Times New Roman"/>
            <w:color w:val="222222"/>
            <w:sz w:val="24"/>
          </w:rPr>
          <w:t xml:space="preserve"> can be “evil conscience” till last mention of “conscience” is only a “good conscience” toward God in 1Peter 3:21.</w:t>
        </w:r>
      </w:ins>
    </w:p>
    <w:p w14:paraId="0002CC3F" w14:textId="77777777" w:rsidR="00063899" w:rsidRPr="00063899" w:rsidRDefault="00063899" w:rsidP="00063899">
      <w:pPr>
        <w:shd w:val="clear" w:color="auto" w:fill="FFFFFF"/>
        <w:spacing w:after="0" w:line="240" w:lineRule="auto"/>
        <w:jc w:val="both"/>
        <w:rPr>
          <w:ins w:id="1693" w:author="José Antonio Garcíarivas" w:date="2017-12-19T12:40:00Z"/>
          <w:rFonts w:ascii="Times New Roman" w:hAnsi="Times New Roman"/>
          <w:color w:val="222222"/>
          <w:sz w:val="24"/>
        </w:rPr>
      </w:pPr>
    </w:p>
    <w:p w14:paraId="066248D5" w14:textId="77777777" w:rsidR="00063899" w:rsidRPr="00063899" w:rsidRDefault="00063899" w:rsidP="00063899">
      <w:pPr>
        <w:shd w:val="clear" w:color="auto" w:fill="FFFFFF"/>
        <w:spacing w:after="0" w:line="240" w:lineRule="auto"/>
        <w:jc w:val="both"/>
        <w:rPr>
          <w:ins w:id="1694" w:author="José Antonio Garcíarivas" w:date="2017-12-19T12:40:00Z"/>
          <w:rFonts w:ascii="Times New Roman" w:hAnsi="Times New Roman"/>
          <w:color w:val="222222"/>
          <w:sz w:val="24"/>
        </w:rPr>
      </w:pPr>
      <w:ins w:id="1695" w:author="José Antonio Garcíarivas" w:date="2017-12-19T12:40:00Z">
        <w:r w:rsidRPr="00063899">
          <w:rPr>
            <w:rFonts w:ascii="Times New Roman" w:hAnsi="Times New Roman"/>
            <w:color w:val="222222"/>
            <w:sz w:val="24"/>
          </w:rPr>
          <w:t xml:space="preserve"> </w:t>
        </w:r>
      </w:ins>
    </w:p>
    <w:p w14:paraId="0390D2D9" w14:textId="77777777" w:rsidR="00063899" w:rsidRPr="00063899" w:rsidRDefault="00063899" w:rsidP="00063899">
      <w:pPr>
        <w:shd w:val="clear" w:color="auto" w:fill="FFFFFF"/>
        <w:spacing w:after="0" w:line="240" w:lineRule="auto"/>
        <w:jc w:val="both"/>
        <w:rPr>
          <w:ins w:id="1696" w:author="José Antonio Garcíarivas" w:date="2017-12-19T12:40:00Z"/>
          <w:rFonts w:ascii="Times New Roman" w:hAnsi="Times New Roman"/>
          <w:color w:val="222222"/>
          <w:sz w:val="24"/>
        </w:rPr>
      </w:pPr>
    </w:p>
    <w:p w14:paraId="65F58A5F" w14:textId="77777777" w:rsidR="00063899" w:rsidRPr="00063899" w:rsidRDefault="00063899" w:rsidP="00063899">
      <w:pPr>
        <w:shd w:val="clear" w:color="auto" w:fill="FFFFFF"/>
        <w:spacing w:after="0" w:line="240" w:lineRule="auto"/>
        <w:jc w:val="both"/>
        <w:rPr>
          <w:ins w:id="1697" w:author="José Antonio Garcíarivas" w:date="2017-12-19T12:40:00Z"/>
          <w:rFonts w:ascii="Times New Roman" w:hAnsi="Times New Roman"/>
          <w:color w:val="222222"/>
          <w:sz w:val="24"/>
        </w:rPr>
      </w:pPr>
      <w:proofErr w:type="gramStart"/>
      <w:ins w:id="1698" w:author="José Antonio Garcíarivas" w:date="2017-12-19T12:40:00Z">
        <w:r w:rsidRPr="00063899">
          <w:rPr>
            <w:rFonts w:ascii="Times New Roman" w:hAnsi="Times New Roman"/>
            <w:color w:val="222222"/>
            <w:sz w:val="24"/>
          </w:rPr>
          <w:t>So</w:t>
        </w:r>
        <w:proofErr w:type="gramEnd"/>
        <w:r w:rsidRPr="00063899">
          <w:rPr>
            <w:rFonts w:ascii="Times New Roman" w:hAnsi="Times New Roman"/>
            <w:color w:val="222222"/>
            <w:sz w:val="24"/>
          </w:rPr>
          <w:t xml:space="preserve"> people in general, whose faith still in law, are more like am I (?), than like I am (!).</w:t>
        </w:r>
      </w:ins>
    </w:p>
    <w:p w14:paraId="17CA4075" w14:textId="77777777" w:rsidR="00063899" w:rsidRPr="00063899" w:rsidRDefault="00063899" w:rsidP="00063899">
      <w:pPr>
        <w:shd w:val="clear" w:color="auto" w:fill="FFFFFF"/>
        <w:spacing w:after="0" w:line="240" w:lineRule="auto"/>
        <w:jc w:val="both"/>
        <w:rPr>
          <w:ins w:id="1699" w:author="José Antonio Garcíarivas" w:date="2017-12-19T12:40:00Z"/>
          <w:rFonts w:ascii="Times New Roman" w:hAnsi="Times New Roman"/>
          <w:color w:val="222222"/>
          <w:sz w:val="24"/>
        </w:rPr>
      </w:pPr>
    </w:p>
    <w:p w14:paraId="45177469" w14:textId="77777777" w:rsidR="00063899" w:rsidRPr="00063899" w:rsidRDefault="00063899" w:rsidP="00063899">
      <w:pPr>
        <w:shd w:val="clear" w:color="auto" w:fill="FFFFFF"/>
        <w:spacing w:after="0" w:line="240" w:lineRule="auto"/>
        <w:jc w:val="both"/>
        <w:rPr>
          <w:ins w:id="1700" w:author="José Antonio Garcíarivas" w:date="2017-12-19T12:40:00Z"/>
          <w:rFonts w:ascii="Times New Roman" w:hAnsi="Times New Roman"/>
          <w:color w:val="222222"/>
          <w:sz w:val="24"/>
        </w:rPr>
      </w:pPr>
      <w:ins w:id="1701" w:author="José Antonio Garcíarivas" w:date="2017-12-19T12:40:00Z">
        <w:r w:rsidRPr="00063899">
          <w:rPr>
            <w:rFonts w:ascii="Times New Roman" w:hAnsi="Times New Roman"/>
            <w:color w:val="222222"/>
            <w:sz w:val="24"/>
          </w:rPr>
          <w:t>Paul’s allegory example of such: “when I am (grace) weak, then am I (law) strong”.</w:t>
        </w:r>
      </w:ins>
    </w:p>
    <w:p w14:paraId="2FD9CAEB" w14:textId="77777777" w:rsidR="00063899" w:rsidRPr="00063899" w:rsidRDefault="00063899" w:rsidP="00063899">
      <w:pPr>
        <w:shd w:val="clear" w:color="auto" w:fill="FFFFFF"/>
        <w:spacing w:after="0" w:line="240" w:lineRule="auto"/>
        <w:jc w:val="both"/>
        <w:rPr>
          <w:ins w:id="1702" w:author="José Antonio Garcíarivas" w:date="2017-12-19T12:40:00Z"/>
          <w:rFonts w:ascii="Times New Roman" w:hAnsi="Times New Roman"/>
          <w:color w:val="222222"/>
          <w:sz w:val="24"/>
        </w:rPr>
      </w:pPr>
    </w:p>
    <w:p w14:paraId="514A6CFE" w14:textId="77777777" w:rsidR="00063899" w:rsidRPr="00063899" w:rsidRDefault="00063899" w:rsidP="00063899">
      <w:pPr>
        <w:shd w:val="clear" w:color="auto" w:fill="FFFFFF"/>
        <w:spacing w:after="0" w:line="240" w:lineRule="auto"/>
        <w:jc w:val="both"/>
        <w:rPr>
          <w:ins w:id="1703" w:author="José Antonio Garcíarivas" w:date="2017-12-19T12:40:00Z"/>
          <w:rFonts w:ascii="Times New Roman" w:hAnsi="Times New Roman"/>
          <w:color w:val="222222"/>
          <w:sz w:val="24"/>
        </w:rPr>
      </w:pPr>
      <w:ins w:id="1704" w:author="José Antonio Garcíarivas" w:date="2017-12-19T12:40:00Z">
        <w:r w:rsidRPr="00063899">
          <w:rPr>
            <w:rFonts w:ascii="Times New Roman" w:hAnsi="Times New Roman"/>
            <w:color w:val="222222"/>
            <w:sz w:val="24"/>
          </w:rPr>
          <w:t>It’s interesting to notice sometimes a verse may say “am I” instead of “I am”.</w:t>
        </w:r>
      </w:ins>
    </w:p>
    <w:p w14:paraId="2F441B06" w14:textId="77777777" w:rsidR="00063899" w:rsidRPr="00063899" w:rsidRDefault="00063899" w:rsidP="00063899">
      <w:pPr>
        <w:shd w:val="clear" w:color="auto" w:fill="FFFFFF"/>
        <w:spacing w:after="0" w:line="240" w:lineRule="auto"/>
        <w:jc w:val="both"/>
        <w:rPr>
          <w:ins w:id="1705" w:author="José Antonio Garcíarivas" w:date="2017-12-19T12:40:00Z"/>
          <w:rFonts w:ascii="Times New Roman" w:hAnsi="Times New Roman"/>
          <w:color w:val="222222"/>
          <w:sz w:val="24"/>
        </w:rPr>
      </w:pPr>
    </w:p>
    <w:p w14:paraId="62CD8B58" w14:textId="77777777" w:rsidR="00063899" w:rsidRPr="00063899" w:rsidRDefault="00063899" w:rsidP="00063899">
      <w:pPr>
        <w:shd w:val="clear" w:color="auto" w:fill="FFFFFF"/>
        <w:spacing w:after="0" w:line="240" w:lineRule="auto"/>
        <w:jc w:val="both"/>
        <w:rPr>
          <w:ins w:id="1706" w:author="José Antonio Garcíarivas" w:date="2017-12-19T12:40:00Z"/>
          <w:rFonts w:ascii="Times New Roman" w:hAnsi="Times New Roman"/>
          <w:color w:val="222222"/>
          <w:sz w:val="24"/>
        </w:rPr>
      </w:pPr>
      <w:ins w:id="1707" w:author="José Antonio Garcíarivas" w:date="2017-12-19T12:40:00Z">
        <w:r w:rsidRPr="00063899">
          <w:rPr>
            <w:rFonts w:ascii="Times New Roman" w:hAnsi="Times New Roman"/>
            <w:color w:val="222222"/>
            <w:sz w:val="24"/>
          </w:rPr>
          <w:t xml:space="preserve"> </w:t>
        </w:r>
      </w:ins>
    </w:p>
    <w:p w14:paraId="0267AAD4" w14:textId="77777777" w:rsidR="00063899" w:rsidRPr="00063899" w:rsidRDefault="00063899" w:rsidP="00063899">
      <w:pPr>
        <w:shd w:val="clear" w:color="auto" w:fill="FFFFFF"/>
        <w:spacing w:after="0" w:line="240" w:lineRule="auto"/>
        <w:jc w:val="both"/>
        <w:rPr>
          <w:ins w:id="1708" w:author="José Antonio Garcíarivas" w:date="2017-12-19T12:40:00Z"/>
          <w:rFonts w:ascii="Times New Roman" w:hAnsi="Times New Roman"/>
          <w:color w:val="222222"/>
          <w:sz w:val="24"/>
        </w:rPr>
      </w:pPr>
    </w:p>
    <w:p w14:paraId="5E114428" w14:textId="77777777" w:rsidR="00063899" w:rsidRPr="00063899" w:rsidRDefault="00063899" w:rsidP="00063899">
      <w:pPr>
        <w:shd w:val="clear" w:color="auto" w:fill="FFFFFF"/>
        <w:spacing w:after="0" w:line="240" w:lineRule="auto"/>
        <w:jc w:val="both"/>
        <w:rPr>
          <w:ins w:id="1709" w:author="José Antonio Garcíarivas" w:date="2017-12-19T12:40:00Z"/>
          <w:rFonts w:ascii="Times New Roman" w:hAnsi="Times New Roman"/>
          <w:color w:val="222222"/>
          <w:sz w:val="24"/>
        </w:rPr>
      </w:pPr>
      <w:ins w:id="1710" w:author="José Antonio Garcíarivas" w:date="2017-12-19T12:40:00Z">
        <w:r w:rsidRPr="00063899">
          <w:rPr>
            <w:rFonts w:ascii="Times New Roman" w:hAnsi="Times New Roman"/>
            <w:color w:val="222222"/>
            <w:sz w:val="24"/>
          </w:rPr>
          <w:lastRenderedPageBreak/>
          <w:t>Re: faith may fail, if not upgraded:</w:t>
        </w:r>
      </w:ins>
    </w:p>
    <w:p w14:paraId="577094C3" w14:textId="77777777" w:rsidR="00063899" w:rsidRPr="00063899" w:rsidRDefault="00063899" w:rsidP="00063899">
      <w:pPr>
        <w:shd w:val="clear" w:color="auto" w:fill="FFFFFF"/>
        <w:spacing w:after="0" w:line="240" w:lineRule="auto"/>
        <w:jc w:val="both"/>
        <w:rPr>
          <w:ins w:id="1711" w:author="José Antonio Garcíarivas" w:date="2017-12-19T12:40:00Z"/>
          <w:rFonts w:ascii="Times New Roman" w:hAnsi="Times New Roman"/>
          <w:color w:val="222222"/>
          <w:sz w:val="24"/>
        </w:rPr>
      </w:pPr>
    </w:p>
    <w:p w14:paraId="1507F2B4" w14:textId="77777777" w:rsidR="00063899" w:rsidRPr="00063899" w:rsidRDefault="00063899" w:rsidP="00063899">
      <w:pPr>
        <w:shd w:val="clear" w:color="auto" w:fill="FFFFFF"/>
        <w:spacing w:after="0" w:line="240" w:lineRule="auto"/>
        <w:jc w:val="both"/>
        <w:rPr>
          <w:ins w:id="1712" w:author="José Antonio Garcíarivas" w:date="2017-12-19T12:40:00Z"/>
          <w:rFonts w:ascii="Times New Roman" w:hAnsi="Times New Roman"/>
          <w:color w:val="222222"/>
          <w:sz w:val="24"/>
        </w:rPr>
      </w:pPr>
      <w:ins w:id="1713" w:author="José Antonio Garcíarivas" w:date="2017-12-19T12:40:00Z">
        <w:r w:rsidRPr="00063899">
          <w:rPr>
            <w:rFonts w:ascii="Times New Roman" w:hAnsi="Times New Roman"/>
            <w:color w:val="222222"/>
            <w:sz w:val="24"/>
          </w:rPr>
          <w:t>Seems faith can get tried, perhaps even fail if not upgraded. One example is Peter, in Luke 22:31-34, where he’s prayed for, so his faith will not fail, and foretold he’ll later get a conversion upgrade (from ‘</w:t>
        </w:r>
        <w:proofErr w:type="spellStart"/>
        <w:r w:rsidRPr="00063899">
          <w:rPr>
            <w:rFonts w:ascii="Times New Roman" w:hAnsi="Times New Roman"/>
            <w:color w:val="222222"/>
            <w:sz w:val="24"/>
          </w:rPr>
          <w:t>strepho</w:t>
        </w:r>
        <w:proofErr w:type="spellEnd"/>
        <w:r w:rsidRPr="00063899">
          <w:rPr>
            <w:rFonts w:ascii="Times New Roman" w:hAnsi="Times New Roman"/>
            <w:color w:val="222222"/>
            <w:sz w:val="24"/>
          </w:rPr>
          <w:t>’ converted: Mt 18:3) to ‘</w:t>
        </w:r>
        <w:proofErr w:type="spellStart"/>
        <w:r w:rsidRPr="00063899">
          <w:rPr>
            <w:rFonts w:ascii="Times New Roman" w:hAnsi="Times New Roman"/>
            <w:color w:val="222222"/>
            <w:sz w:val="24"/>
          </w:rPr>
          <w:t>epistrepho</w:t>
        </w:r>
        <w:proofErr w:type="spellEnd"/>
        <w:r w:rsidRPr="00063899">
          <w:rPr>
            <w:rFonts w:ascii="Times New Roman" w:hAnsi="Times New Roman"/>
            <w:color w:val="222222"/>
            <w:sz w:val="24"/>
          </w:rPr>
          <w:t xml:space="preserve">’ converted; </w:t>
        </w:r>
        <w:proofErr w:type="gramStart"/>
        <w:r w:rsidRPr="00063899">
          <w:rPr>
            <w:rFonts w:ascii="Times New Roman" w:hAnsi="Times New Roman"/>
            <w:color w:val="222222"/>
            <w:sz w:val="24"/>
          </w:rPr>
          <w:t>So</w:t>
        </w:r>
        <w:proofErr w:type="gramEnd"/>
        <w:r w:rsidRPr="00063899">
          <w:rPr>
            <w:rFonts w:ascii="Times New Roman" w:hAnsi="Times New Roman"/>
            <w:color w:val="222222"/>
            <w:sz w:val="24"/>
          </w:rPr>
          <w:t xml:space="preserve"> then he’ll strengthen (not weaken, nor dissimulate) brethren. When Peter </w:t>
        </w:r>
        <w:proofErr w:type="gramStart"/>
        <w:r w:rsidRPr="00063899">
          <w:rPr>
            <w:rFonts w:ascii="Times New Roman" w:hAnsi="Times New Roman"/>
            <w:color w:val="222222"/>
            <w:sz w:val="24"/>
          </w:rPr>
          <w:t>implies</w:t>
        </w:r>
        <w:proofErr w:type="gramEnd"/>
        <w:r w:rsidRPr="00063899">
          <w:rPr>
            <w:rFonts w:ascii="Times New Roman" w:hAnsi="Times New Roman"/>
            <w:color w:val="222222"/>
            <w:sz w:val="24"/>
          </w:rPr>
          <w:t xml:space="preserve"> he’s got faith to go to prison &amp; death, he’s foretold he’ll deny Jesus thrice before the cock crows. Later we see Peter among 7 gone fishing, when things didn’t work out how they’d thought (seems they’d assumed Israel would get restored). Yet even after told to feed the lambs &amp; sheep by resurrected Jesus, we later see Peter killing (not forgiving) Ananias &amp; Sapphira, bringing great fear (not love void of fear, nor grace) on the whole church. Etc. Seems Peter much later reports he got faith upgraded by read all Paul’s epistles in 2Pet 3.</w:t>
        </w:r>
      </w:ins>
    </w:p>
    <w:p w14:paraId="6CF6B283" w14:textId="77777777" w:rsidR="00063899" w:rsidRPr="00063899" w:rsidRDefault="00063899" w:rsidP="00063899">
      <w:pPr>
        <w:shd w:val="clear" w:color="auto" w:fill="FFFFFF"/>
        <w:spacing w:after="0" w:line="240" w:lineRule="auto"/>
        <w:jc w:val="both"/>
        <w:rPr>
          <w:ins w:id="1714" w:author="José Antonio Garcíarivas" w:date="2017-12-19T12:40:00Z"/>
          <w:rFonts w:ascii="Times New Roman" w:hAnsi="Times New Roman"/>
          <w:color w:val="222222"/>
          <w:sz w:val="24"/>
        </w:rPr>
      </w:pPr>
    </w:p>
    <w:p w14:paraId="4F2B4499" w14:textId="77777777" w:rsidR="00063899" w:rsidRPr="00063899" w:rsidRDefault="00063899" w:rsidP="00063899">
      <w:pPr>
        <w:shd w:val="clear" w:color="auto" w:fill="FFFFFF"/>
        <w:spacing w:after="0" w:line="240" w:lineRule="auto"/>
        <w:jc w:val="both"/>
        <w:rPr>
          <w:ins w:id="1715" w:author="José Antonio Garcíarivas" w:date="2017-12-19T12:40:00Z"/>
          <w:rFonts w:ascii="Times New Roman" w:hAnsi="Times New Roman"/>
          <w:color w:val="222222"/>
          <w:sz w:val="24"/>
        </w:rPr>
      </w:pPr>
      <w:ins w:id="1716" w:author="José Antonio Garcíarivas" w:date="2017-12-19T12:40:00Z">
        <w:r w:rsidRPr="00063899">
          <w:rPr>
            <w:rFonts w:ascii="Times New Roman" w:hAnsi="Times New Roman"/>
            <w:color w:val="222222"/>
            <w:sz w:val="24"/>
          </w:rPr>
          <w:t xml:space="preserve"> </w:t>
        </w:r>
      </w:ins>
    </w:p>
    <w:p w14:paraId="49F388E8" w14:textId="77777777" w:rsidR="00063899" w:rsidRPr="00063899" w:rsidRDefault="00063899" w:rsidP="00063899">
      <w:pPr>
        <w:shd w:val="clear" w:color="auto" w:fill="FFFFFF"/>
        <w:spacing w:after="0" w:line="240" w:lineRule="auto"/>
        <w:jc w:val="both"/>
        <w:rPr>
          <w:ins w:id="1717" w:author="José Antonio Garcíarivas" w:date="2017-12-19T12:40:00Z"/>
          <w:rFonts w:ascii="Times New Roman" w:hAnsi="Times New Roman"/>
          <w:color w:val="222222"/>
          <w:sz w:val="24"/>
        </w:rPr>
      </w:pPr>
    </w:p>
    <w:p w14:paraId="1ED818A1" w14:textId="77777777" w:rsidR="00063899" w:rsidRPr="00063899" w:rsidRDefault="00063899" w:rsidP="00063899">
      <w:pPr>
        <w:shd w:val="clear" w:color="auto" w:fill="FFFFFF"/>
        <w:spacing w:after="0" w:line="240" w:lineRule="auto"/>
        <w:jc w:val="both"/>
        <w:rPr>
          <w:ins w:id="1718" w:author="José Antonio Garcíarivas" w:date="2017-12-19T12:40:00Z"/>
          <w:rFonts w:ascii="Times New Roman" w:hAnsi="Times New Roman"/>
          <w:color w:val="222222"/>
          <w:sz w:val="24"/>
        </w:rPr>
      </w:pPr>
      <w:ins w:id="1719" w:author="José Antonio Garcíarivas" w:date="2017-12-19T12:40:00Z">
        <w:r w:rsidRPr="00063899">
          <w:rPr>
            <w:rFonts w:ascii="Times New Roman" w:hAnsi="Times New Roman"/>
            <w:color w:val="222222"/>
            <w:sz w:val="24"/>
          </w:rPr>
          <w:t>Re our faith:</w:t>
        </w:r>
      </w:ins>
    </w:p>
    <w:p w14:paraId="6335A4FD" w14:textId="77777777" w:rsidR="00063899" w:rsidRPr="00063899" w:rsidRDefault="00063899" w:rsidP="00063899">
      <w:pPr>
        <w:shd w:val="clear" w:color="auto" w:fill="FFFFFF"/>
        <w:spacing w:after="0" w:line="240" w:lineRule="auto"/>
        <w:jc w:val="both"/>
        <w:rPr>
          <w:ins w:id="1720" w:author="José Antonio Garcíarivas" w:date="2017-12-19T12:40:00Z"/>
          <w:rFonts w:ascii="Times New Roman" w:hAnsi="Times New Roman"/>
          <w:color w:val="222222"/>
          <w:sz w:val="24"/>
        </w:rPr>
      </w:pPr>
    </w:p>
    <w:p w14:paraId="1C076936" w14:textId="77777777" w:rsidR="00063899" w:rsidRPr="00063899" w:rsidRDefault="00063899" w:rsidP="00063899">
      <w:pPr>
        <w:shd w:val="clear" w:color="auto" w:fill="FFFFFF"/>
        <w:spacing w:after="0" w:line="240" w:lineRule="auto"/>
        <w:jc w:val="both"/>
        <w:rPr>
          <w:ins w:id="1721" w:author="José Antonio Garcíarivas" w:date="2017-12-19T12:40:00Z"/>
          <w:rFonts w:ascii="Times New Roman" w:hAnsi="Times New Roman"/>
          <w:color w:val="222222"/>
          <w:sz w:val="24"/>
        </w:rPr>
      </w:pPr>
      <w:ins w:id="1722" w:author="José Antonio Garcíarivas" w:date="2017-12-19T12:40:00Z">
        <w:r w:rsidRPr="00063899">
          <w:rPr>
            <w:rFonts w:ascii="Times New Roman" w:hAnsi="Times New Roman"/>
            <w:color w:val="222222"/>
            <w:sz w:val="24"/>
          </w:rPr>
          <w:lastRenderedPageBreak/>
          <w:t xml:space="preserve">In Hebrews 12:2, Paul calls “Jesus” the “author and finisher of [our] faith”. Yet Son of man Jesus fanatics (as I once was) can ASSUME this means Son of man Jesus, by still being </w:t>
        </w:r>
        <w:proofErr w:type="spellStart"/>
        <w:r w:rsidRPr="00063899">
          <w:rPr>
            <w:rFonts w:ascii="Times New Roman" w:hAnsi="Times New Roman"/>
            <w:color w:val="222222"/>
            <w:sz w:val="24"/>
          </w:rPr>
          <w:t>UnAware</w:t>
        </w:r>
        <w:proofErr w:type="spellEnd"/>
        <w:r w:rsidRPr="00063899">
          <w:rPr>
            <w:rFonts w:ascii="Times New Roman" w:hAnsi="Times New Roman"/>
            <w:color w:val="222222"/>
            <w:sz w:val="24"/>
          </w:rPr>
          <w:t xml:space="preserve"> Son of man NEVER occurs in epistles of Paul, who cleverly reveals, in Romans 3:4 (Greek mode), to “let God be true”, we should let every (‘</w:t>
        </w:r>
        <w:proofErr w:type="spellStart"/>
        <w:r w:rsidRPr="00063899">
          <w:rPr>
            <w:rFonts w:ascii="Times New Roman" w:hAnsi="Times New Roman"/>
            <w:color w:val="222222"/>
            <w:sz w:val="24"/>
          </w:rPr>
          <w:t>anthropos</w:t>
        </w:r>
        <w:proofErr w:type="spellEnd"/>
        <w:r w:rsidRPr="00063899">
          <w:rPr>
            <w:rFonts w:ascii="Times New Roman" w:hAnsi="Times New Roman"/>
            <w:color w:val="222222"/>
            <w:sz w:val="24"/>
          </w:rPr>
          <w:t>’) man be a “liar”. So, Son of man=’</w:t>
        </w:r>
        <w:proofErr w:type="spellStart"/>
        <w:r w:rsidRPr="00063899">
          <w:rPr>
            <w:rFonts w:ascii="Times New Roman" w:hAnsi="Times New Roman"/>
            <w:color w:val="222222"/>
            <w:sz w:val="24"/>
          </w:rPr>
          <w:t>anthropos</w:t>
        </w:r>
        <w:proofErr w:type="spellEnd"/>
        <w:r w:rsidRPr="00063899">
          <w:rPr>
            <w:rFonts w:ascii="Times New Roman" w:hAnsi="Times New Roman"/>
            <w:color w:val="222222"/>
            <w:sz w:val="24"/>
          </w:rPr>
          <w:t>’</w:t>
        </w:r>
        <w:proofErr w:type="gramStart"/>
        <w:r w:rsidRPr="00063899">
          <w:rPr>
            <w:rFonts w:ascii="Times New Roman" w:hAnsi="Times New Roman"/>
            <w:color w:val="222222"/>
            <w:sz w:val="24"/>
          </w:rPr>
          <w:t>=”liar</w:t>
        </w:r>
        <w:proofErr w:type="gramEnd"/>
        <w:r w:rsidRPr="00063899">
          <w:rPr>
            <w:rFonts w:ascii="Times New Roman" w:hAnsi="Times New Roman"/>
            <w:color w:val="222222"/>
            <w:sz w:val="24"/>
          </w:rPr>
          <w:t xml:space="preserve">”, as I finally realized I was a liar, when I was still in Son of man Jesus mode. Seems why Paul clarifies, 3 times: “the just shall live by faith”, yet also clarifies, in Galatians 2:16, he means “the faith of Jesus Christ” and more specifically “the faith of Christ”, of through </w:t>
        </w:r>
        <w:proofErr w:type="spellStart"/>
        <w:r w:rsidRPr="00063899">
          <w:rPr>
            <w:rFonts w:ascii="Times New Roman" w:hAnsi="Times New Roman"/>
            <w:color w:val="222222"/>
            <w:sz w:val="24"/>
          </w:rPr>
          <w:t>Jesus→Christ</w:t>
        </w:r>
        <w:proofErr w:type="spellEnd"/>
        <w:r w:rsidRPr="00063899">
          <w:rPr>
            <w:rFonts w:ascii="Times New Roman" w:hAnsi="Times New Roman"/>
            <w:color w:val="222222"/>
            <w:sz w:val="24"/>
          </w:rPr>
          <w:t>, since that Christ is “the end of the law”, and because it’s evident “no man is justified by the law”.  So, in Gal 2:20, Paul clarifies the faith he now lives by, upon being crucified with Christ, is “the faith of the Son of God” (not Son of man=’</w:t>
        </w:r>
        <w:proofErr w:type="spellStart"/>
        <w:r w:rsidRPr="00063899">
          <w:rPr>
            <w:rFonts w:ascii="Times New Roman" w:hAnsi="Times New Roman"/>
            <w:color w:val="222222"/>
            <w:sz w:val="24"/>
          </w:rPr>
          <w:t>anthropos</w:t>
        </w:r>
        <w:proofErr w:type="spellEnd"/>
        <w:r w:rsidRPr="00063899">
          <w:rPr>
            <w:rFonts w:ascii="Times New Roman" w:hAnsi="Times New Roman"/>
            <w:color w:val="222222"/>
            <w:sz w:val="24"/>
          </w:rPr>
          <w:t>’</w:t>
        </w:r>
        <w:proofErr w:type="gramStart"/>
        <w:r w:rsidRPr="00063899">
          <w:rPr>
            <w:rFonts w:ascii="Times New Roman" w:hAnsi="Times New Roman"/>
            <w:color w:val="222222"/>
            <w:sz w:val="24"/>
          </w:rPr>
          <w:t>=”liar</w:t>
        </w:r>
        <w:proofErr w:type="gramEnd"/>
        <w:r w:rsidRPr="00063899">
          <w:rPr>
            <w:rFonts w:ascii="Times New Roman" w:hAnsi="Times New Roman"/>
            <w:color w:val="222222"/>
            <w:sz w:val="24"/>
          </w:rPr>
          <w:t xml:space="preserve">”, which I once was). </w:t>
        </w:r>
        <w:proofErr w:type="gramStart"/>
        <w:r w:rsidRPr="00063899">
          <w:rPr>
            <w:rFonts w:ascii="Times New Roman" w:hAnsi="Times New Roman"/>
            <w:color w:val="222222"/>
            <w:sz w:val="24"/>
          </w:rPr>
          <w:t>So</w:t>
        </w:r>
        <w:proofErr w:type="gramEnd"/>
        <w:r w:rsidRPr="00063899">
          <w:rPr>
            <w:rFonts w:ascii="Times New Roman" w:hAnsi="Times New Roman"/>
            <w:color w:val="222222"/>
            <w:sz w:val="24"/>
          </w:rPr>
          <w:t xml:space="preserve"> when looking at Jesus as author and finisher of our faith, it’s only Son of God Jesus.</w:t>
        </w:r>
      </w:ins>
    </w:p>
    <w:p w14:paraId="635BF449" w14:textId="77777777" w:rsidR="00063899" w:rsidRPr="00063899" w:rsidRDefault="00063899" w:rsidP="00063899">
      <w:pPr>
        <w:shd w:val="clear" w:color="auto" w:fill="FFFFFF"/>
        <w:spacing w:after="0" w:line="240" w:lineRule="auto"/>
        <w:jc w:val="both"/>
        <w:rPr>
          <w:ins w:id="1723" w:author="José Antonio Garcíarivas" w:date="2017-12-19T12:40:00Z"/>
          <w:rFonts w:ascii="Times New Roman" w:hAnsi="Times New Roman"/>
          <w:color w:val="222222"/>
          <w:sz w:val="24"/>
        </w:rPr>
      </w:pPr>
    </w:p>
    <w:p w14:paraId="59B79326" w14:textId="77777777" w:rsidR="00063899" w:rsidRPr="00063899" w:rsidRDefault="00063899" w:rsidP="00063899">
      <w:pPr>
        <w:shd w:val="clear" w:color="auto" w:fill="FFFFFF"/>
        <w:spacing w:after="0" w:line="240" w:lineRule="auto"/>
        <w:jc w:val="both"/>
        <w:rPr>
          <w:ins w:id="1724" w:author="José Antonio Garcíarivas" w:date="2017-12-19T12:40:00Z"/>
          <w:rFonts w:ascii="Times New Roman" w:hAnsi="Times New Roman"/>
          <w:color w:val="222222"/>
          <w:sz w:val="24"/>
        </w:rPr>
      </w:pPr>
      <w:ins w:id="1725" w:author="José Antonio Garcíarivas" w:date="2017-12-19T12:40:00Z">
        <w:r w:rsidRPr="00063899">
          <w:rPr>
            <w:rFonts w:ascii="Times New Roman" w:hAnsi="Times New Roman"/>
            <w:color w:val="222222"/>
            <w:sz w:val="24"/>
          </w:rPr>
          <w:t xml:space="preserve"> </w:t>
        </w:r>
      </w:ins>
    </w:p>
    <w:p w14:paraId="7294F198" w14:textId="77777777" w:rsidR="00063899" w:rsidRPr="00063899" w:rsidRDefault="00063899" w:rsidP="00063899">
      <w:pPr>
        <w:shd w:val="clear" w:color="auto" w:fill="FFFFFF"/>
        <w:spacing w:after="0" w:line="240" w:lineRule="auto"/>
        <w:jc w:val="both"/>
        <w:rPr>
          <w:ins w:id="1726" w:author="José Antonio Garcíarivas" w:date="2017-12-19T12:40:00Z"/>
          <w:rFonts w:ascii="Times New Roman" w:hAnsi="Times New Roman"/>
          <w:color w:val="222222"/>
          <w:sz w:val="24"/>
        </w:rPr>
      </w:pPr>
    </w:p>
    <w:p w14:paraId="5705376C" w14:textId="77777777" w:rsidR="00063899" w:rsidRPr="00063899" w:rsidRDefault="00063899" w:rsidP="00063899">
      <w:pPr>
        <w:shd w:val="clear" w:color="auto" w:fill="FFFFFF"/>
        <w:spacing w:after="0" w:line="240" w:lineRule="auto"/>
        <w:jc w:val="both"/>
        <w:rPr>
          <w:ins w:id="1727" w:author="José Antonio Garcíarivas" w:date="2017-12-19T12:40:00Z"/>
          <w:rFonts w:ascii="Times New Roman" w:hAnsi="Times New Roman"/>
          <w:color w:val="222222"/>
          <w:sz w:val="24"/>
        </w:rPr>
      </w:pPr>
      <w:ins w:id="1728" w:author="José Antonio Garcíarivas" w:date="2017-12-19T12:40:00Z">
        <w:r w:rsidRPr="00063899">
          <w:rPr>
            <w:rFonts w:ascii="Times New Roman" w:hAnsi="Times New Roman"/>
            <w:color w:val="222222"/>
            <w:sz w:val="24"/>
          </w:rPr>
          <w:t>So when I finally asked the God who “</w:t>
        </w:r>
        <w:proofErr w:type="spellStart"/>
        <w:r w:rsidRPr="00063899">
          <w:rPr>
            <w:rFonts w:ascii="Times New Roman" w:hAnsi="Times New Roman"/>
            <w:color w:val="222222"/>
            <w:sz w:val="24"/>
          </w:rPr>
          <w:t>upbraideth</w:t>
        </w:r>
        <w:proofErr w:type="spellEnd"/>
        <w:r w:rsidRPr="00063899">
          <w:rPr>
            <w:rFonts w:ascii="Times New Roman" w:hAnsi="Times New Roman"/>
            <w:color w:val="222222"/>
            <w:sz w:val="24"/>
          </w:rPr>
          <w:t xml:space="preserve"> not” for His pure wisdom (James 1:5), in my heart it was as if I was finally </w:t>
        </w:r>
        <w:r w:rsidRPr="00063899">
          <w:rPr>
            <w:rFonts w:ascii="Times New Roman" w:hAnsi="Times New Roman"/>
            <w:color w:val="222222"/>
            <w:sz w:val="24"/>
          </w:rPr>
          <w:lastRenderedPageBreak/>
          <w:t xml:space="preserve">&amp; humbly asking for His all truth, of the only true God, and even if it made me a liar (who still needed to learn much more of His truth), which it </w:t>
        </w:r>
        <w:proofErr w:type="spellStart"/>
        <w:r w:rsidRPr="00063899">
          <w:rPr>
            <w:rFonts w:ascii="Times New Roman" w:hAnsi="Times New Roman"/>
            <w:color w:val="222222"/>
            <w:sz w:val="24"/>
          </w:rPr>
          <w:t>kinda</w:t>
        </w:r>
        <w:proofErr w:type="spellEnd"/>
        <w:r w:rsidRPr="00063899">
          <w:rPr>
            <w:rFonts w:ascii="Times New Roman" w:hAnsi="Times New Roman"/>
            <w:color w:val="222222"/>
            <w:sz w:val="24"/>
          </w:rPr>
          <w:t xml:space="preserve"> did, but not in a condemning way from that God who doesn’t upbraid. That God never accuses nor </w:t>
        </w:r>
        <w:proofErr w:type="gramStart"/>
        <w:r w:rsidRPr="00063899">
          <w:rPr>
            <w:rFonts w:ascii="Times New Roman" w:hAnsi="Times New Roman"/>
            <w:color w:val="222222"/>
            <w:sz w:val="24"/>
          </w:rPr>
          <w:t>condemns, but</w:t>
        </w:r>
        <w:proofErr w:type="gramEnd"/>
        <w:r w:rsidRPr="00063899">
          <w:rPr>
            <w:rFonts w:ascii="Times New Roman" w:hAnsi="Times New Roman"/>
            <w:color w:val="222222"/>
            <w:sz w:val="24"/>
          </w:rPr>
          <w:t xml:space="preserve"> does reveal things that made me go OMG.</w:t>
        </w:r>
      </w:ins>
    </w:p>
    <w:p w14:paraId="7E2C16F4" w14:textId="77777777" w:rsidR="00063899" w:rsidRPr="00063899" w:rsidRDefault="00063899" w:rsidP="00063899">
      <w:pPr>
        <w:shd w:val="clear" w:color="auto" w:fill="FFFFFF"/>
        <w:spacing w:after="0" w:line="240" w:lineRule="auto"/>
        <w:jc w:val="both"/>
        <w:rPr>
          <w:ins w:id="1729" w:author="José Antonio Garcíarivas" w:date="2017-12-19T12:40:00Z"/>
          <w:rFonts w:ascii="Times New Roman" w:hAnsi="Times New Roman"/>
          <w:color w:val="222222"/>
          <w:sz w:val="24"/>
        </w:rPr>
      </w:pPr>
    </w:p>
    <w:p w14:paraId="7C797DFB" w14:textId="77777777" w:rsidR="00063899" w:rsidRPr="00063899" w:rsidRDefault="00063899" w:rsidP="00063899">
      <w:pPr>
        <w:shd w:val="clear" w:color="auto" w:fill="FFFFFF"/>
        <w:spacing w:after="0" w:line="240" w:lineRule="auto"/>
        <w:jc w:val="both"/>
        <w:rPr>
          <w:ins w:id="1730" w:author="José Antonio Garcíarivas" w:date="2017-12-19T12:40:00Z"/>
          <w:rFonts w:ascii="Times New Roman" w:hAnsi="Times New Roman"/>
          <w:color w:val="222222"/>
          <w:sz w:val="24"/>
        </w:rPr>
      </w:pPr>
      <w:ins w:id="1731" w:author="José Antonio Garcíarivas" w:date="2017-12-19T12:40:00Z">
        <w:r w:rsidRPr="00063899">
          <w:rPr>
            <w:rFonts w:ascii="Times New Roman" w:hAnsi="Times New Roman"/>
            <w:color w:val="222222"/>
            <w:sz w:val="24"/>
          </w:rPr>
          <w:t xml:space="preserve"> </w:t>
        </w:r>
      </w:ins>
    </w:p>
    <w:p w14:paraId="5BE30363" w14:textId="77777777" w:rsidR="00063899" w:rsidRPr="00063899" w:rsidRDefault="00063899" w:rsidP="00063899">
      <w:pPr>
        <w:shd w:val="clear" w:color="auto" w:fill="FFFFFF"/>
        <w:spacing w:after="0" w:line="240" w:lineRule="auto"/>
        <w:jc w:val="both"/>
        <w:rPr>
          <w:ins w:id="1732" w:author="José Antonio Garcíarivas" w:date="2017-12-19T12:40:00Z"/>
          <w:rFonts w:ascii="Times New Roman" w:hAnsi="Times New Roman"/>
          <w:color w:val="222222"/>
          <w:sz w:val="24"/>
        </w:rPr>
      </w:pPr>
    </w:p>
    <w:p w14:paraId="2F05DAE3" w14:textId="77777777" w:rsidR="00063899" w:rsidRPr="00063899" w:rsidRDefault="00063899" w:rsidP="00063899">
      <w:pPr>
        <w:shd w:val="clear" w:color="auto" w:fill="FFFFFF"/>
        <w:spacing w:after="0" w:line="240" w:lineRule="auto"/>
        <w:jc w:val="both"/>
        <w:rPr>
          <w:ins w:id="1733" w:author="José Antonio Garcíarivas" w:date="2017-12-19T12:40:00Z"/>
          <w:rFonts w:ascii="Times New Roman" w:hAnsi="Times New Roman"/>
          <w:color w:val="222222"/>
          <w:sz w:val="24"/>
        </w:rPr>
      </w:pPr>
      <w:ins w:id="1734" w:author="José Antonio Garcíarivas" w:date="2017-12-19T12:40:00Z">
        <w:r w:rsidRPr="00063899">
          <w:rPr>
            <w:rFonts w:ascii="Times New Roman" w:hAnsi="Times New Roman"/>
            <w:color w:val="222222"/>
            <w:sz w:val="24"/>
          </w:rPr>
          <w:t>Re: unity of the faith: Eph 4:11-15</w:t>
        </w:r>
      </w:ins>
    </w:p>
    <w:p w14:paraId="0EAAFBDA" w14:textId="77777777" w:rsidR="00063899" w:rsidRPr="00063899" w:rsidRDefault="00063899" w:rsidP="00063899">
      <w:pPr>
        <w:shd w:val="clear" w:color="auto" w:fill="FFFFFF"/>
        <w:spacing w:after="0" w:line="240" w:lineRule="auto"/>
        <w:jc w:val="both"/>
        <w:rPr>
          <w:ins w:id="1735" w:author="José Antonio Garcíarivas" w:date="2017-12-19T12:40:00Z"/>
          <w:rFonts w:ascii="Times New Roman" w:hAnsi="Times New Roman"/>
          <w:color w:val="222222"/>
          <w:sz w:val="24"/>
        </w:rPr>
      </w:pPr>
    </w:p>
    <w:p w14:paraId="508C9550" w14:textId="77777777" w:rsidR="00063899" w:rsidRPr="00063899" w:rsidRDefault="00063899" w:rsidP="00063899">
      <w:pPr>
        <w:shd w:val="clear" w:color="auto" w:fill="FFFFFF"/>
        <w:spacing w:after="0" w:line="240" w:lineRule="auto"/>
        <w:jc w:val="both"/>
        <w:rPr>
          <w:ins w:id="1736" w:author="José Antonio Garcíarivas" w:date="2017-12-19T12:40:00Z"/>
          <w:rFonts w:ascii="Times New Roman" w:hAnsi="Times New Roman"/>
          <w:color w:val="222222"/>
          <w:sz w:val="24"/>
        </w:rPr>
      </w:pPr>
      <w:ins w:id="1737" w:author="José Antonio Garcíarivas" w:date="2017-12-19T12:40:00Z">
        <w:r w:rsidRPr="00063899">
          <w:rPr>
            <w:rFonts w:ascii="Times New Roman" w:hAnsi="Times New Roman"/>
            <w:color w:val="222222"/>
            <w:sz w:val="24"/>
          </w:rPr>
          <w:t>Looking closer, and in more context, this is interesting to notice: Paul first mentions five kinds of ministries, all as plural: apostles, prophets, evangelists, pastors, teachers; and as being given for 3 things:</w:t>
        </w:r>
      </w:ins>
    </w:p>
    <w:p w14:paraId="3C4903F7" w14:textId="77777777" w:rsidR="00063899" w:rsidRPr="00063899" w:rsidRDefault="00063899" w:rsidP="00063899">
      <w:pPr>
        <w:shd w:val="clear" w:color="auto" w:fill="FFFFFF"/>
        <w:spacing w:after="0" w:line="240" w:lineRule="auto"/>
        <w:jc w:val="both"/>
        <w:rPr>
          <w:ins w:id="1738" w:author="José Antonio Garcíarivas" w:date="2017-12-19T12:40:00Z"/>
          <w:rFonts w:ascii="Times New Roman" w:hAnsi="Times New Roman"/>
          <w:color w:val="222222"/>
          <w:sz w:val="24"/>
        </w:rPr>
      </w:pPr>
    </w:p>
    <w:p w14:paraId="5829F5C4" w14:textId="77777777" w:rsidR="00063899" w:rsidRPr="00063899" w:rsidRDefault="00063899" w:rsidP="00063899">
      <w:pPr>
        <w:shd w:val="clear" w:color="auto" w:fill="FFFFFF"/>
        <w:spacing w:after="0" w:line="240" w:lineRule="auto"/>
        <w:jc w:val="both"/>
        <w:rPr>
          <w:ins w:id="1739" w:author="José Antonio Garcíarivas" w:date="2017-12-19T12:40:00Z"/>
          <w:rFonts w:ascii="Times New Roman" w:hAnsi="Times New Roman"/>
          <w:color w:val="222222"/>
          <w:sz w:val="24"/>
        </w:rPr>
      </w:pPr>
      <w:ins w:id="1740" w:author="José Antonio Garcíarivas" w:date="2017-12-19T12:40:00Z">
        <w:r w:rsidRPr="00063899">
          <w:rPr>
            <w:rFonts w:ascii="Times New Roman" w:hAnsi="Times New Roman"/>
            <w:color w:val="222222"/>
            <w:sz w:val="24"/>
          </w:rPr>
          <w:t>- for perfecting of the saints,</w:t>
        </w:r>
      </w:ins>
    </w:p>
    <w:p w14:paraId="5CC654A4" w14:textId="77777777" w:rsidR="00063899" w:rsidRPr="00063899" w:rsidRDefault="00063899" w:rsidP="00063899">
      <w:pPr>
        <w:shd w:val="clear" w:color="auto" w:fill="FFFFFF"/>
        <w:spacing w:after="0" w:line="240" w:lineRule="auto"/>
        <w:jc w:val="both"/>
        <w:rPr>
          <w:ins w:id="1741" w:author="José Antonio Garcíarivas" w:date="2017-12-19T12:40:00Z"/>
          <w:rFonts w:ascii="Times New Roman" w:hAnsi="Times New Roman"/>
          <w:color w:val="222222"/>
          <w:sz w:val="24"/>
        </w:rPr>
      </w:pPr>
    </w:p>
    <w:p w14:paraId="3FA9FBC2" w14:textId="77777777" w:rsidR="00063899" w:rsidRPr="00063899" w:rsidRDefault="00063899" w:rsidP="00063899">
      <w:pPr>
        <w:shd w:val="clear" w:color="auto" w:fill="FFFFFF"/>
        <w:spacing w:after="0" w:line="240" w:lineRule="auto"/>
        <w:jc w:val="both"/>
        <w:rPr>
          <w:ins w:id="1742" w:author="José Antonio Garcíarivas" w:date="2017-12-19T12:40:00Z"/>
          <w:rFonts w:ascii="Times New Roman" w:hAnsi="Times New Roman"/>
          <w:color w:val="222222"/>
          <w:sz w:val="24"/>
        </w:rPr>
      </w:pPr>
      <w:ins w:id="1743" w:author="José Antonio Garcíarivas" w:date="2017-12-19T12:40:00Z">
        <w:r w:rsidRPr="00063899">
          <w:rPr>
            <w:rFonts w:ascii="Times New Roman" w:hAnsi="Times New Roman"/>
            <w:color w:val="222222"/>
            <w:sz w:val="24"/>
          </w:rPr>
          <w:t>- for the work of the ministry,</w:t>
        </w:r>
      </w:ins>
    </w:p>
    <w:p w14:paraId="772C15B1" w14:textId="77777777" w:rsidR="00063899" w:rsidRPr="00063899" w:rsidRDefault="00063899" w:rsidP="00063899">
      <w:pPr>
        <w:shd w:val="clear" w:color="auto" w:fill="FFFFFF"/>
        <w:spacing w:after="0" w:line="240" w:lineRule="auto"/>
        <w:jc w:val="both"/>
        <w:rPr>
          <w:ins w:id="1744" w:author="José Antonio Garcíarivas" w:date="2017-12-19T12:40:00Z"/>
          <w:rFonts w:ascii="Times New Roman" w:hAnsi="Times New Roman"/>
          <w:color w:val="222222"/>
          <w:sz w:val="24"/>
        </w:rPr>
      </w:pPr>
    </w:p>
    <w:p w14:paraId="71492DCB" w14:textId="77777777" w:rsidR="00063899" w:rsidRPr="00063899" w:rsidRDefault="00063899" w:rsidP="00063899">
      <w:pPr>
        <w:shd w:val="clear" w:color="auto" w:fill="FFFFFF"/>
        <w:spacing w:after="0" w:line="240" w:lineRule="auto"/>
        <w:jc w:val="both"/>
        <w:rPr>
          <w:ins w:id="1745" w:author="José Antonio Garcíarivas" w:date="2017-12-19T12:40:00Z"/>
          <w:rFonts w:ascii="Times New Roman" w:hAnsi="Times New Roman"/>
          <w:color w:val="222222"/>
          <w:sz w:val="24"/>
        </w:rPr>
      </w:pPr>
      <w:ins w:id="1746" w:author="José Antonio Garcíarivas" w:date="2017-12-19T12:40:00Z">
        <w:r w:rsidRPr="00063899">
          <w:rPr>
            <w:rFonts w:ascii="Times New Roman" w:hAnsi="Times New Roman"/>
            <w:color w:val="222222"/>
            <w:sz w:val="24"/>
          </w:rPr>
          <w:t>- for edifying the body of Christ;</w:t>
        </w:r>
      </w:ins>
    </w:p>
    <w:p w14:paraId="1F6EC6C0" w14:textId="77777777" w:rsidR="00063899" w:rsidRPr="00063899" w:rsidRDefault="00063899" w:rsidP="00063899">
      <w:pPr>
        <w:shd w:val="clear" w:color="auto" w:fill="FFFFFF"/>
        <w:spacing w:after="0" w:line="240" w:lineRule="auto"/>
        <w:jc w:val="both"/>
        <w:rPr>
          <w:ins w:id="1747" w:author="José Antonio Garcíarivas" w:date="2017-12-19T12:40:00Z"/>
          <w:rFonts w:ascii="Times New Roman" w:hAnsi="Times New Roman"/>
          <w:color w:val="222222"/>
          <w:sz w:val="24"/>
        </w:rPr>
      </w:pPr>
    </w:p>
    <w:p w14:paraId="77CB6CEB" w14:textId="77777777" w:rsidR="00063899" w:rsidRPr="00063899" w:rsidRDefault="00063899" w:rsidP="00063899">
      <w:pPr>
        <w:shd w:val="clear" w:color="auto" w:fill="FFFFFF"/>
        <w:spacing w:after="0" w:line="240" w:lineRule="auto"/>
        <w:jc w:val="both"/>
        <w:rPr>
          <w:ins w:id="1748" w:author="José Antonio Garcíarivas" w:date="2017-12-19T12:40:00Z"/>
          <w:rFonts w:ascii="Times New Roman" w:hAnsi="Times New Roman"/>
          <w:color w:val="222222"/>
          <w:sz w:val="24"/>
        </w:rPr>
      </w:pPr>
      <w:ins w:id="1749" w:author="José Antonio Garcíarivas" w:date="2017-12-19T12:40:00Z">
        <w:r w:rsidRPr="00063899">
          <w:rPr>
            <w:rFonts w:ascii="Times New Roman" w:hAnsi="Times New Roman"/>
            <w:color w:val="222222"/>
            <w:sz w:val="24"/>
          </w:rPr>
          <w:t>Then says</w:t>
        </w:r>
      </w:ins>
    </w:p>
    <w:p w14:paraId="521E63EA" w14:textId="77777777" w:rsidR="00063899" w:rsidRPr="00063899" w:rsidRDefault="00063899" w:rsidP="00063899">
      <w:pPr>
        <w:shd w:val="clear" w:color="auto" w:fill="FFFFFF"/>
        <w:spacing w:after="0" w:line="240" w:lineRule="auto"/>
        <w:jc w:val="both"/>
        <w:rPr>
          <w:ins w:id="1750" w:author="José Antonio Garcíarivas" w:date="2017-12-19T12:40:00Z"/>
          <w:rFonts w:ascii="Times New Roman" w:hAnsi="Times New Roman"/>
          <w:color w:val="222222"/>
          <w:sz w:val="24"/>
        </w:rPr>
      </w:pPr>
    </w:p>
    <w:p w14:paraId="72EBDB40" w14:textId="77777777" w:rsidR="00063899" w:rsidRPr="00063899" w:rsidRDefault="00063899" w:rsidP="00063899">
      <w:pPr>
        <w:shd w:val="clear" w:color="auto" w:fill="FFFFFF"/>
        <w:spacing w:after="0" w:line="240" w:lineRule="auto"/>
        <w:jc w:val="both"/>
        <w:rPr>
          <w:ins w:id="1751" w:author="José Antonio Garcíarivas" w:date="2017-12-19T12:40:00Z"/>
          <w:rFonts w:ascii="Times New Roman" w:hAnsi="Times New Roman"/>
          <w:color w:val="222222"/>
          <w:sz w:val="24"/>
        </w:rPr>
      </w:pPr>
      <w:ins w:id="1752" w:author="José Antonio Garcíarivas" w:date="2017-12-19T12:40:00Z">
        <w:r w:rsidRPr="00063899">
          <w:rPr>
            <w:rFonts w:ascii="Times New Roman" w:hAnsi="Times New Roman"/>
            <w:color w:val="222222"/>
            <w:sz w:val="24"/>
          </w:rPr>
          <w:t>“Till we all come in the unity of faith”,</w:t>
        </w:r>
      </w:ins>
    </w:p>
    <w:p w14:paraId="5D471EE2" w14:textId="77777777" w:rsidR="00063899" w:rsidRPr="00063899" w:rsidRDefault="00063899" w:rsidP="00063899">
      <w:pPr>
        <w:shd w:val="clear" w:color="auto" w:fill="FFFFFF"/>
        <w:spacing w:after="0" w:line="240" w:lineRule="auto"/>
        <w:jc w:val="both"/>
        <w:rPr>
          <w:ins w:id="1753" w:author="José Antonio Garcíarivas" w:date="2017-12-19T12:40:00Z"/>
          <w:rFonts w:ascii="Times New Roman" w:hAnsi="Times New Roman"/>
          <w:color w:val="222222"/>
          <w:sz w:val="24"/>
        </w:rPr>
      </w:pPr>
    </w:p>
    <w:p w14:paraId="0C78AF07" w14:textId="77777777" w:rsidR="00063899" w:rsidRPr="00063899" w:rsidRDefault="00063899" w:rsidP="00063899">
      <w:pPr>
        <w:shd w:val="clear" w:color="auto" w:fill="FFFFFF"/>
        <w:spacing w:after="0" w:line="240" w:lineRule="auto"/>
        <w:jc w:val="both"/>
        <w:rPr>
          <w:ins w:id="1754" w:author="José Antonio Garcíarivas" w:date="2017-12-19T12:40:00Z"/>
          <w:rFonts w:ascii="Times New Roman" w:hAnsi="Times New Roman"/>
          <w:color w:val="222222"/>
          <w:sz w:val="24"/>
        </w:rPr>
      </w:pPr>
      <w:ins w:id="1755" w:author="José Antonio Garcíarivas" w:date="2017-12-19T12:40:00Z">
        <w:r w:rsidRPr="00063899">
          <w:rPr>
            <w:rFonts w:ascii="Times New Roman" w:hAnsi="Times New Roman"/>
            <w:color w:val="222222"/>
            <w:sz w:val="24"/>
          </w:rPr>
          <w:t>yet only as the first of 3 things:</w:t>
        </w:r>
      </w:ins>
    </w:p>
    <w:p w14:paraId="0CDF5ABD" w14:textId="77777777" w:rsidR="00063899" w:rsidRPr="00063899" w:rsidRDefault="00063899" w:rsidP="00063899">
      <w:pPr>
        <w:shd w:val="clear" w:color="auto" w:fill="FFFFFF"/>
        <w:spacing w:after="0" w:line="240" w:lineRule="auto"/>
        <w:jc w:val="both"/>
        <w:rPr>
          <w:ins w:id="1756" w:author="José Antonio Garcíarivas" w:date="2017-12-19T12:40:00Z"/>
          <w:rFonts w:ascii="Times New Roman" w:hAnsi="Times New Roman"/>
          <w:color w:val="222222"/>
          <w:sz w:val="24"/>
        </w:rPr>
      </w:pPr>
    </w:p>
    <w:p w14:paraId="6FA8CB2A" w14:textId="77777777" w:rsidR="00063899" w:rsidRPr="00063899" w:rsidRDefault="00063899" w:rsidP="00063899">
      <w:pPr>
        <w:shd w:val="clear" w:color="auto" w:fill="FFFFFF"/>
        <w:spacing w:after="0" w:line="240" w:lineRule="auto"/>
        <w:jc w:val="both"/>
        <w:rPr>
          <w:ins w:id="1757" w:author="José Antonio Garcíarivas" w:date="2017-12-19T12:40:00Z"/>
          <w:rFonts w:ascii="Times New Roman" w:hAnsi="Times New Roman"/>
          <w:color w:val="222222"/>
          <w:sz w:val="24"/>
        </w:rPr>
      </w:pPr>
      <w:ins w:id="1758" w:author="José Antonio Garcíarivas" w:date="2017-12-19T12:40:00Z">
        <w:r w:rsidRPr="00063899">
          <w:rPr>
            <w:rFonts w:ascii="Times New Roman" w:hAnsi="Times New Roman"/>
            <w:color w:val="222222"/>
            <w:sz w:val="24"/>
          </w:rPr>
          <w:t>- in the unity of faith, AND</w:t>
        </w:r>
      </w:ins>
    </w:p>
    <w:p w14:paraId="3987078A" w14:textId="77777777" w:rsidR="00063899" w:rsidRPr="00063899" w:rsidRDefault="00063899" w:rsidP="00063899">
      <w:pPr>
        <w:shd w:val="clear" w:color="auto" w:fill="FFFFFF"/>
        <w:spacing w:after="0" w:line="240" w:lineRule="auto"/>
        <w:jc w:val="both"/>
        <w:rPr>
          <w:ins w:id="1759" w:author="José Antonio Garcíarivas" w:date="2017-12-19T12:40:00Z"/>
          <w:rFonts w:ascii="Times New Roman" w:hAnsi="Times New Roman"/>
          <w:color w:val="222222"/>
          <w:sz w:val="24"/>
        </w:rPr>
      </w:pPr>
    </w:p>
    <w:p w14:paraId="0C390796" w14:textId="77777777" w:rsidR="00063899" w:rsidRPr="00063899" w:rsidRDefault="00063899" w:rsidP="00063899">
      <w:pPr>
        <w:shd w:val="clear" w:color="auto" w:fill="FFFFFF"/>
        <w:spacing w:after="0" w:line="240" w:lineRule="auto"/>
        <w:jc w:val="both"/>
        <w:rPr>
          <w:ins w:id="1760" w:author="José Antonio Garcíarivas" w:date="2017-12-19T12:40:00Z"/>
          <w:rFonts w:ascii="Times New Roman" w:hAnsi="Times New Roman"/>
          <w:color w:val="222222"/>
          <w:sz w:val="24"/>
        </w:rPr>
      </w:pPr>
      <w:ins w:id="1761" w:author="José Antonio Garcíarivas" w:date="2017-12-19T12:40:00Z">
        <w:r w:rsidRPr="00063899">
          <w:rPr>
            <w:rFonts w:ascii="Times New Roman" w:hAnsi="Times New Roman"/>
            <w:color w:val="222222"/>
            <w:sz w:val="24"/>
          </w:rPr>
          <w:t>- of the knowledge (‘</w:t>
        </w:r>
        <w:proofErr w:type="spellStart"/>
        <w:r w:rsidRPr="00063899">
          <w:rPr>
            <w:rFonts w:ascii="Times New Roman" w:hAnsi="Times New Roman"/>
            <w:color w:val="222222"/>
            <w:sz w:val="24"/>
          </w:rPr>
          <w:t>epignosis</w:t>
        </w:r>
        <w:proofErr w:type="spellEnd"/>
        <w:r w:rsidRPr="00063899">
          <w:rPr>
            <w:rFonts w:ascii="Times New Roman" w:hAnsi="Times New Roman"/>
            <w:color w:val="222222"/>
            <w:sz w:val="24"/>
          </w:rPr>
          <w:t>’. not ‘gnosis’) of the Son of God (not Son of man),</w:t>
        </w:r>
      </w:ins>
    </w:p>
    <w:p w14:paraId="02E4BFCA" w14:textId="77777777" w:rsidR="00063899" w:rsidRPr="00063899" w:rsidRDefault="00063899" w:rsidP="00063899">
      <w:pPr>
        <w:shd w:val="clear" w:color="auto" w:fill="FFFFFF"/>
        <w:spacing w:after="0" w:line="240" w:lineRule="auto"/>
        <w:jc w:val="both"/>
        <w:rPr>
          <w:ins w:id="1762" w:author="José Antonio Garcíarivas" w:date="2017-12-19T12:40:00Z"/>
          <w:rFonts w:ascii="Times New Roman" w:hAnsi="Times New Roman"/>
          <w:color w:val="222222"/>
          <w:sz w:val="24"/>
        </w:rPr>
      </w:pPr>
    </w:p>
    <w:p w14:paraId="1C9E6800" w14:textId="77777777" w:rsidR="00063899" w:rsidRPr="00063899" w:rsidRDefault="00063899" w:rsidP="00063899">
      <w:pPr>
        <w:shd w:val="clear" w:color="auto" w:fill="FFFFFF"/>
        <w:spacing w:after="0" w:line="240" w:lineRule="auto"/>
        <w:jc w:val="both"/>
        <w:rPr>
          <w:ins w:id="1763" w:author="José Antonio Garcíarivas" w:date="2017-12-19T12:40:00Z"/>
          <w:rFonts w:ascii="Times New Roman" w:hAnsi="Times New Roman"/>
          <w:color w:val="222222"/>
          <w:sz w:val="24"/>
        </w:rPr>
      </w:pPr>
      <w:ins w:id="1764" w:author="José Antonio Garcíarivas" w:date="2017-12-19T12:40:00Z">
        <w:r w:rsidRPr="00063899">
          <w:rPr>
            <w:rFonts w:ascii="Times New Roman" w:hAnsi="Times New Roman"/>
            <w:color w:val="222222"/>
            <w:sz w:val="24"/>
          </w:rPr>
          <w:t>- UNTO a perfect (</w:t>
        </w:r>
        <w:proofErr w:type="spellStart"/>
        <w:r w:rsidRPr="00063899">
          <w:rPr>
            <w:rFonts w:ascii="Times New Roman" w:hAnsi="Times New Roman"/>
            <w:color w:val="222222"/>
            <w:sz w:val="24"/>
          </w:rPr>
          <w:t>teleios</w:t>
        </w:r>
        <w:proofErr w:type="spellEnd"/>
        <w:r w:rsidRPr="00063899">
          <w:rPr>
            <w:rFonts w:ascii="Times New Roman" w:hAnsi="Times New Roman"/>
            <w:color w:val="222222"/>
            <w:sz w:val="24"/>
          </w:rPr>
          <w:t xml:space="preserve">: brought to </w:t>
        </w:r>
        <w:proofErr w:type="spellStart"/>
        <w:proofErr w:type="gramStart"/>
        <w:r w:rsidRPr="00063899">
          <w:rPr>
            <w:rFonts w:ascii="Times New Roman" w:hAnsi="Times New Roman"/>
            <w:color w:val="222222"/>
            <w:sz w:val="24"/>
          </w:rPr>
          <w:t>it’s</w:t>
        </w:r>
        <w:proofErr w:type="spellEnd"/>
        <w:proofErr w:type="gramEnd"/>
        <w:r w:rsidRPr="00063899">
          <w:rPr>
            <w:rFonts w:ascii="Times New Roman" w:hAnsi="Times New Roman"/>
            <w:color w:val="222222"/>
            <w:sz w:val="24"/>
          </w:rPr>
          <w:t xml:space="preserve"> end) man (‘</w:t>
        </w:r>
        <w:proofErr w:type="spellStart"/>
        <w:r w:rsidRPr="00063899">
          <w:rPr>
            <w:rFonts w:ascii="Times New Roman" w:hAnsi="Times New Roman"/>
            <w:color w:val="222222"/>
            <w:sz w:val="24"/>
          </w:rPr>
          <w:t>aner</w:t>
        </w:r>
        <w:proofErr w:type="spellEnd"/>
        <w:r w:rsidRPr="00063899">
          <w:rPr>
            <w:rFonts w:ascii="Times New Roman" w:hAnsi="Times New Roman"/>
            <w:color w:val="222222"/>
            <w:sz w:val="24"/>
          </w:rPr>
          <w:t>’, not ‘</w:t>
        </w:r>
        <w:proofErr w:type="spellStart"/>
        <w:r w:rsidRPr="00063899">
          <w:rPr>
            <w:rFonts w:ascii="Times New Roman" w:hAnsi="Times New Roman"/>
            <w:color w:val="222222"/>
            <w:sz w:val="24"/>
          </w:rPr>
          <w:t>anthropos</w:t>
        </w:r>
        <w:proofErr w:type="spellEnd"/>
        <w:r w:rsidRPr="00063899">
          <w:rPr>
            <w:rFonts w:ascii="Times New Roman" w:hAnsi="Times New Roman"/>
            <w:color w:val="222222"/>
            <w:sz w:val="24"/>
          </w:rPr>
          <w:t>): as the measure of the stature of the “fulness of Christ” (as if then graceful, merciful, peaceful). Then Paul clarifies</w:t>
        </w:r>
      </w:ins>
    </w:p>
    <w:p w14:paraId="040883A6" w14:textId="77777777" w:rsidR="00063899" w:rsidRPr="00063899" w:rsidRDefault="00063899" w:rsidP="00063899">
      <w:pPr>
        <w:shd w:val="clear" w:color="auto" w:fill="FFFFFF"/>
        <w:spacing w:after="0" w:line="240" w:lineRule="auto"/>
        <w:jc w:val="both"/>
        <w:rPr>
          <w:ins w:id="1765" w:author="José Antonio Garcíarivas" w:date="2017-12-19T12:40:00Z"/>
          <w:rFonts w:ascii="Times New Roman" w:hAnsi="Times New Roman"/>
          <w:color w:val="222222"/>
          <w:sz w:val="24"/>
        </w:rPr>
      </w:pPr>
    </w:p>
    <w:p w14:paraId="55AF31E6" w14:textId="77777777" w:rsidR="00063899" w:rsidRPr="00063899" w:rsidRDefault="00063899" w:rsidP="00063899">
      <w:pPr>
        <w:shd w:val="clear" w:color="auto" w:fill="FFFFFF"/>
        <w:spacing w:after="0" w:line="240" w:lineRule="auto"/>
        <w:jc w:val="both"/>
        <w:rPr>
          <w:ins w:id="1766" w:author="José Antonio Garcíarivas" w:date="2017-12-19T12:40:00Z"/>
          <w:rFonts w:ascii="Times New Roman" w:hAnsi="Times New Roman"/>
          <w:color w:val="222222"/>
          <w:sz w:val="24"/>
        </w:rPr>
      </w:pPr>
      <w:ins w:id="1767" w:author="José Antonio Garcíarivas" w:date="2017-12-19T12:40:00Z">
        <w:r w:rsidRPr="00063899">
          <w:rPr>
            <w:rFonts w:ascii="Times New Roman" w:hAnsi="Times New Roman"/>
            <w:color w:val="222222"/>
            <w:sz w:val="24"/>
          </w:rPr>
          <w:t xml:space="preserve">such is by “be no more children”, so then he tells childish Ephesians to grow up, as if by go on, through </w:t>
        </w:r>
        <w:proofErr w:type="spellStart"/>
        <w:r w:rsidRPr="00063899">
          <w:rPr>
            <w:rFonts w:ascii="Times New Roman" w:hAnsi="Times New Roman"/>
            <w:color w:val="222222"/>
            <w:sz w:val="24"/>
          </w:rPr>
          <w:t>Jesus→Christ</w:t>
        </w:r>
        <w:proofErr w:type="spellEnd"/>
        <w:r w:rsidRPr="00063899">
          <w:rPr>
            <w:rFonts w:ascii="Times New Roman" w:hAnsi="Times New Roman"/>
            <w:color w:val="222222"/>
            <w:sz w:val="24"/>
          </w:rPr>
          <w:t xml:space="preserve"> = end of the law, to be like that Christ, who’s not childish, nor just a man, but a perfect ‘</w:t>
        </w:r>
        <w:proofErr w:type="spellStart"/>
        <w:r w:rsidRPr="00063899">
          <w:rPr>
            <w:rFonts w:ascii="Times New Roman" w:hAnsi="Times New Roman"/>
            <w:color w:val="222222"/>
            <w:sz w:val="24"/>
          </w:rPr>
          <w:t>aner</w:t>
        </w:r>
        <w:proofErr w:type="spellEnd"/>
        <w:r w:rsidRPr="00063899">
          <w:rPr>
            <w:rFonts w:ascii="Times New Roman" w:hAnsi="Times New Roman"/>
            <w:color w:val="222222"/>
            <w:sz w:val="24"/>
          </w:rPr>
          <w:t>’ man, who’s put away his childish things (laws). A few verses later he talks of put away lying, as if allegory for put away lawing one another.</w:t>
        </w:r>
      </w:ins>
    </w:p>
    <w:p w14:paraId="3D1A200B" w14:textId="77777777" w:rsidR="00063899" w:rsidRPr="00063899" w:rsidRDefault="00063899" w:rsidP="00063899">
      <w:pPr>
        <w:shd w:val="clear" w:color="auto" w:fill="FFFFFF"/>
        <w:spacing w:after="0" w:line="240" w:lineRule="auto"/>
        <w:jc w:val="both"/>
        <w:rPr>
          <w:ins w:id="1768" w:author="José Antonio Garcíarivas" w:date="2017-12-19T12:40:00Z"/>
          <w:rFonts w:ascii="Times New Roman" w:hAnsi="Times New Roman"/>
          <w:color w:val="222222"/>
          <w:sz w:val="24"/>
        </w:rPr>
      </w:pPr>
    </w:p>
    <w:p w14:paraId="2E4C1785" w14:textId="77777777" w:rsidR="00063899" w:rsidRPr="00063899" w:rsidRDefault="00063899" w:rsidP="00063899">
      <w:pPr>
        <w:shd w:val="clear" w:color="auto" w:fill="FFFFFF"/>
        <w:spacing w:after="0" w:line="240" w:lineRule="auto"/>
        <w:jc w:val="both"/>
        <w:rPr>
          <w:ins w:id="1769" w:author="José Antonio Garcíarivas" w:date="2017-12-19T12:40:00Z"/>
          <w:rFonts w:ascii="Times New Roman" w:hAnsi="Times New Roman"/>
          <w:color w:val="222222"/>
          <w:sz w:val="24"/>
        </w:rPr>
      </w:pPr>
      <w:ins w:id="1770" w:author="José Antonio Garcíarivas" w:date="2017-12-19T12:40:00Z">
        <w:r w:rsidRPr="00063899">
          <w:rPr>
            <w:rFonts w:ascii="Times New Roman" w:hAnsi="Times New Roman"/>
            <w:color w:val="222222"/>
            <w:sz w:val="24"/>
          </w:rPr>
          <w:lastRenderedPageBreak/>
          <w:t>So then,</w:t>
        </w:r>
      </w:ins>
    </w:p>
    <w:p w14:paraId="382F14C5" w14:textId="77777777" w:rsidR="00063899" w:rsidRPr="00063899" w:rsidRDefault="00063899" w:rsidP="00063899">
      <w:pPr>
        <w:shd w:val="clear" w:color="auto" w:fill="FFFFFF"/>
        <w:spacing w:after="0" w:line="240" w:lineRule="auto"/>
        <w:jc w:val="both"/>
        <w:rPr>
          <w:ins w:id="1771" w:author="José Antonio Garcíarivas" w:date="2017-12-19T12:40:00Z"/>
          <w:rFonts w:ascii="Times New Roman" w:hAnsi="Times New Roman"/>
          <w:color w:val="222222"/>
          <w:sz w:val="24"/>
        </w:rPr>
      </w:pPr>
    </w:p>
    <w:p w14:paraId="013CA00A" w14:textId="77777777" w:rsidR="00063899" w:rsidRPr="00063899" w:rsidRDefault="00063899" w:rsidP="00063899">
      <w:pPr>
        <w:shd w:val="clear" w:color="auto" w:fill="FFFFFF"/>
        <w:spacing w:after="0" w:line="240" w:lineRule="auto"/>
        <w:jc w:val="both"/>
        <w:rPr>
          <w:ins w:id="1772" w:author="José Antonio Garcíarivas" w:date="2017-12-19T12:40:00Z"/>
          <w:rFonts w:ascii="Times New Roman" w:hAnsi="Times New Roman"/>
          <w:color w:val="222222"/>
          <w:sz w:val="24"/>
        </w:rPr>
      </w:pPr>
      <w:ins w:id="1773" w:author="José Antonio Garcíarivas" w:date="2017-12-19T12:40:00Z">
        <w:r w:rsidRPr="00063899">
          <w:rPr>
            <w:rFonts w:ascii="Times New Roman" w:hAnsi="Times New Roman"/>
            <w:color w:val="222222"/>
            <w:sz w:val="24"/>
          </w:rPr>
          <w:t xml:space="preserve">“unity of the faith” is important, but only 1/3 of 3 things about the fulness of Christ. </w:t>
        </w:r>
      </w:ins>
    </w:p>
    <w:p w14:paraId="0DD44447" w14:textId="77777777" w:rsidR="00063899" w:rsidRPr="00063899" w:rsidRDefault="00063899" w:rsidP="00063899">
      <w:pPr>
        <w:shd w:val="clear" w:color="auto" w:fill="FFFFFF"/>
        <w:spacing w:after="0" w:line="240" w:lineRule="auto"/>
        <w:jc w:val="both"/>
        <w:rPr>
          <w:ins w:id="1774" w:author="José Antonio Garcíarivas" w:date="2017-12-19T12:40:00Z"/>
          <w:rFonts w:ascii="Times New Roman" w:hAnsi="Times New Roman"/>
          <w:color w:val="222222"/>
          <w:sz w:val="24"/>
        </w:rPr>
      </w:pPr>
    </w:p>
    <w:p w14:paraId="234C0474" w14:textId="77777777" w:rsidR="00063899" w:rsidRPr="00063899" w:rsidRDefault="00063899" w:rsidP="00063899">
      <w:pPr>
        <w:shd w:val="clear" w:color="auto" w:fill="FFFFFF"/>
        <w:spacing w:after="0" w:line="240" w:lineRule="auto"/>
        <w:jc w:val="both"/>
        <w:rPr>
          <w:ins w:id="1775" w:author="José Antonio Garcíarivas" w:date="2017-12-19T12:40:00Z"/>
          <w:rFonts w:ascii="Times New Roman" w:hAnsi="Times New Roman"/>
          <w:color w:val="222222"/>
          <w:sz w:val="24"/>
        </w:rPr>
      </w:pPr>
      <w:ins w:id="1776" w:author="José Antonio Garcíarivas" w:date="2017-12-19T12:40:00Z">
        <w:r w:rsidRPr="00063899">
          <w:rPr>
            <w:rFonts w:ascii="Times New Roman" w:hAnsi="Times New Roman"/>
            <w:color w:val="222222"/>
            <w:sz w:val="24"/>
          </w:rPr>
          <w:t xml:space="preserve"> </w:t>
        </w:r>
      </w:ins>
    </w:p>
    <w:p w14:paraId="36539F02" w14:textId="77777777" w:rsidR="00063899" w:rsidRPr="00063899" w:rsidRDefault="00063899" w:rsidP="00063899">
      <w:pPr>
        <w:shd w:val="clear" w:color="auto" w:fill="FFFFFF"/>
        <w:spacing w:after="0" w:line="240" w:lineRule="auto"/>
        <w:jc w:val="both"/>
        <w:rPr>
          <w:ins w:id="1777" w:author="José Antonio Garcíarivas" w:date="2017-12-19T12:40:00Z"/>
          <w:rFonts w:ascii="Times New Roman" w:hAnsi="Times New Roman"/>
          <w:color w:val="222222"/>
          <w:sz w:val="24"/>
        </w:rPr>
      </w:pPr>
    </w:p>
    <w:p w14:paraId="4107EF26" w14:textId="77777777" w:rsidR="00063899" w:rsidRPr="00063899" w:rsidRDefault="00063899" w:rsidP="00063899">
      <w:pPr>
        <w:shd w:val="clear" w:color="auto" w:fill="FFFFFF"/>
        <w:spacing w:after="0" w:line="240" w:lineRule="auto"/>
        <w:jc w:val="both"/>
        <w:rPr>
          <w:ins w:id="1778" w:author="José Antonio Garcíarivas" w:date="2017-12-19T12:40:00Z"/>
          <w:rFonts w:ascii="Times New Roman" w:hAnsi="Times New Roman"/>
          <w:color w:val="222222"/>
          <w:sz w:val="24"/>
        </w:rPr>
      </w:pPr>
      <w:ins w:id="1779" w:author="José Antonio Garcíarivas" w:date="2017-12-19T12:40:00Z">
        <w:r w:rsidRPr="00063899">
          <w:rPr>
            <w:rFonts w:ascii="Times New Roman" w:hAnsi="Times New Roman"/>
            <w:color w:val="222222"/>
            <w:sz w:val="24"/>
          </w:rPr>
          <w:t>Re faith to remove mountains = “nothing” yet:</w:t>
        </w:r>
      </w:ins>
    </w:p>
    <w:p w14:paraId="686E57AC" w14:textId="77777777" w:rsidR="00063899" w:rsidRPr="00063899" w:rsidRDefault="00063899" w:rsidP="00063899">
      <w:pPr>
        <w:shd w:val="clear" w:color="auto" w:fill="FFFFFF"/>
        <w:spacing w:after="0" w:line="240" w:lineRule="auto"/>
        <w:jc w:val="both"/>
        <w:rPr>
          <w:ins w:id="1780" w:author="José Antonio Garcíarivas" w:date="2017-12-19T12:40:00Z"/>
          <w:rFonts w:ascii="Times New Roman" w:hAnsi="Times New Roman"/>
          <w:color w:val="222222"/>
          <w:sz w:val="24"/>
        </w:rPr>
      </w:pPr>
    </w:p>
    <w:p w14:paraId="6C265DA3" w14:textId="77777777" w:rsidR="00063899" w:rsidRPr="00063899" w:rsidRDefault="00063899" w:rsidP="00063899">
      <w:pPr>
        <w:shd w:val="clear" w:color="auto" w:fill="FFFFFF"/>
        <w:spacing w:after="0" w:line="240" w:lineRule="auto"/>
        <w:jc w:val="both"/>
        <w:rPr>
          <w:ins w:id="1781" w:author="José Antonio Garcíarivas" w:date="2017-12-19T12:40:00Z"/>
          <w:rFonts w:ascii="Times New Roman" w:hAnsi="Times New Roman"/>
          <w:color w:val="222222"/>
          <w:sz w:val="24"/>
        </w:rPr>
      </w:pPr>
      <w:ins w:id="1782" w:author="José Antonio Garcíarivas" w:date="2017-12-19T12:40:00Z">
        <w:r w:rsidRPr="00063899">
          <w:rPr>
            <w:rFonts w:ascii="Times New Roman" w:hAnsi="Times New Roman"/>
            <w:color w:val="222222"/>
            <w:sz w:val="24"/>
          </w:rPr>
          <w:t xml:space="preserve">In Mt 21:19-21, Jesus law-cursed a fig tree for having no fruit (only leaves) when he was hungry for fruit. When disciples </w:t>
        </w:r>
        <w:proofErr w:type="spellStart"/>
        <w:r w:rsidRPr="00063899">
          <w:rPr>
            <w:rFonts w:ascii="Times New Roman" w:hAnsi="Times New Roman"/>
            <w:color w:val="222222"/>
            <w:sz w:val="24"/>
          </w:rPr>
          <w:t>marvelled</w:t>
        </w:r>
        <w:proofErr w:type="spellEnd"/>
        <w:r w:rsidRPr="00063899">
          <w:rPr>
            <w:rFonts w:ascii="Times New Roman" w:hAnsi="Times New Roman"/>
            <w:color w:val="222222"/>
            <w:sz w:val="24"/>
          </w:rPr>
          <w:t xml:space="preserve"> how the fig tree presently withered away, he both answered and said to them: “verily I say unto you (of ye/you), if ye have faith, and doubt not, ye shall not only do this [which is done] to the fig tree, but also if ye shall say unto this mountain, Be thou removed, and be thou cast into the sea; it shall be done”. </w:t>
        </w:r>
      </w:ins>
    </w:p>
    <w:p w14:paraId="16E33599" w14:textId="77777777" w:rsidR="00063899" w:rsidRPr="00063899" w:rsidRDefault="00063899" w:rsidP="00063899">
      <w:pPr>
        <w:shd w:val="clear" w:color="auto" w:fill="FFFFFF"/>
        <w:spacing w:after="0" w:line="240" w:lineRule="auto"/>
        <w:jc w:val="both"/>
        <w:rPr>
          <w:ins w:id="1783" w:author="José Antonio Garcíarivas" w:date="2017-12-19T12:40:00Z"/>
          <w:rFonts w:ascii="Times New Roman" w:hAnsi="Times New Roman"/>
          <w:color w:val="222222"/>
          <w:sz w:val="24"/>
        </w:rPr>
      </w:pPr>
      <w:ins w:id="1784" w:author="José Antonio Garcíarivas" w:date="2017-12-19T12:40:00Z">
        <w:r w:rsidRPr="00063899">
          <w:rPr>
            <w:rFonts w:ascii="Times New Roman" w:hAnsi="Times New Roman"/>
            <w:color w:val="222222"/>
            <w:sz w:val="24"/>
          </w:rPr>
          <w:t>Sounds like powerful faith stuff, even if it’s not literal, but allegory.</w:t>
        </w:r>
      </w:ins>
    </w:p>
    <w:p w14:paraId="258BD9F8" w14:textId="77777777" w:rsidR="00063899" w:rsidRPr="00063899" w:rsidRDefault="00063899" w:rsidP="00063899">
      <w:pPr>
        <w:shd w:val="clear" w:color="auto" w:fill="FFFFFF"/>
        <w:spacing w:after="0" w:line="240" w:lineRule="auto"/>
        <w:jc w:val="both"/>
        <w:rPr>
          <w:ins w:id="1785" w:author="José Antonio Garcíarivas" w:date="2017-12-19T12:40:00Z"/>
          <w:rFonts w:ascii="Times New Roman" w:hAnsi="Times New Roman"/>
          <w:color w:val="222222"/>
          <w:sz w:val="24"/>
        </w:rPr>
      </w:pPr>
    </w:p>
    <w:p w14:paraId="0135B918" w14:textId="77777777" w:rsidR="00063899" w:rsidRPr="00063899" w:rsidRDefault="00063899" w:rsidP="00063899">
      <w:pPr>
        <w:shd w:val="clear" w:color="auto" w:fill="FFFFFF"/>
        <w:spacing w:after="0" w:line="240" w:lineRule="auto"/>
        <w:jc w:val="both"/>
        <w:rPr>
          <w:ins w:id="1786" w:author="José Antonio Garcíarivas" w:date="2017-12-19T12:40:00Z"/>
          <w:rFonts w:ascii="Times New Roman" w:hAnsi="Times New Roman"/>
          <w:color w:val="222222"/>
          <w:sz w:val="24"/>
        </w:rPr>
      </w:pPr>
      <w:ins w:id="1787" w:author="José Antonio Garcíarivas" w:date="2017-12-19T12:40:00Z">
        <w:r w:rsidRPr="00063899">
          <w:rPr>
            <w:rFonts w:ascii="Times New Roman" w:hAnsi="Times New Roman"/>
            <w:color w:val="222222"/>
            <w:sz w:val="24"/>
          </w:rPr>
          <w:t xml:space="preserve">-        seems Israel might be the allegory for a fig tree he cursed for not having fruit, even though Mk 11:11-14 notes it wasn’t </w:t>
        </w:r>
        <w:r w:rsidRPr="00063899">
          <w:rPr>
            <w:rFonts w:ascii="Times New Roman" w:hAnsi="Times New Roman"/>
            <w:color w:val="222222"/>
            <w:sz w:val="24"/>
          </w:rPr>
          <w:lastRenderedPageBreak/>
          <w:t xml:space="preserve">even time for figs; so it’s allegory as </w:t>
        </w:r>
        <w:proofErr w:type="gramStart"/>
        <w:r w:rsidRPr="00063899">
          <w:rPr>
            <w:rFonts w:ascii="Times New Roman" w:hAnsi="Times New Roman"/>
            <w:color w:val="222222"/>
            <w:sz w:val="24"/>
          </w:rPr>
          <w:t>if  he</w:t>
        </w:r>
        <w:proofErr w:type="gramEnd"/>
        <w:r w:rsidRPr="00063899">
          <w:rPr>
            <w:rFonts w:ascii="Times New Roman" w:hAnsi="Times New Roman"/>
            <w:color w:val="222222"/>
            <w:sz w:val="24"/>
          </w:rPr>
          <w:t xml:space="preserve"> was saying no man should eat the law of Israel hereafter for ever</w:t>
        </w:r>
      </w:ins>
    </w:p>
    <w:p w14:paraId="050A7177" w14:textId="77777777" w:rsidR="00063899" w:rsidRPr="00063899" w:rsidRDefault="00063899" w:rsidP="00063899">
      <w:pPr>
        <w:shd w:val="clear" w:color="auto" w:fill="FFFFFF"/>
        <w:spacing w:after="0" w:line="240" w:lineRule="auto"/>
        <w:jc w:val="both"/>
        <w:rPr>
          <w:ins w:id="1788" w:author="José Antonio Garcíarivas" w:date="2017-12-19T12:40:00Z"/>
          <w:rFonts w:ascii="Times New Roman" w:hAnsi="Times New Roman"/>
          <w:color w:val="222222"/>
          <w:sz w:val="24"/>
        </w:rPr>
      </w:pPr>
    </w:p>
    <w:p w14:paraId="7CAF87FE" w14:textId="77777777" w:rsidR="00063899" w:rsidRPr="00063899" w:rsidRDefault="00063899" w:rsidP="00063899">
      <w:pPr>
        <w:shd w:val="clear" w:color="auto" w:fill="FFFFFF"/>
        <w:spacing w:after="0" w:line="240" w:lineRule="auto"/>
        <w:jc w:val="both"/>
        <w:rPr>
          <w:ins w:id="1789" w:author="José Antonio Garcíarivas" w:date="2017-12-19T12:40:00Z"/>
          <w:rFonts w:ascii="Times New Roman" w:hAnsi="Times New Roman"/>
          <w:color w:val="222222"/>
          <w:sz w:val="24"/>
        </w:rPr>
      </w:pPr>
      <w:ins w:id="1790" w:author="José Antonio Garcíarivas" w:date="2017-12-19T12:40:00Z">
        <w:r w:rsidRPr="00063899">
          <w:rPr>
            <w:rFonts w:ascii="Times New Roman" w:hAnsi="Times New Roman"/>
            <w:color w:val="222222"/>
            <w:sz w:val="24"/>
          </w:rPr>
          <w:t>-        seems he didn’t specify a mountain to be removed, but was on Mount of Olives journeying from Bethany to Jerusalem; Yet since he said “also” for such, perhaps allegory meant also say to their law (has a curse) go jump in the dead sea</w:t>
        </w:r>
      </w:ins>
    </w:p>
    <w:p w14:paraId="75011596" w14:textId="77777777" w:rsidR="00063899" w:rsidRPr="00063899" w:rsidRDefault="00063899" w:rsidP="00063899">
      <w:pPr>
        <w:shd w:val="clear" w:color="auto" w:fill="FFFFFF"/>
        <w:spacing w:after="0" w:line="240" w:lineRule="auto"/>
        <w:jc w:val="both"/>
        <w:rPr>
          <w:ins w:id="1791" w:author="José Antonio Garcíarivas" w:date="2017-12-19T12:40:00Z"/>
          <w:rFonts w:ascii="Times New Roman" w:hAnsi="Times New Roman"/>
          <w:color w:val="222222"/>
          <w:sz w:val="24"/>
        </w:rPr>
      </w:pPr>
    </w:p>
    <w:p w14:paraId="45A61540" w14:textId="77777777" w:rsidR="00063899" w:rsidRPr="00063899" w:rsidRDefault="00063899" w:rsidP="00063899">
      <w:pPr>
        <w:shd w:val="clear" w:color="auto" w:fill="FFFFFF"/>
        <w:spacing w:after="0" w:line="240" w:lineRule="auto"/>
        <w:jc w:val="both"/>
        <w:rPr>
          <w:ins w:id="1792" w:author="José Antonio Garcíarivas" w:date="2017-12-19T12:40:00Z"/>
          <w:rFonts w:ascii="Times New Roman" w:hAnsi="Times New Roman"/>
          <w:color w:val="222222"/>
          <w:sz w:val="24"/>
        </w:rPr>
      </w:pPr>
      <w:ins w:id="1793" w:author="José Antonio Garcíarivas" w:date="2017-12-19T12:40:00Z">
        <w:r w:rsidRPr="00063899">
          <w:rPr>
            <w:rFonts w:ascii="Times New Roman" w:hAnsi="Times New Roman"/>
            <w:color w:val="222222"/>
            <w:sz w:val="24"/>
          </w:rPr>
          <w:t xml:space="preserve"> </w:t>
        </w:r>
      </w:ins>
    </w:p>
    <w:p w14:paraId="0F8A1889" w14:textId="77777777" w:rsidR="00063899" w:rsidRPr="00063899" w:rsidRDefault="00063899" w:rsidP="00063899">
      <w:pPr>
        <w:shd w:val="clear" w:color="auto" w:fill="FFFFFF"/>
        <w:spacing w:after="0" w:line="240" w:lineRule="auto"/>
        <w:jc w:val="both"/>
        <w:rPr>
          <w:ins w:id="1794" w:author="José Antonio Garcíarivas" w:date="2017-12-19T12:40:00Z"/>
          <w:rFonts w:ascii="Times New Roman" w:hAnsi="Times New Roman"/>
          <w:color w:val="222222"/>
          <w:sz w:val="24"/>
        </w:rPr>
      </w:pPr>
    </w:p>
    <w:p w14:paraId="3FDC02E8" w14:textId="77777777" w:rsidR="00063899" w:rsidRPr="00063899" w:rsidRDefault="00063899" w:rsidP="00063899">
      <w:pPr>
        <w:shd w:val="clear" w:color="auto" w:fill="FFFFFF"/>
        <w:spacing w:after="0" w:line="240" w:lineRule="auto"/>
        <w:jc w:val="both"/>
        <w:rPr>
          <w:ins w:id="1795" w:author="José Antonio Garcíarivas" w:date="2017-12-19T12:40:00Z"/>
          <w:rFonts w:ascii="Times New Roman" w:hAnsi="Times New Roman"/>
          <w:color w:val="222222"/>
          <w:sz w:val="24"/>
        </w:rPr>
      </w:pPr>
      <w:ins w:id="1796" w:author="José Antonio Garcíarivas" w:date="2017-12-19T12:40:00Z">
        <w:r w:rsidRPr="00063899">
          <w:rPr>
            <w:rFonts w:ascii="Times New Roman" w:hAnsi="Times New Roman"/>
            <w:color w:val="222222"/>
            <w:sz w:val="24"/>
          </w:rPr>
          <w:t>Yet, also re faith to “remove mountains” (plural):</w:t>
        </w:r>
      </w:ins>
    </w:p>
    <w:p w14:paraId="76684E87" w14:textId="77777777" w:rsidR="00063899" w:rsidRPr="00063899" w:rsidRDefault="00063899" w:rsidP="00063899">
      <w:pPr>
        <w:shd w:val="clear" w:color="auto" w:fill="FFFFFF"/>
        <w:spacing w:after="0" w:line="240" w:lineRule="auto"/>
        <w:jc w:val="both"/>
        <w:rPr>
          <w:ins w:id="1797" w:author="José Antonio Garcíarivas" w:date="2017-12-19T12:40:00Z"/>
          <w:rFonts w:ascii="Times New Roman" w:hAnsi="Times New Roman"/>
          <w:color w:val="222222"/>
          <w:sz w:val="24"/>
        </w:rPr>
      </w:pPr>
    </w:p>
    <w:p w14:paraId="1A997F7D" w14:textId="77777777" w:rsidR="00063899" w:rsidRPr="00063899" w:rsidRDefault="00063899" w:rsidP="00063899">
      <w:pPr>
        <w:shd w:val="clear" w:color="auto" w:fill="FFFFFF"/>
        <w:spacing w:after="0" w:line="240" w:lineRule="auto"/>
        <w:jc w:val="both"/>
        <w:rPr>
          <w:ins w:id="1798" w:author="José Antonio Garcíarivas" w:date="2017-12-19T12:40:00Z"/>
          <w:rFonts w:ascii="Times New Roman" w:hAnsi="Times New Roman"/>
          <w:color w:val="222222"/>
          <w:sz w:val="24"/>
        </w:rPr>
      </w:pPr>
      <w:ins w:id="1799" w:author="José Antonio Garcíarivas" w:date="2017-12-19T12:40:00Z">
        <w:r w:rsidRPr="00063899">
          <w:rPr>
            <w:rFonts w:ascii="Times New Roman" w:hAnsi="Times New Roman"/>
            <w:color w:val="222222"/>
            <w:sz w:val="24"/>
          </w:rPr>
          <w:t>After Paul mentioning a “more excellent way” in 1Cor 12:31, he then notes in 1Cor 13:2,  even if I have the gift of prophecy, and understand all mysteries, and have all (‘gnosis’) knowledge, and have all faith, so that I could remove mountains, and have not charity (of these three: faith, hope, charity: 1Cor 13:13 KJV), I am (still as if) nothing [yet].</w:t>
        </w:r>
      </w:ins>
    </w:p>
    <w:p w14:paraId="0DBCAE5D" w14:textId="77777777" w:rsidR="00063899" w:rsidRPr="00063899" w:rsidRDefault="00063899" w:rsidP="00063899">
      <w:pPr>
        <w:shd w:val="clear" w:color="auto" w:fill="FFFFFF"/>
        <w:spacing w:after="0" w:line="240" w:lineRule="auto"/>
        <w:jc w:val="both"/>
        <w:rPr>
          <w:ins w:id="1800" w:author="José Antonio Garcíarivas" w:date="2017-12-19T12:40:00Z"/>
          <w:rFonts w:ascii="Times New Roman" w:hAnsi="Times New Roman"/>
          <w:color w:val="222222"/>
          <w:sz w:val="24"/>
        </w:rPr>
      </w:pPr>
    </w:p>
    <w:p w14:paraId="1A79D1FF" w14:textId="77777777" w:rsidR="00063899" w:rsidRPr="00063899" w:rsidRDefault="00063899" w:rsidP="00063899">
      <w:pPr>
        <w:shd w:val="clear" w:color="auto" w:fill="FFFFFF"/>
        <w:spacing w:after="0" w:line="240" w:lineRule="auto"/>
        <w:jc w:val="both"/>
        <w:rPr>
          <w:ins w:id="1801" w:author="José Antonio Garcíarivas" w:date="2017-12-19T12:40:00Z"/>
          <w:rFonts w:ascii="Times New Roman" w:hAnsi="Times New Roman"/>
          <w:color w:val="222222"/>
          <w:sz w:val="24"/>
        </w:rPr>
      </w:pPr>
      <w:ins w:id="1802" w:author="José Antonio Garcíarivas" w:date="2017-12-19T12:40:00Z">
        <w:r w:rsidRPr="00063899">
          <w:rPr>
            <w:rFonts w:ascii="Times New Roman" w:hAnsi="Times New Roman"/>
            <w:color w:val="222222"/>
            <w:sz w:val="24"/>
          </w:rPr>
          <w:t>WOW.</w:t>
        </w:r>
      </w:ins>
    </w:p>
    <w:p w14:paraId="4E79DD8E" w14:textId="77777777" w:rsidR="00063899" w:rsidRPr="00063899" w:rsidRDefault="00063899" w:rsidP="00063899">
      <w:pPr>
        <w:shd w:val="clear" w:color="auto" w:fill="FFFFFF"/>
        <w:spacing w:after="0" w:line="240" w:lineRule="auto"/>
        <w:jc w:val="both"/>
        <w:rPr>
          <w:ins w:id="1803" w:author="José Antonio Garcíarivas" w:date="2017-12-19T12:40:00Z"/>
          <w:rFonts w:ascii="Times New Roman" w:hAnsi="Times New Roman"/>
          <w:color w:val="222222"/>
          <w:sz w:val="24"/>
        </w:rPr>
      </w:pPr>
    </w:p>
    <w:p w14:paraId="34357A16" w14:textId="77777777" w:rsidR="00063899" w:rsidRPr="00063899" w:rsidRDefault="00063899" w:rsidP="00063899">
      <w:pPr>
        <w:shd w:val="clear" w:color="auto" w:fill="FFFFFF"/>
        <w:spacing w:after="0" w:line="240" w:lineRule="auto"/>
        <w:jc w:val="both"/>
        <w:rPr>
          <w:ins w:id="1804" w:author="José Antonio Garcíarivas" w:date="2017-12-19T12:40:00Z"/>
          <w:rFonts w:ascii="Times New Roman" w:hAnsi="Times New Roman"/>
          <w:color w:val="222222"/>
          <w:sz w:val="24"/>
        </w:rPr>
      </w:pPr>
      <w:ins w:id="1805" w:author="José Antonio Garcíarivas" w:date="2017-12-19T12:40:00Z">
        <w:r w:rsidRPr="00063899">
          <w:rPr>
            <w:rFonts w:ascii="Times New Roman" w:hAnsi="Times New Roman"/>
            <w:color w:val="222222"/>
            <w:sz w:val="24"/>
          </w:rPr>
          <w:lastRenderedPageBreak/>
          <w:t>Seems Paul is allegory saying, if we haven’t yet “from faith to faith” upgraded, from faith in law to faith in grace, even the law faith to remove mountains still counts as if nothing yet. Why? For what’s evident from the evidence is that no man is justified by the law.</w:t>
        </w:r>
      </w:ins>
    </w:p>
    <w:p w14:paraId="02996E3F" w14:textId="77777777" w:rsidR="00063899" w:rsidRPr="00063899" w:rsidRDefault="00063899" w:rsidP="00063899">
      <w:pPr>
        <w:shd w:val="clear" w:color="auto" w:fill="FFFFFF"/>
        <w:spacing w:after="0" w:line="240" w:lineRule="auto"/>
        <w:jc w:val="both"/>
        <w:rPr>
          <w:ins w:id="1806" w:author="José Antonio Garcíarivas" w:date="2017-12-19T12:40:00Z"/>
          <w:rFonts w:ascii="Times New Roman" w:hAnsi="Times New Roman"/>
          <w:color w:val="222222"/>
          <w:sz w:val="24"/>
        </w:rPr>
      </w:pPr>
    </w:p>
    <w:p w14:paraId="5327089B" w14:textId="77777777" w:rsidR="00063899" w:rsidRPr="00063899" w:rsidRDefault="00063899" w:rsidP="00063899">
      <w:pPr>
        <w:shd w:val="clear" w:color="auto" w:fill="FFFFFF"/>
        <w:spacing w:after="0" w:line="240" w:lineRule="auto"/>
        <w:jc w:val="both"/>
        <w:rPr>
          <w:ins w:id="1807" w:author="José Antonio Garcíarivas" w:date="2017-12-19T12:40:00Z"/>
          <w:rFonts w:ascii="Times New Roman" w:hAnsi="Times New Roman"/>
          <w:color w:val="222222"/>
          <w:sz w:val="24"/>
        </w:rPr>
      </w:pPr>
      <w:ins w:id="1808" w:author="José Antonio Garcíarivas" w:date="2017-12-19T12:40:00Z">
        <w:r w:rsidRPr="00063899">
          <w:rPr>
            <w:rFonts w:ascii="Times New Roman" w:hAnsi="Times New Roman"/>
            <w:color w:val="222222"/>
            <w:sz w:val="24"/>
          </w:rPr>
          <w:t>SO,</w:t>
        </w:r>
      </w:ins>
    </w:p>
    <w:p w14:paraId="1B81F21D" w14:textId="77777777" w:rsidR="00063899" w:rsidRPr="00063899" w:rsidRDefault="00063899" w:rsidP="00063899">
      <w:pPr>
        <w:shd w:val="clear" w:color="auto" w:fill="FFFFFF"/>
        <w:spacing w:after="0" w:line="240" w:lineRule="auto"/>
        <w:jc w:val="both"/>
        <w:rPr>
          <w:ins w:id="1809" w:author="José Antonio Garcíarivas" w:date="2017-12-19T12:40:00Z"/>
          <w:rFonts w:ascii="Times New Roman" w:hAnsi="Times New Roman"/>
          <w:color w:val="222222"/>
          <w:sz w:val="24"/>
        </w:rPr>
      </w:pPr>
    </w:p>
    <w:p w14:paraId="6331F7CF" w14:textId="77777777" w:rsidR="00063899" w:rsidRPr="00063899" w:rsidRDefault="00063899" w:rsidP="00063899">
      <w:pPr>
        <w:shd w:val="clear" w:color="auto" w:fill="FFFFFF"/>
        <w:spacing w:after="0" w:line="240" w:lineRule="auto"/>
        <w:jc w:val="both"/>
        <w:rPr>
          <w:ins w:id="1810" w:author="José Antonio Garcíarivas" w:date="2017-12-19T12:40:00Z"/>
          <w:rFonts w:ascii="Times New Roman" w:hAnsi="Times New Roman"/>
          <w:color w:val="222222"/>
          <w:sz w:val="24"/>
        </w:rPr>
      </w:pPr>
      <w:ins w:id="1811" w:author="José Antonio Garcíarivas" w:date="2017-12-19T12:40:00Z">
        <w:r w:rsidRPr="00063899">
          <w:rPr>
            <w:rFonts w:ascii="Times New Roman" w:hAnsi="Times New Roman"/>
            <w:color w:val="222222"/>
            <w:sz w:val="24"/>
          </w:rPr>
          <w:t>Even though 1Cor 13:13 mentions faith, of these three abide: faith, hope, charity, he also allegory clarifies if we look at such three as if being great, greater, greatest; Only charity is “greatest” of 3. So perhaps, concerning “great faith” of law, we should leave such, lest our hope mode become hopeless by law faith instead of hopeful by grace faith.</w:t>
        </w:r>
      </w:ins>
    </w:p>
    <w:p w14:paraId="0EFC9FA9" w14:textId="77777777" w:rsidR="00063899" w:rsidRPr="00063899" w:rsidRDefault="00063899" w:rsidP="00063899">
      <w:pPr>
        <w:shd w:val="clear" w:color="auto" w:fill="FFFFFF"/>
        <w:spacing w:after="0" w:line="240" w:lineRule="auto"/>
        <w:jc w:val="both"/>
        <w:rPr>
          <w:ins w:id="1812" w:author="José Antonio Garcíarivas" w:date="2017-12-19T12:40:00Z"/>
          <w:rFonts w:ascii="Times New Roman" w:hAnsi="Times New Roman"/>
          <w:color w:val="222222"/>
          <w:sz w:val="24"/>
        </w:rPr>
      </w:pPr>
    </w:p>
    <w:p w14:paraId="0C85D99C" w14:textId="77777777" w:rsidR="00063899" w:rsidRPr="00063899" w:rsidRDefault="00063899" w:rsidP="00063899">
      <w:pPr>
        <w:shd w:val="clear" w:color="auto" w:fill="FFFFFF"/>
        <w:spacing w:after="0" w:line="240" w:lineRule="auto"/>
        <w:jc w:val="both"/>
        <w:rPr>
          <w:ins w:id="1813" w:author="José Antonio Garcíarivas" w:date="2017-12-19T12:40:00Z"/>
          <w:rFonts w:ascii="Times New Roman" w:hAnsi="Times New Roman"/>
          <w:color w:val="222222"/>
          <w:sz w:val="24"/>
        </w:rPr>
      </w:pPr>
      <w:ins w:id="1814" w:author="José Antonio Garcíarivas" w:date="2017-12-19T12:40:00Z">
        <w:r w:rsidRPr="00063899">
          <w:rPr>
            <w:rFonts w:ascii="Times New Roman" w:hAnsi="Times New Roman"/>
            <w:color w:val="222222"/>
            <w:sz w:val="24"/>
          </w:rPr>
          <w:t xml:space="preserve"> </w:t>
        </w:r>
      </w:ins>
    </w:p>
    <w:p w14:paraId="05F9E687" w14:textId="77777777" w:rsidR="00063899" w:rsidRPr="00063899" w:rsidRDefault="00063899" w:rsidP="00063899">
      <w:pPr>
        <w:shd w:val="clear" w:color="auto" w:fill="FFFFFF"/>
        <w:spacing w:after="0" w:line="240" w:lineRule="auto"/>
        <w:jc w:val="both"/>
        <w:rPr>
          <w:ins w:id="1815" w:author="José Antonio Garcíarivas" w:date="2017-12-19T12:40:00Z"/>
          <w:rFonts w:ascii="Times New Roman" w:hAnsi="Times New Roman"/>
          <w:color w:val="222222"/>
          <w:sz w:val="24"/>
        </w:rPr>
      </w:pPr>
    </w:p>
    <w:p w14:paraId="5F0D8D00" w14:textId="77777777" w:rsidR="00063899" w:rsidRPr="00063899" w:rsidRDefault="00063899" w:rsidP="00063899">
      <w:pPr>
        <w:shd w:val="clear" w:color="auto" w:fill="FFFFFF"/>
        <w:spacing w:after="0" w:line="240" w:lineRule="auto"/>
        <w:jc w:val="both"/>
        <w:rPr>
          <w:ins w:id="1816" w:author="José Antonio Garcíarivas" w:date="2017-12-19T12:40:00Z"/>
          <w:rFonts w:ascii="Times New Roman" w:hAnsi="Times New Roman"/>
          <w:color w:val="222222"/>
          <w:sz w:val="24"/>
        </w:rPr>
      </w:pPr>
      <w:ins w:id="1817" w:author="José Antonio Garcíarivas" w:date="2017-12-19T12:40:00Z">
        <w:r w:rsidRPr="00063899">
          <w:rPr>
            <w:rFonts w:ascii="Times New Roman" w:hAnsi="Times New Roman"/>
            <w:color w:val="222222"/>
            <w:sz w:val="24"/>
          </w:rPr>
          <w:t>Re “shield of faith”:</w:t>
        </w:r>
      </w:ins>
    </w:p>
    <w:p w14:paraId="25E72F8A" w14:textId="77777777" w:rsidR="00063899" w:rsidRPr="00063899" w:rsidRDefault="00063899" w:rsidP="00063899">
      <w:pPr>
        <w:shd w:val="clear" w:color="auto" w:fill="FFFFFF"/>
        <w:spacing w:after="0" w:line="240" w:lineRule="auto"/>
        <w:jc w:val="both"/>
        <w:rPr>
          <w:ins w:id="1818" w:author="José Antonio Garcíarivas" w:date="2017-12-19T12:40:00Z"/>
          <w:rFonts w:ascii="Times New Roman" w:hAnsi="Times New Roman"/>
          <w:color w:val="222222"/>
          <w:sz w:val="24"/>
        </w:rPr>
      </w:pPr>
    </w:p>
    <w:p w14:paraId="3117823F" w14:textId="77777777" w:rsidR="00063899" w:rsidRPr="00063899" w:rsidRDefault="00063899" w:rsidP="00063899">
      <w:pPr>
        <w:shd w:val="clear" w:color="auto" w:fill="FFFFFF"/>
        <w:spacing w:after="0" w:line="240" w:lineRule="auto"/>
        <w:jc w:val="both"/>
        <w:rPr>
          <w:ins w:id="1819" w:author="José Antonio Garcíarivas" w:date="2017-12-19T12:40:00Z"/>
          <w:rFonts w:ascii="Times New Roman" w:hAnsi="Times New Roman"/>
          <w:color w:val="222222"/>
          <w:sz w:val="24"/>
        </w:rPr>
      </w:pPr>
      <w:ins w:id="1820" w:author="José Antonio Garcíarivas" w:date="2017-12-19T12:40:00Z">
        <w:r w:rsidRPr="00063899">
          <w:rPr>
            <w:rFonts w:ascii="Times New Roman" w:hAnsi="Times New Roman"/>
            <w:color w:val="222222"/>
            <w:sz w:val="24"/>
          </w:rPr>
          <w:t>When looking closer at the whole “</w:t>
        </w:r>
        <w:proofErr w:type="spellStart"/>
        <w:r w:rsidRPr="00063899">
          <w:rPr>
            <w:rFonts w:ascii="Times New Roman" w:hAnsi="Times New Roman"/>
            <w:color w:val="222222"/>
            <w:sz w:val="24"/>
          </w:rPr>
          <w:t>armour</w:t>
        </w:r>
        <w:proofErr w:type="spellEnd"/>
        <w:r w:rsidRPr="00063899">
          <w:rPr>
            <w:rFonts w:ascii="Times New Roman" w:hAnsi="Times New Roman"/>
            <w:color w:val="222222"/>
            <w:sz w:val="24"/>
          </w:rPr>
          <w:t xml:space="preserve"> of God” in Ephesians 6:13-17 KJV, it’s interesting to then notice this “shield of faith” that is “able to quench all the fiery darts of the wicked” seems </w:t>
        </w:r>
        <w:r w:rsidRPr="00063899">
          <w:rPr>
            <w:rFonts w:ascii="Times New Roman" w:hAnsi="Times New Roman"/>
            <w:color w:val="222222"/>
            <w:sz w:val="24"/>
          </w:rPr>
          <w:lastRenderedPageBreak/>
          <w:t xml:space="preserve">like the only piece of such </w:t>
        </w:r>
        <w:proofErr w:type="spellStart"/>
        <w:r w:rsidRPr="00063899">
          <w:rPr>
            <w:rFonts w:ascii="Times New Roman" w:hAnsi="Times New Roman"/>
            <w:color w:val="222222"/>
            <w:sz w:val="24"/>
          </w:rPr>
          <w:t>armour</w:t>
        </w:r>
        <w:proofErr w:type="spellEnd"/>
        <w:r w:rsidRPr="00063899">
          <w:rPr>
            <w:rFonts w:ascii="Times New Roman" w:hAnsi="Times New Roman"/>
            <w:color w:val="222222"/>
            <w:sz w:val="24"/>
          </w:rPr>
          <w:t xml:space="preserve"> that is to be taken (</w:t>
        </w:r>
        <w:proofErr w:type="spellStart"/>
        <w:r w:rsidRPr="00063899">
          <w:rPr>
            <w:rFonts w:ascii="Times New Roman" w:hAnsi="Times New Roman"/>
            <w:color w:val="222222"/>
            <w:sz w:val="24"/>
          </w:rPr>
          <w:t>analambano</w:t>
        </w:r>
        <w:proofErr w:type="spellEnd"/>
        <w:r w:rsidRPr="00063899">
          <w:rPr>
            <w:rFonts w:ascii="Times New Roman" w:hAnsi="Times New Roman"/>
            <w:color w:val="222222"/>
            <w:sz w:val="24"/>
          </w:rPr>
          <w:t xml:space="preserve">) “above (epi) all”, perhaps as if different, or more than the three </w:t>
        </w:r>
        <w:proofErr w:type="spellStart"/>
        <w:r w:rsidRPr="00063899">
          <w:rPr>
            <w:rFonts w:ascii="Times New Roman" w:hAnsi="Times New Roman"/>
            <w:color w:val="222222"/>
            <w:sz w:val="24"/>
          </w:rPr>
          <w:t>armour</w:t>
        </w:r>
        <w:proofErr w:type="spellEnd"/>
        <w:r w:rsidRPr="00063899">
          <w:rPr>
            <w:rFonts w:ascii="Times New Roman" w:hAnsi="Times New Roman"/>
            <w:color w:val="222222"/>
            <w:sz w:val="24"/>
          </w:rPr>
          <w:t xml:space="preserve"> things mentioned before &amp; two </w:t>
        </w:r>
        <w:proofErr w:type="spellStart"/>
        <w:r w:rsidRPr="00063899">
          <w:rPr>
            <w:rFonts w:ascii="Times New Roman" w:hAnsi="Times New Roman"/>
            <w:color w:val="222222"/>
            <w:sz w:val="24"/>
          </w:rPr>
          <w:t>armour</w:t>
        </w:r>
        <w:proofErr w:type="spellEnd"/>
        <w:r w:rsidRPr="00063899">
          <w:rPr>
            <w:rFonts w:ascii="Times New Roman" w:hAnsi="Times New Roman"/>
            <w:color w:val="222222"/>
            <w:sz w:val="24"/>
          </w:rPr>
          <w:t xml:space="preserve"> things mentioned after the shield of faith. As such, it may cleverly allegorize the upgrade to grace faith we’ve been learning about, to then be, when fully </w:t>
        </w:r>
        <w:proofErr w:type="spellStart"/>
        <w:r w:rsidRPr="00063899">
          <w:rPr>
            <w:rFonts w:ascii="Times New Roman" w:hAnsi="Times New Roman"/>
            <w:color w:val="222222"/>
            <w:sz w:val="24"/>
          </w:rPr>
          <w:t>UpGraded</w:t>
        </w:r>
        <w:proofErr w:type="spellEnd"/>
        <w:r w:rsidRPr="00063899">
          <w:rPr>
            <w:rFonts w:ascii="Times New Roman" w:hAnsi="Times New Roman"/>
            <w:color w:val="222222"/>
            <w:sz w:val="24"/>
          </w:rPr>
          <w:t>, like a pure grace force field of also receive no harm (more than just do no harm); Perhaps as if ”much more” than any protective police shield (badge) &amp; bullet proof vest worn by so-called peace officers, or any hand held swat shield to hide behind.</w:t>
        </w:r>
      </w:ins>
    </w:p>
    <w:p w14:paraId="6DEC7ECE" w14:textId="77777777" w:rsidR="00063899" w:rsidRPr="00063899" w:rsidRDefault="00063899" w:rsidP="00063899">
      <w:pPr>
        <w:shd w:val="clear" w:color="auto" w:fill="FFFFFF"/>
        <w:spacing w:after="0" w:line="240" w:lineRule="auto"/>
        <w:jc w:val="both"/>
        <w:rPr>
          <w:ins w:id="1821" w:author="José Antonio Garcíarivas" w:date="2017-12-19T12:40:00Z"/>
          <w:rFonts w:ascii="Times New Roman" w:hAnsi="Times New Roman"/>
          <w:color w:val="222222"/>
          <w:sz w:val="24"/>
        </w:rPr>
      </w:pPr>
    </w:p>
    <w:p w14:paraId="24C98F76" w14:textId="77777777" w:rsidR="00063899" w:rsidRPr="00063899" w:rsidRDefault="00063899" w:rsidP="00063899">
      <w:pPr>
        <w:shd w:val="clear" w:color="auto" w:fill="FFFFFF"/>
        <w:spacing w:after="0" w:line="240" w:lineRule="auto"/>
        <w:jc w:val="both"/>
        <w:rPr>
          <w:ins w:id="1822" w:author="José Antonio Garcíarivas" w:date="2017-12-19T12:40:00Z"/>
          <w:rFonts w:ascii="Times New Roman" w:hAnsi="Times New Roman"/>
          <w:color w:val="222222"/>
          <w:sz w:val="24"/>
        </w:rPr>
      </w:pPr>
      <w:ins w:id="1823" w:author="José Antonio Garcíarivas" w:date="2017-12-19T12:40:00Z">
        <w:r w:rsidRPr="00063899">
          <w:rPr>
            <w:rFonts w:ascii="Times New Roman" w:hAnsi="Times New Roman"/>
            <w:color w:val="222222"/>
            <w:sz w:val="24"/>
          </w:rPr>
          <w:t xml:space="preserve"> </w:t>
        </w:r>
      </w:ins>
    </w:p>
    <w:p w14:paraId="639167A0" w14:textId="77777777" w:rsidR="00063899" w:rsidRPr="00063899" w:rsidRDefault="00063899" w:rsidP="00063899">
      <w:pPr>
        <w:shd w:val="clear" w:color="auto" w:fill="FFFFFF"/>
        <w:spacing w:after="0" w:line="240" w:lineRule="auto"/>
        <w:jc w:val="both"/>
        <w:rPr>
          <w:ins w:id="1824" w:author="José Antonio Garcíarivas" w:date="2017-12-19T12:40:00Z"/>
          <w:rFonts w:ascii="Times New Roman" w:hAnsi="Times New Roman"/>
          <w:color w:val="222222"/>
          <w:sz w:val="24"/>
        </w:rPr>
      </w:pPr>
    </w:p>
    <w:p w14:paraId="5C414315" w14:textId="77777777" w:rsidR="00063899" w:rsidRDefault="00063899" w:rsidP="00063899">
      <w:pPr>
        <w:shd w:val="clear" w:color="auto" w:fill="FFFFFF"/>
        <w:spacing w:after="0" w:line="240" w:lineRule="auto"/>
        <w:jc w:val="both"/>
        <w:rPr>
          <w:ins w:id="1825" w:author="José Antonio Garcíarivas" w:date="2017-12-19T12:40:00Z"/>
          <w:rFonts w:ascii="Times New Roman" w:hAnsi="Times New Roman"/>
          <w:color w:val="222222"/>
          <w:sz w:val="24"/>
        </w:rPr>
      </w:pPr>
      <w:ins w:id="1826" w:author="José Antonio Garcíarivas" w:date="2017-12-19T12:40:00Z">
        <w:r w:rsidRPr="00063899">
          <w:rPr>
            <w:rFonts w:ascii="Times New Roman" w:hAnsi="Times New Roman"/>
            <w:color w:val="222222"/>
            <w:sz w:val="24"/>
          </w:rPr>
          <w:t xml:space="preserve">Perhaps the shield of faith we can/should take above (epi) all other pieces of </w:t>
        </w:r>
        <w:proofErr w:type="spellStart"/>
        <w:r w:rsidRPr="00063899">
          <w:rPr>
            <w:rFonts w:ascii="Times New Roman" w:hAnsi="Times New Roman"/>
            <w:color w:val="222222"/>
            <w:sz w:val="24"/>
          </w:rPr>
          <w:t>armour</w:t>
        </w:r>
        <w:proofErr w:type="spellEnd"/>
        <w:r w:rsidRPr="00063899">
          <w:rPr>
            <w:rFonts w:ascii="Times New Roman" w:hAnsi="Times New Roman"/>
            <w:color w:val="222222"/>
            <w:sz w:val="24"/>
          </w:rPr>
          <w:t>, even higher than ‘</w:t>
        </w:r>
        <w:proofErr w:type="spellStart"/>
        <w:r w:rsidRPr="00063899">
          <w:rPr>
            <w:rFonts w:ascii="Times New Roman" w:hAnsi="Times New Roman"/>
            <w:color w:val="222222"/>
            <w:sz w:val="24"/>
          </w:rPr>
          <w:t>ano</w:t>
        </w:r>
        <w:proofErr w:type="spellEnd"/>
        <w:r w:rsidRPr="00063899">
          <w:rPr>
            <w:rFonts w:ascii="Times New Roman" w:hAnsi="Times New Roman"/>
            <w:color w:val="222222"/>
            <w:sz w:val="24"/>
          </w:rPr>
          <w:t xml:space="preserve">’ above, may become as if neither of defensive nor offensive, but above both </w:t>
        </w:r>
        <w:proofErr w:type="spellStart"/>
        <w:r w:rsidRPr="00063899">
          <w:rPr>
            <w:rFonts w:ascii="Times New Roman" w:hAnsi="Times New Roman"/>
            <w:color w:val="222222"/>
            <w:sz w:val="24"/>
          </w:rPr>
          <w:t>defence</w:t>
        </w:r>
        <w:proofErr w:type="spellEnd"/>
        <w:r w:rsidRPr="00063899">
          <w:rPr>
            <w:rFonts w:ascii="Times New Roman" w:hAnsi="Times New Roman"/>
            <w:color w:val="222222"/>
            <w:sz w:val="24"/>
          </w:rPr>
          <w:t xml:space="preserve"> &amp; offence of sides wars. For pure grace doesn’t make sides to have sides </w:t>
        </w:r>
        <w:proofErr w:type="gramStart"/>
        <w:r w:rsidRPr="00063899">
          <w:rPr>
            <w:rFonts w:ascii="Times New Roman" w:hAnsi="Times New Roman"/>
            <w:color w:val="222222"/>
            <w:sz w:val="24"/>
          </w:rPr>
          <w:t>wars, and</w:t>
        </w:r>
        <w:proofErr w:type="gramEnd"/>
        <w:r w:rsidRPr="00063899">
          <w:rPr>
            <w:rFonts w:ascii="Times New Roman" w:hAnsi="Times New Roman"/>
            <w:color w:val="222222"/>
            <w:sz w:val="24"/>
          </w:rPr>
          <w:t xml:space="preserve"> doesn’t take either side in any sides war.</w:t>
        </w:r>
      </w:ins>
    </w:p>
    <w:p w14:paraId="4EB7744A" w14:textId="77777777" w:rsidR="00063899" w:rsidRDefault="00063899" w:rsidP="00063899">
      <w:pPr>
        <w:shd w:val="clear" w:color="auto" w:fill="FFFFFF"/>
        <w:spacing w:after="0" w:line="240" w:lineRule="auto"/>
        <w:jc w:val="both"/>
        <w:rPr>
          <w:ins w:id="1827" w:author="José Antonio Garcíarivas" w:date="2017-12-19T12:40:00Z"/>
          <w:rFonts w:ascii="Times New Roman" w:hAnsi="Times New Roman"/>
          <w:color w:val="222222"/>
          <w:sz w:val="24"/>
        </w:rPr>
      </w:pPr>
    </w:p>
    <w:p w14:paraId="6EF517CB" w14:textId="77777777" w:rsidR="00063899" w:rsidRDefault="00063899" w:rsidP="00063899">
      <w:pPr>
        <w:shd w:val="clear" w:color="auto" w:fill="FFFFFF"/>
        <w:spacing w:after="0" w:line="240" w:lineRule="auto"/>
        <w:jc w:val="both"/>
        <w:rPr>
          <w:ins w:id="1828" w:author="José Antonio Garcíarivas" w:date="2017-12-19T12:40:00Z"/>
          <w:rFonts w:ascii="Times New Roman" w:hAnsi="Times New Roman"/>
          <w:color w:val="222222"/>
          <w:sz w:val="24"/>
        </w:rPr>
      </w:pPr>
    </w:p>
    <w:p w14:paraId="4B9EA993" w14:textId="77777777" w:rsidR="00063899" w:rsidRPr="00063899" w:rsidRDefault="00063899">
      <w:pPr>
        <w:pStyle w:val="Heading1"/>
        <w:rPr>
          <w:ins w:id="1829" w:author="José Antonio Garcíarivas" w:date="2017-12-19T12:40:00Z"/>
        </w:rPr>
        <w:pPrChange w:id="1830" w:author="José Antonio Garcíarivas" w:date="2017-12-19T12:41:00Z">
          <w:pPr>
            <w:shd w:val="clear" w:color="auto" w:fill="FFFFFF"/>
            <w:spacing w:after="0" w:line="240" w:lineRule="auto"/>
            <w:jc w:val="both"/>
          </w:pPr>
        </w:pPrChange>
      </w:pPr>
      <w:ins w:id="1831" w:author="José Antonio Garcíarivas" w:date="2017-12-19T12:40:00Z">
        <w:r w:rsidRPr="00063899">
          <w:lastRenderedPageBreak/>
          <w:t>Chapter 9</w:t>
        </w:r>
      </w:ins>
    </w:p>
    <w:p w14:paraId="20DC5CB9" w14:textId="77777777" w:rsidR="00063899" w:rsidRPr="00063899" w:rsidRDefault="00063899" w:rsidP="00063899">
      <w:pPr>
        <w:shd w:val="clear" w:color="auto" w:fill="FFFFFF"/>
        <w:spacing w:after="0" w:line="240" w:lineRule="auto"/>
        <w:jc w:val="both"/>
        <w:rPr>
          <w:ins w:id="1832" w:author="José Antonio Garcíarivas" w:date="2017-12-19T12:40:00Z"/>
          <w:rFonts w:ascii="Times New Roman" w:hAnsi="Times New Roman"/>
          <w:color w:val="222222"/>
          <w:sz w:val="24"/>
        </w:rPr>
      </w:pPr>
    </w:p>
    <w:p w14:paraId="40DDE366" w14:textId="77777777" w:rsidR="00063899" w:rsidRPr="00063899" w:rsidRDefault="00063899" w:rsidP="00063899">
      <w:pPr>
        <w:shd w:val="clear" w:color="auto" w:fill="FFFFFF"/>
        <w:spacing w:after="0" w:line="240" w:lineRule="auto"/>
        <w:jc w:val="both"/>
        <w:rPr>
          <w:ins w:id="1833" w:author="José Antonio Garcíarivas" w:date="2017-12-19T12:40:00Z"/>
          <w:rFonts w:ascii="Times New Roman" w:hAnsi="Times New Roman"/>
          <w:color w:val="222222"/>
          <w:sz w:val="24"/>
        </w:rPr>
      </w:pPr>
      <w:ins w:id="1834" w:author="José Antonio Garcíarivas" w:date="2017-12-19T12:40:00Z">
        <w:r w:rsidRPr="00063899">
          <w:rPr>
            <w:rFonts w:ascii="Times New Roman" w:hAnsi="Times New Roman"/>
            <w:color w:val="222222"/>
            <w:sz w:val="24"/>
          </w:rPr>
          <w:t>Meekness: 8th Fruit of the Spirit</w:t>
        </w:r>
      </w:ins>
    </w:p>
    <w:p w14:paraId="1B6990C1" w14:textId="77777777" w:rsidR="00063899" w:rsidRPr="00063899" w:rsidRDefault="00063899" w:rsidP="00063899">
      <w:pPr>
        <w:shd w:val="clear" w:color="auto" w:fill="FFFFFF"/>
        <w:spacing w:after="0" w:line="240" w:lineRule="auto"/>
        <w:jc w:val="both"/>
        <w:rPr>
          <w:ins w:id="1835" w:author="José Antonio Garcíarivas" w:date="2017-12-19T12:40:00Z"/>
          <w:rFonts w:ascii="Times New Roman" w:hAnsi="Times New Roman"/>
          <w:color w:val="222222"/>
          <w:sz w:val="24"/>
        </w:rPr>
      </w:pPr>
    </w:p>
    <w:p w14:paraId="3BE307A4" w14:textId="77777777" w:rsidR="00063899" w:rsidRPr="00063899" w:rsidRDefault="00063899" w:rsidP="00063899">
      <w:pPr>
        <w:shd w:val="clear" w:color="auto" w:fill="FFFFFF"/>
        <w:spacing w:after="0" w:line="240" w:lineRule="auto"/>
        <w:jc w:val="both"/>
        <w:rPr>
          <w:ins w:id="1836" w:author="José Antonio Garcíarivas" w:date="2017-12-19T12:40:00Z"/>
          <w:rFonts w:ascii="Times New Roman" w:hAnsi="Times New Roman"/>
          <w:color w:val="222222"/>
          <w:sz w:val="24"/>
        </w:rPr>
      </w:pPr>
      <w:ins w:id="1837" w:author="José Antonio Garcíarivas" w:date="2017-12-19T12:40:00Z">
        <w:r w:rsidRPr="00063899">
          <w:rPr>
            <w:rFonts w:ascii="Times New Roman" w:hAnsi="Times New Roman"/>
            <w:color w:val="222222"/>
            <w:sz w:val="24"/>
          </w:rPr>
          <w:t xml:space="preserve"> </w:t>
        </w:r>
      </w:ins>
    </w:p>
    <w:p w14:paraId="0FA8FC04" w14:textId="77777777" w:rsidR="00063899" w:rsidRPr="00063899" w:rsidRDefault="00063899" w:rsidP="00063899">
      <w:pPr>
        <w:shd w:val="clear" w:color="auto" w:fill="FFFFFF"/>
        <w:spacing w:after="0" w:line="240" w:lineRule="auto"/>
        <w:jc w:val="both"/>
        <w:rPr>
          <w:ins w:id="1838" w:author="José Antonio Garcíarivas" w:date="2017-12-19T12:40:00Z"/>
          <w:rFonts w:ascii="Times New Roman" w:hAnsi="Times New Roman"/>
          <w:color w:val="222222"/>
          <w:sz w:val="24"/>
        </w:rPr>
      </w:pPr>
    </w:p>
    <w:p w14:paraId="60D8EC55" w14:textId="77777777" w:rsidR="00063899" w:rsidRPr="00063899" w:rsidRDefault="00063899" w:rsidP="00063899">
      <w:pPr>
        <w:shd w:val="clear" w:color="auto" w:fill="FFFFFF"/>
        <w:spacing w:after="0" w:line="240" w:lineRule="auto"/>
        <w:jc w:val="both"/>
        <w:rPr>
          <w:ins w:id="1839" w:author="José Antonio Garcíarivas" w:date="2017-12-19T12:40:00Z"/>
          <w:rFonts w:ascii="Times New Roman" w:hAnsi="Times New Roman"/>
          <w:color w:val="222222"/>
          <w:sz w:val="24"/>
        </w:rPr>
      </w:pPr>
      <w:ins w:id="1840" w:author="José Antonio Garcíarivas" w:date="2017-12-19T12:40:00Z">
        <w:r w:rsidRPr="00063899">
          <w:rPr>
            <w:rFonts w:ascii="Times New Roman" w:hAnsi="Times New Roman"/>
            <w:color w:val="222222"/>
            <w:sz w:val="24"/>
          </w:rPr>
          <w:t>Love→Joy→Peace→Longsuffering→Gentleness→Goodness→Faith→Meekness.</w:t>
        </w:r>
      </w:ins>
    </w:p>
    <w:p w14:paraId="7CEF72A2" w14:textId="77777777" w:rsidR="00063899" w:rsidRPr="00063899" w:rsidRDefault="00063899" w:rsidP="00063899">
      <w:pPr>
        <w:shd w:val="clear" w:color="auto" w:fill="FFFFFF"/>
        <w:spacing w:after="0" w:line="240" w:lineRule="auto"/>
        <w:jc w:val="both"/>
        <w:rPr>
          <w:ins w:id="1841" w:author="José Antonio Garcíarivas" w:date="2017-12-19T12:40:00Z"/>
          <w:rFonts w:ascii="Times New Roman" w:hAnsi="Times New Roman"/>
          <w:color w:val="222222"/>
          <w:sz w:val="24"/>
        </w:rPr>
      </w:pPr>
    </w:p>
    <w:p w14:paraId="090DB76D" w14:textId="77777777" w:rsidR="00063899" w:rsidRPr="00063899" w:rsidRDefault="00063899" w:rsidP="00063899">
      <w:pPr>
        <w:shd w:val="clear" w:color="auto" w:fill="FFFFFF"/>
        <w:spacing w:after="0" w:line="240" w:lineRule="auto"/>
        <w:jc w:val="both"/>
        <w:rPr>
          <w:ins w:id="1842" w:author="José Antonio Garcíarivas" w:date="2017-12-19T12:40:00Z"/>
          <w:rFonts w:ascii="Times New Roman" w:hAnsi="Times New Roman"/>
          <w:color w:val="222222"/>
          <w:sz w:val="24"/>
        </w:rPr>
      </w:pPr>
      <w:ins w:id="1843" w:author="José Antonio Garcíarivas" w:date="2017-12-19T12:40:00Z">
        <w:r w:rsidRPr="00063899">
          <w:rPr>
            <w:rFonts w:ascii="Times New Roman" w:hAnsi="Times New Roman"/>
            <w:color w:val="222222"/>
            <w:sz w:val="24"/>
          </w:rPr>
          <w:t xml:space="preserve"> </w:t>
        </w:r>
      </w:ins>
    </w:p>
    <w:p w14:paraId="6E428CC3" w14:textId="77777777" w:rsidR="00063899" w:rsidRPr="00063899" w:rsidRDefault="00063899" w:rsidP="00063899">
      <w:pPr>
        <w:shd w:val="clear" w:color="auto" w:fill="FFFFFF"/>
        <w:spacing w:after="0" w:line="240" w:lineRule="auto"/>
        <w:jc w:val="both"/>
        <w:rPr>
          <w:ins w:id="1844" w:author="José Antonio Garcíarivas" w:date="2017-12-19T12:40:00Z"/>
          <w:rFonts w:ascii="Times New Roman" w:hAnsi="Times New Roman"/>
          <w:color w:val="222222"/>
          <w:sz w:val="24"/>
        </w:rPr>
      </w:pPr>
    </w:p>
    <w:p w14:paraId="0A1F0F93" w14:textId="77777777" w:rsidR="00063899" w:rsidRPr="00063899" w:rsidRDefault="00063899" w:rsidP="00063899">
      <w:pPr>
        <w:shd w:val="clear" w:color="auto" w:fill="FFFFFF"/>
        <w:spacing w:after="0" w:line="240" w:lineRule="auto"/>
        <w:jc w:val="both"/>
        <w:rPr>
          <w:ins w:id="1845" w:author="José Antonio Garcíarivas" w:date="2017-12-19T12:40:00Z"/>
          <w:rFonts w:ascii="Times New Roman" w:hAnsi="Times New Roman"/>
          <w:color w:val="222222"/>
          <w:sz w:val="24"/>
        </w:rPr>
      </w:pPr>
      <w:ins w:id="1846" w:author="José Antonio Garcíarivas" w:date="2017-12-19T12:40:00Z">
        <w:r w:rsidRPr="00063899">
          <w:rPr>
            <w:rFonts w:ascii="Times New Roman" w:hAnsi="Times New Roman"/>
            <w:color w:val="222222"/>
            <w:sz w:val="24"/>
          </w:rPr>
          <w:t>8th Fruit = Meekness comes after Faith = 7th and before Temperance = 9th. Why? Seems we needed a Faith upgrade to help us get to and through Meekness unto Temperance.</w:t>
        </w:r>
      </w:ins>
    </w:p>
    <w:p w14:paraId="64A54242" w14:textId="77777777" w:rsidR="00063899" w:rsidRPr="00063899" w:rsidRDefault="00063899" w:rsidP="00063899">
      <w:pPr>
        <w:shd w:val="clear" w:color="auto" w:fill="FFFFFF"/>
        <w:spacing w:after="0" w:line="240" w:lineRule="auto"/>
        <w:jc w:val="both"/>
        <w:rPr>
          <w:ins w:id="1847" w:author="José Antonio Garcíarivas" w:date="2017-12-19T12:40:00Z"/>
          <w:rFonts w:ascii="Times New Roman" w:hAnsi="Times New Roman"/>
          <w:color w:val="222222"/>
          <w:sz w:val="24"/>
        </w:rPr>
      </w:pPr>
    </w:p>
    <w:p w14:paraId="32EBBF3C" w14:textId="77777777" w:rsidR="00063899" w:rsidRPr="00063899" w:rsidRDefault="00063899" w:rsidP="00063899">
      <w:pPr>
        <w:shd w:val="clear" w:color="auto" w:fill="FFFFFF"/>
        <w:spacing w:after="0" w:line="240" w:lineRule="auto"/>
        <w:jc w:val="both"/>
        <w:rPr>
          <w:ins w:id="1848" w:author="José Antonio Garcíarivas" w:date="2017-12-19T12:40:00Z"/>
          <w:rFonts w:ascii="Times New Roman" w:hAnsi="Times New Roman"/>
          <w:color w:val="222222"/>
          <w:sz w:val="24"/>
        </w:rPr>
      </w:pPr>
      <w:ins w:id="1849" w:author="José Antonio Garcíarivas" w:date="2017-12-19T12:40:00Z">
        <w:r w:rsidRPr="00063899">
          <w:rPr>
            <w:rFonts w:ascii="Times New Roman" w:hAnsi="Times New Roman"/>
            <w:color w:val="222222"/>
            <w:sz w:val="24"/>
          </w:rPr>
          <w:t xml:space="preserve"> </w:t>
        </w:r>
      </w:ins>
    </w:p>
    <w:p w14:paraId="191431CC" w14:textId="77777777" w:rsidR="00063899" w:rsidRPr="00063899" w:rsidRDefault="00063899" w:rsidP="00063899">
      <w:pPr>
        <w:shd w:val="clear" w:color="auto" w:fill="FFFFFF"/>
        <w:spacing w:after="0" w:line="240" w:lineRule="auto"/>
        <w:jc w:val="both"/>
        <w:rPr>
          <w:ins w:id="1850" w:author="José Antonio Garcíarivas" w:date="2017-12-19T12:40:00Z"/>
          <w:rFonts w:ascii="Times New Roman" w:hAnsi="Times New Roman"/>
          <w:color w:val="222222"/>
          <w:sz w:val="24"/>
        </w:rPr>
      </w:pPr>
    </w:p>
    <w:p w14:paraId="36C72026" w14:textId="77777777" w:rsidR="00063899" w:rsidRPr="00063899" w:rsidRDefault="00063899" w:rsidP="00063899">
      <w:pPr>
        <w:shd w:val="clear" w:color="auto" w:fill="FFFFFF"/>
        <w:spacing w:after="0" w:line="240" w:lineRule="auto"/>
        <w:jc w:val="both"/>
        <w:rPr>
          <w:ins w:id="1851" w:author="José Antonio Garcíarivas" w:date="2017-12-19T12:40:00Z"/>
          <w:rFonts w:ascii="Times New Roman" w:hAnsi="Times New Roman"/>
          <w:color w:val="222222"/>
          <w:sz w:val="24"/>
        </w:rPr>
      </w:pPr>
      <w:ins w:id="1852" w:author="José Antonio Garcíarivas" w:date="2017-12-19T12:40:00Z">
        <w:r w:rsidRPr="00063899">
          <w:rPr>
            <w:rFonts w:ascii="Times New Roman" w:hAnsi="Times New Roman"/>
            <w:color w:val="222222"/>
            <w:sz w:val="24"/>
          </w:rPr>
          <w:t xml:space="preserve">What can we now learn about meekness, besides carnal mind </w:t>
        </w:r>
        <w:proofErr w:type="gramStart"/>
        <w:r w:rsidRPr="00063899">
          <w:rPr>
            <w:rFonts w:ascii="Times New Roman" w:hAnsi="Times New Roman"/>
            <w:color w:val="222222"/>
            <w:sz w:val="24"/>
          </w:rPr>
          <w:t>think</w:t>
        </w:r>
        <w:proofErr w:type="gramEnd"/>
        <w:r w:rsidRPr="00063899">
          <w:rPr>
            <w:rFonts w:ascii="Times New Roman" w:hAnsi="Times New Roman"/>
            <w:color w:val="222222"/>
            <w:sz w:val="24"/>
          </w:rPr>
          <w:t xml:space="preserve"> it’s weakness?</w:t>
        </w:r>
      </w:ins>
    </w:p>
    <w:p w14:paraId="10291EC2" w14:textId="77777777" w:rsidR="00063899" w:rsidRPr="00063899" w:rsidRDefault="00063899" w:rsidP="00063899">
      <w:pPr>
        <w:shd w:val="clear" w:color="auto" w:fill="FFFFFF"/>
        <w:spacing w:after="0" w:line="240" w:lineRule="auto"/>
        <w:jc w:val="both"/>
        <w:rPr>
          <w:ins w:id="1853" w:author="José Antonio Garcíarivas" w:date="2017-12-19T12:40:00Z"/>
          <w:rFonts w:ascii="Times New Roman" w:hAnsi="Times New Roman"/>
          <w:color w:val="222222"/>
          <w:sz w:val="24"/>
        </w:rPr>
      </w:pPr>
    </w:p>
    <w:p w14:paraId="148DC0DC" w14:textId="77777777" w:rsidR="00063899" w:rsidRPr="00063899" w:rsidRDefault="00063899" w:rsidP="00063899">
      <w:pPr>
        <w:shd w:val="clear" w:color="auto" w:fill="FFFFFF"/>
        <w:spacing w:after="0" w:line="240" w:lineRule="auto"/>
        <w:jc w:val="both"/>
        <w:rPr>
          <w:ins w:id="1854" w:author="José Antonio Garcíarivas" w:date="2017-12-19T12:40:00Z"/>
          <w:rFonts w:ascii="Times New Roman" w:hAnsi="Times New Roman"/>
          <w:color w:val="222222"/>
          <w:sz w:val="24"/>
        </w:rPr>
      </w:pPr>
      <w:ins w:id="1855" w:author="José Antonio Garcíarivas" w:date="2017-12-19T12:40:00Z">
        <w:r w:rsidRPr="00063899">
          <w:rPr>
            <w:rFonts w:ascii="Times New Roman" w:hAnsi="Times New Roman"/>
            <w:color w:val="222222"/>
            <w:sz w:val="24"/>
          </w:rPr>
          <w:t xml:space="preserve"> </w:t>
        </w:r>
      </w:ins>
    </w:p>
    <w:p w14:paraId="1D2C7D3C" w14:textId="77777777" w:rsidR="00063899" w:rsidRPr="00063899" w:rsidRDefault="00063899" w:rsidP="00063899">
      <w:pPr>
        <w:shd w:val="clear" w:color="auto" w:fill="FFFFFF"/>
        <w:spacing w:after="0" w:line="240" w:lineRule="auto"/>
        <w:jc w:val="both"/>
        <w:rPr>
          <w:ins w:id="1856" w:author="José Antonio Garcíarivas" w:date="2017-12-19T12:40:00Z"/>
          <w:rFonts w:ascii="Times New Roman" w:hAnsi="Times New Roman"/>
          <w:color w:val="222222"/>
          <w:sz w:val="24"/>
        </w:rPr>
      </w:pPr>
    </w:p>
    <w:p w14:paraId="4ECD1AF2" w14:textId="77777777" w:rsidR="00063899" w:rsidRPr="00063899" w:rsidRDefault="00063899" w:rsidP="00063899">
      <w:pPr>
        <w:shd w:val="clear" w:color="auto" w:fill="FFFFFF"/>
        <w:spacing w:after="0" w:line="240" w:lineRule="auto"/>
        <w:jc w:val="both"/>
        <w:rPr>
          <w:ins w:id="1857" w:author="José Antonio Garcíarivas" w:date="2017-12-19T12:40:00Z"/>
          <w:rFonts w:ascii="Times New Roman" w:hAnsi="Times New Roman"/>
          <w:color w:val="222222"/>
          <w:sz w:val="24"/>
        </w:rPr>
      </w:pPr>
      <w:ins w:id="1858" w:author="José Antonio Garcíarivas" w:date="2017-12-19T12:40:00Z">
        <w:r w:rsidRPr="00063899">
          <w:rPr>
            <w:rFonts w:ascii="Times New Roman" w:hAnsi="Times New Roman"/>
            <w:color w:val="222222"/>
            <w:sz w:val="24"/>
          </w:rPr>
          <w:t>The Greek for “meekness” is ‘</w:t>
        </w:r>
        <w:proofErr w:type="spellStart"/>
        <w:r w:rsidRPr="00063899">
          <w:rPr>
            <w:rFonts w:ascii="Times New Roman" w:hAnsi="Times New Roman"/>
            <w:color w:val="222222"/>
            <w:sz w:val="24"/>
          </w:rPr>
          <w:t>praotes</w:t>
        </w:r>
        <w:proofErr w:type="spellEnd"/>
        <w:r w:rsidRPr="00063899">
          <w:rPr>
            <w:rFonts w:ascii="Times New Roman" w:hAnsi="Times New Roman"/>
            <w:color w:val="222222"/>
            <w:sz w:val="24"/>
          </w:rPr>
          <w:t>’: meaning mildness, gentleness; Yet not both the  kindness &amp; unkindness (severity) which “gentleness”(‘</w:t>
        </w:r>
        <w:proofErr w:type="spellStart"/>
        <w:r w:rsidRPr="00063899">
          <w:rPr>
            <w:rFonts w:ascii="Times New Roman" w:hAnsi="Times New Roman"/>
            <w:color w:val="222222"/>
            <w:sz w:val="24"/>
          </w:rPr>
          <w:t>chrestotes</w:t>
        </w:r>
        <w:proofErr w:type="spellEnd"/>
        <w:r w:rsidRPr="00063899">
          <w:rPr>
            <w:rFonts w:ascii="Times New Roman" w:hAnsi="Times New Roman"/>
            <w:color w:val="222222"/>
            <w:sz w:val="24"/>
          </w:rPr>
          <w:t>’) was in Midst of 9, by still having “goodness and severity” (ends with ouch); But rather the other “gentleness” (‘</w:t>
        </w:r>
        <w:proofErr w:type="spellStart"/>
        <w:r w:rsidRPr="00063899">
          <w:rPr>
            <w:rFonts w:ascii="Times New Roman" w:hAnsi="Times New Roman"/>
            <w:color w:val="222222"/>
            <w:sz w:val="24"/>
          </w:rPr>
          <w:t>epiekeia</w:t>
        </w:r>
        <w:proofErr w:type="spellEnd"/>
        <w:r w:rsidRPr="00063899">
          <w:rPr>
            <w:rFonts w:ascii="Times New Roman" w:hAnsi="Times New Roman"/>
            <w:color w:val="222222"/>
            <w:sz w:val="24"/>
          </w:rPr>
          <w:t>’) of “Christ” (not Jesus) in 2Cor 10:1, which is “meekness and gentleness”. Seems we cannot have the correct sort of gentleness without firstly having meekness…</w:t>
        </w:r>
      </w:ins>
    </w:p>
    <w:p w14:paraId="2D8F9FF0" w14:textId="77777777" w:rsidR="00063899" w:rsidRPr="00063899" w:rsidRDefault="00063899" w:rsidP="00063899">
      <w:pPr>
        <w:shd w:val="clear" w:color="auto" w:fill="FFFFFF"/>
        <w:spacing w:after="0" w:line="240" w:lineRule="auto"/>
        <w:jc w:val="both"/>
        <w:rPr>
          <w:ins w:id="1859" w:author="José Antonio Garcíarivas" w:date="2017-12-19T12:40:00Z"/>
          <w:rFonts w:ascii="Times New Roman" w:hAnsi="Times New Roman"/>
          <w:color w:val="222222"/>
          <w:sz w:val="24"/>
        </w:rPr>
      </w:pPr>
    </w:p>
    <w:p w14:paraId="79F794D9" w14:textId="77777777" w:rsidR="00063899" w:rsidRPr="00063899" w:rsidRDefault="00063899" w:rsidP="00063899">
      <w:pPr>
        <w:shd w:val="clear" w:color="auto" w:fill="FFFFFF"/>
        <w:spacing w:after="0" w:line="240" w:lineRule="auto"/>
        <w:jc w:val="both"/>
        <w:rPr>
          <w:ins w:id="1860" w:author="José Antonio Garcíarivas" w:date="2017-12-19T12:40:00Z"/>
          <w:rFonts w:ascii="Times New Roman" w:hAnsi="Times New Roman"/>
          <w:color w:val="222222"/>
          <w:sz w:val="24"/>
        </w:rPr>
      </w:pPr>
      <w:ins w:id="1861" w:author="José Antonio Garcíarivas" w:date="2017-12-19T12:40:00Z">
        <w:r w:rsidRPr="00063899">
          <w:rPr>
            <w:rFonts w:ascii="Times New Roman" w:hAnsi="Times New Roman"/>
            <w:color w:val="222222"/>
            <w:sz w:val="24"/>
          </w:rPr>
          <w:t xml:space="preserve"> </w:t>
        </w:r>
      </w:ins>
    </w:p>
    <w:p w14:paraId="2A1640CB" w14:textId="77777777" w:rsidR="00063899" w:rsidRPr="00063899" w:rsidRDefault="00063899" w:rsidP="00063899">
      <w:pPr>
        <w:shd w:val="clear" w:color="auto" w:fill="FFFFFF"/>
        <w:spacing w:after="0" w:line="240" w:lineRule="auto"/>
        <w:jc w:val="both"/>
        <w:rPr>
          <w:ins w:id="1862" w:author="José Antonio Garcíarivas" w:date="2017-12-19T12:40:00Z"/>
          <w:rFonts w:ascii="Times New Roman" w:hAnsi="Times New Roman"/>
          <w:color w:val="222222"/>
          <w:sz w:val="24"/>
        </w:rPr>
      </w:pPr>
    </w:p>
    <w:p w14:paraId="32C07E3E" w14:textId="77777777" w:rsidR="00063899" w:rsidRPr="00063899" w:rsidRDefault="00063899" w:rsidP="00063899">
      <w:pPr>
        <w:shd w:val="clear" w:color="auto" w:fill="FFFFFF"/>
        <w:spacing w:after="0" w:line="240" w:lineRule="auto"/>
        <w:jc w:val="both"/>
        <w:rPr>
          <w:ins w:id="1863" w:author="José Antonio Garcíarivas" w:date="2017-12-19T12:40:00Z"/>
          <w:rFonts w:ascii="Times New Roman" w:hAnsi="Times New Roman"/>
          <w:color w:val="222222"/>
          <w:sz w:val="24"/>
        </w:rPr>
      </w:pPr>
      <w:ins w:id="1864" w:author="José Antonio Garcíarivas" w:date="2017-12-19T12:40:00Z">
        <w:r w:rsidRPr="00063899">
          <w:rPr>
            <w:rFonts w:ascii="Times New Roman" w:hAnsi="Times New Roman"/>
            <w:color w:val="222222"/>
            <w:sz w:val="24"/>
          </w:rPr>
          <w:t>SO, Paul’s epistles, being the “gospel of Christ” (a beseeching that has meekness and gentleness) use only ‘</w:t>
        </w:r>
        <w:proofErr w:type="spellStart"/>
        <w:r w:rsidRPr="00063899">
          <w:rPr>
            <w:rFonts w:ascii="Times New Roman" w:hAnsi="Times New Roman"/>
            <w:color w:val="222222"/>
            <w:sz w:val="24"/>
          </w:rPr>
          <w:t>praotes</w:t>
        </w:r>
        <w:proofErr w:type="spellEnd"/>
        <w:r w:rsidRPr="00063899">
          <w:rPr>
            <w:rFonts w:ascii="Times New Roman" w:hAnsi="Times New Roman"/>
            <w:color w:val="222222"/>
            <w:sz w:val="24"/>
          </w:rPr>
          <w:t>’ kind of meekness; Not like 3 mentions of another kind of meekness (</w:t>
        </w:r>
        <w:proofErr w:type="spellStart"/>
        <w:r w:rsidRPr="00063899">
          <w:rPr>
            <w:rFonts w:ascii="Times New Roman" w:hAnsi="Times New Roman"/>
            <w:color w:val="222222"/>
            <w:sz w:val="24"/>
          </w:rPr>
          <w:t>praytes</w:t>
        </w:r>
        <w:proofErr w:type="spellEnd"/>
        <w:r w:rsidRPr="00063899">
          <w:rPr>
            <w:rFonts w:ascii="Times New Roman" w:hAnsi="Times New Roman"/>
            <w:color w:val="222222"/>
            <w:sz w:val="24"/>
          </w:rPr>
          <w:t xml:space="preserve">) used twice by James (re soul of soul/spirit) and last by 1Peter 3:15 = both soulish “meekness and fear”. Fear is not what God has given us. </w:t>
        </w:r>
        <w:proofErr w:type="gramStart"/>
        <w:r w:rsidRPr="00063899">
          <w:rPr>
            <w:rFonts w:ascii="Times New Roman" w:hAnsi="Times New Roman"/>
            <w:color w:val="222222"/>
            <w:sz w:val="24"/>
          </w:rPr>
          <w:t>So</w:t>
        </w:r>
        <w:proofErr w:type="gramEnd"/>
        <w:r w:rsidRPr="00063899">
          <w:rPr>
            <w:rFonts w:ascii="Times New Roman" w:hAnsi="Times New Roman"/>
            <w:color w:val="222222"/>
            <w:sz w:val="24"/>
          </w:rPr>
          <w:t xml:space="preserve"> we have to get beyond soulish 1Peter, into spiritual 2Peter, before seeing Luke 22:32’s ‘</w:t>
        </w:r>
        <w:proofErr w:type="spellStart"/>
        <w:r w:rsidRPr="00063899">
          <w:rPr>
            <w:rFonts w:ascii="Times New Roman" w:hAnsi="Times New Roman"/>
            <w:color w:val="222222"/>
            <w:sz w:val="24"/>
          </w:rPr>
          <w:t>epistrepho</w:t>
        </w:r>
        <w:proofErr w:type="spellEnd"/>
        <w:r w:rsidRPr="00063899">
          <w:rPr>
            <w:rFonts w:ascii="Times New Roman" w:hAnsi="Times New Roman"/>
            <w:color w:val="222222"/>
            <w:sz w:val="24"/>
          </w:rPr>
          <w:t>’ conversion of Peter; As if a “converted” upgrade (from ‘</w:t>
        </w:r>
        <w:proofErr w:type="spellStart"/>
        <w:r w:rsidRPr="00063899">
          <w:rPr>
            <w:rFonts w:ascii="Times New Roman" w:hAnsi="Times New Roman"/>
            <w:color w:val="222222"/>
            <w:sz w:val="24"/>
          </w:rPr>
          <w:t>strepho</w:t>
        </w:r>
        <w:proofErr w:type="spellEnd"/>
        <w:r w:rsidRPr="00063899">
          <w:rPr>
            <w:rFonts w:ascii="Times New Roman" w:hAnsi="Times New Roman"/>
            <w:color w:val="222222"/>
            <w:sz w:val="24"/>
          </w:rPr>
          <w:t>’ converted to ‘</w:t>
        </w:r>
        <w:proofErr w:type="spellStart"/>
        <w:r w:rsidRPr="00063899">
          <w:rPr>
            <w:rFonts w:ascii="Times New Roman" w:hAnsi="Times New Roman"/>
            <w:color w:val="222222"/>
            <w:sz w:val="24"/>
          </w:rPr>
          <w:t>epistrepho</w:t>
        </w:r>
        <w:proofErr w:type="spellEnd"/>
        <w:r w:rsidRPr="00063899">
          <w:rPr>
            <w:rFonts w:ascii="Times New Roman" w:hAnsi="Times New Roman"/>
            <w:color w:val="222222"/>
            <w:sz w:val="24"/>
          </w:rPr>
          <w:t xml:space="preserve">’ converted) for Peter, by having read all </w:t>
        </w:r>
        <w:r w:rsidRPr="00063899">
          <w:rPr>
            <w:rFonts w:ascii="Times New Roman" w:hAnsi="Times New Roman"/>
            <w:color w:val="222222"/>
            <w:sz w:val="24"/>
          </w:rPr>
          <w:lastRenderedPageBreak/>
          <w:t>Paul’s epistles, like 2Timothy 1:7’s “God hath not given us the spirit of fear, but</w:t>
        </w:r>
      </w:ins>
    </w:p>
    <w:p w14:paraId="1DB7E9D7" w14:textId="77777777" w:rsidR="00063899" w:rsidRPr="00063899" w:rsidRDefault="00063899" w:rsidP="00063899">
      <w:pPr>
        <w:shd w:val="clear" w:color="auto" w:fill="FFFFFF"/>
        <w:spacing w:after="0" w:line="240" w:lineRule="auto"/>
        <w:jc w:val="both"/>
        <w:rPr>
          <w:ins w:id="1865" w:author="José Antonio Garcíarivas" w:date="2017-12-19T12:40:00Z"/>
          <w:rFonts w:ascii="Times New Roman" w:hAnsi="Times New Roman"/>
          <w:color w:val="222222"/>
          <w:sz w:val="24"/>
        </w:rPr>
      </w:pPr>
    </w:p>
    <w:p w14:paraId="3392A45D" w14:textId="77777777" w:rsidR="00063899" w:rsidRPr="00063899" w:rsidRDefault="00063899" w:rsidP="00063899">
      <w:pPr>
        <w:shd w:val="clear" w:color="auto" w:fill="FFFFFF"/>
        <w:spacing w:after="0" w:line="240" w:lineRule="auto"/>
        <w:jc w:val="both"/>
        <w:rPr>
          <w:ins w:id="1866" w:author="José Antonio Garcíarivas" w:date="2017-12-19T12:40:00Z"/>
          <w:rFonts w:ascii="Times New Roman" w:hAnsi="Times New Roman"/>
          <w:color w:val="222222"/>
          <w:sz w:val="24"/>
        </w:rPr>
      </w:pPr>
      <w:ins w:id="1867" w:author="José Antonio Garcíarivas" w:date="2017-12-19T12:40:00Z">
        <w:r w:rsidRPr="00063899">
          <w:rPr>
            <w:rFonts w:ascii="Times New Roman" w:hAnsi="Times New Roman"/>
            <w:color w:val="222222"/>
            <w:sz w:val="24"/>
          </w:rPr>
          <w:t>of power,</w:t>
        </w:r>
      </w:ins>
    </w:p>
    <w:p w14:paraId="1BB853A9" w14:textId="77777777" w:rsidR="00063899" w:rsidRPr="00063899" w:rsidRDefault="00063899" w:rsidP="00063899">
      <w:pPr>
        <w:shd w:val="clear" w:color="auto" w:fill="FFFFFF"/>
        <w:spacing w:after="0" w:line="240" w:lineRule="auto"/>
        <w:jc w:val="both"/>
        <w:rPr>
          <w:ins w:id="1868" w:author="José Antonio Garcíarivas" w:date="2017-12-19T12:40:00Z"/>
          <w:rFonts w:ascii="Times New Roman" w:hAnsi="Times New Roman"/>
          <w:color w:val="222222"/>
          <w:sz w:val="24"/>
        </w:rPr>
      </w:pPr>
    </w:p>
    <w:p w14:paraId="096E4600" w14:textId="77777777" w:rsidR="00063899" w:rsidRPr="00063899" w:rsidRDefault="00063899" w:rsidP="00063899">
      <w:pPr>
        <w:shd w:val="clear" w:color="auto" w:fill="FFFFFF"/>
        <w:spacing w:after="0" w:line="240" w:lineRule="auto"/>
        <w:jc w:val="both"/>
        <w:rPr>
          <w:ins w:id="1869" w:author="José Antonio Garcíarivas" w:date="2017-12-19T12:40:00Z"/>
          <w:rFonts w:ascii="Times New Roman" w:hAnsi="Times New Roman"/>
          <w:color w:val="222222"/>
          <w:sz w:val="24"/>
        </w:rPr>
      </w:pPr>
      <w:ins w:id="1870" w:author="José Antonio Garcíarivas" w:date="2017-12-19T12:40:00Z">
        <w:r w:rsidRPr="00063899">
          <w:rPr>
            <w:rFonts w:ascii="Times New Roman" w:hAnsi="Times New Roman"/>
            <w:color w:val="222222"/>
            <w:sz w:val="24"/>
          </w:rPr>
          <w:t>and of love,</w:t>
        </w:r>
      </w:ins>
    </w:p>
    <w:p w14:paraId="66802C0A" w14:textId="77777777" w:rsidR="00063899" w:rsidRPr="00063899" w:rsidRDefault="00063899" w:rsidP="00063899">
      <w:pPr>
        <w:shd w:val="clear" w:color="auto" w:fill="FFFFFF"/>
        <w:spacing w:after="0" w:line="240" w:lineRule="auto"/>
        <w:jc w:val="both"/>
        <w:rPr>
          <w:ins w:id="1871" w:author="José Antonio Garcíarivas" w:date="2017-12-19T12:40:00Z"/>
          <w:rFonts w:ascii="Times New Roman" w:hAnsi="Times New Roman"/>
          <w:color w:val="222222"/>
          <w:sz w:val="24"/>
        </w:rPr>
      </w:pPr>
    </w:p>
    <w:p w14:paraId="5E2664C1" w14:textId="77777777" w:rsidR="00063899" w:rsidRPr="00063899" w:rsidRDefault="00063899" w:rsidP="00063899">
      <w:pPr>
        <w:shd w:val="clear" w:color="auto" w:fill="FFFFFF"/>
        <w:spacing w:after="0" w:line="240" w:lineRule="auto"/>
        <w:jc w:val="both"/>
        <w:rPr>
          <w:ins w:id="1872" w:author="José Antonio Garcíarivas" w:date="2017-12-19T12:40:00Z"/>
          <w:rFonts w:ascii="Times New Roman" w:hAnsi="Times New Roman"/>
          <w:color w:val="222222"/>
          <w:sz w:val="24"/>
        </w:rPr>
      </w:pPr>
      <w:ins w:id="1873" w:author="José Antonio Garcíarivas" w:date="2017-12-19T12:40:00Z">
        <w:r w:rsidRPr="00063899">
          <w:rPr>
            <w:rFonts w:ascii="Times New Roman" w:hAnsi="Times New Roman"/>
            <w:color w:val="222222"/>
            <w:sz w:val="24"/>
          </w:rPr>
          <w:t>and of a sound mind” (3rdly a Sound Mind = Self-Control = Temperance).</w:t>
        </w:r>
      </w:ins>
    </w:p>
    <w:p w14:paraId="01F43A40" w14:textId="77777777" w:rsidR="00063899" w:rsidRPr="00063899" w:rsidRDefault="00063899" w:rsidP="00063899">
      <w:pPr>
        <w:shd w:val="clear" w:color="auto" w:fill="FFFFFF"/>
        <w:spacing w:after="0" w:line="240" w:lineRule="auto"/>
        <w:jc w:val="both"/>
        <w:rPr>
          <w:ins w:id="1874" w:author="José Antonio Garcíarivas" w:date="2017-12-19T12:40:00Z"/>
          <w:rFonts w:ascii="Times New Roman" w:hAnsi="Times New Roman"/>
          <w:color w:val="222222"/>
          <w:sz w:val="24"/>
        </w:rPr>
      </w:pPr>
    </w:p>
    <w:p w14:paraId="116B5F94" w14:textId="77777777" w:rsidR="00063899" w:rsidRPr="00063899" w:rsidRDefault="00063899" w:rsidP="00063899">
      <w:pPr>
        <w:shd w:val="clear" w:color="auto" w:fill="FFFFFF"/>
        <w:spacing w:after="0" w:line="240" w:lineRule="auto"/>
        <w:jc w:val="both"/>
        <w:rPr>
          <w:ins w:id="1875" w:author="José Antonio Garcíarivas" w:date="2017-12-19T12:40:00Z"/>
          <w:rFonts w:ascii="Times New Roman" w:hAnsi="Times New Roman"/>
          <w:color w:val="222222"/>
          <w:sz w:val="24"/>
        </w:rPr>
      </w:pPr>
      <w:ins w:id="1876" w:author="José Antonio Garcíarivas" w:date="2017-12-19T12:40:00Z">
        <w:r w:rsidRPr="00063899">
          <w:rPr>
            <w:rFonts w:ascii="Times New Roman" w:hAnsi="Times New Roman"/>
            <w:color w:val="222222"/>
            <w:sz w:val="24"/>
          </w:rPr>
          <w:t>A sound mind(‘</w:t>
        </w:r>
        <w:proofErr w:type="spellStart"/>
        <w:r w:rsidRPr="00063899">
          <w:rPr>
            <w:rFonts w:ascii="Times New Roman" w:hAnsi="Times New Roman"/>
            <w:color w:val="222222"/>
            <w:sz w:val="24"/>
          </w:rPr>
          <w:t>sophronismos</w:t>
        </w:r>
        <w:proofErr w:type="spellEnd"/>
        <w:r w:rsidRPr="00063899">
          <w:rPr>
            <w:rFonts w:ascii="Times New Roman" w:hAnsi="Times New Roman"/>
            <w:color w:val="222222"/>
            <w:sz w:val="24"/>
          </w:rPr>
          <w:t>’) is from ‘</w:t>
        </w:r>
        <w:proofErr w:type="spellStart"/>
        <w:r w:rsidRPr="00063899">
          <w:rPr>
            <w:rFonts w:ascii="Times New Roman" w:hAnsi="Times New Roman"/>
            <w:color w:val="222222"/>
            <w:sz w:val="24"/>
          </w:rPr>
          <w:t>sophronizo</w:t>
        </w:r>
        <w:proofErr w:type="spellEnd"/>
        <w:r w:rsidRPr="00063899">
          <w:rPr>
            <w:rFonts w:ascii="Times New Roman" w:hAnsi="Times New Roman"/>
            <w:color w:val="222222"/>
            <w:sz w:val="24"/>
          </w:rPr>
          <w:t>’ = teach to be sober, is from ‘sophron’ = temperate, which is by the curbing of one’s soulish desires &amp; impulses.</w:t>
        </w:r>
      </w:ins>
    </w:p>
    <w:p w14:paraId="5F3E5854" w14:textId="77777777" w:rsidR="00063899" w:rsidRPr="00063899" w:rsidRDefault="00063899" w:rsidP="00063899">
      <w:pPr>
        <w:shd w:val="clear" w:color="auto" w:fill="FFFFFF"/>
        <w:spacing w:after="0" w:line="240" w:lineRule="auto"/>
        <w:jc w:val="both"/>
        <w:rPr>
          <w:ins w:id="1877" w:author="José Antonio Garcíarivas" w:date="2017-12-19T12:40:00Z"/>
          <w:rFonts w:ascii="Times New Roman" w:hAnsi="Times New Roman"/>
          <w:color w:val="222222"/>
          <w:sz w:val="24"/>
        </w:rPr>
      </w:pPr>
    </w:p>
    <w:p w14:paraId="75CF7BC2" w14:textId="77777777" w:rsidR="00063899" w:rsidRPr="00063899" w:rsidRDefault="00063899" w:rsidP="00063899">
      <w:pPr>
        <w:shd w:val="clear" w:color="auto" w:fill="FFFFFF"/>
        <w:spacing w:after="0" w:line="240" w:lineRule="auto"/>
        <w:jc w:val="both"/>
        <w:rPr>
          <w:ins w:id="1878" w:author="José Antonio Garcíarivas" w:date="2017-12-19T12:40:00Z"/>
          <w:rFonts w:ascii="Times New Roman" w:hAnsi="Times New Roman"/>
          <w:color w:val="222222"/>
          <w:sz w:val="24"/>
        </w:rPr>
      </w:pPr>
      <w:ins w:id="1879" w:author="José Antonio Garcíarivas" w:date="2017-12-19T12:40:00Z">
        <w:r w:rsidRPr="00063899">
          <w:rPr>
            <w:rFonts w:ascii="Times New Roman" w:hAnsi="Times New Roman"/>
            <w:color w:val="222222"/>
            <w:sz w:val="24"/>
          </w:rPr>
          <w:t xml:space="preserve"> </w:t>
        </w:r>
      </w:ins>
    </w:p>
    <w:p w14:paraId="33CBBB3C" w14:textId="77777777" w:rsidR="00063899" w:rsidRPr="00063899" w:rsidRDefault="00063899" w:rsidP="00063899">
      <w:pPr>
        <w:shd w:val="clear" w:color="auto" w:fill="FFFFFF"/>
        <w:spacing w:after="0" w:line="240" w:lineRule="auto"/>
        <w:jc w:val="both"/>
        <w:rPr>
          <w:ins w:id="1880" w:author="José Antonio Garcíarivas" w:date="2017-12-19T12:40:00Z"/>
          <w:rFonts w:ascii="Times New Roman" w:hAnsi="Times New Roman"/>
          <w:color w:val="222222"/>
          <w:sz w:val="24"/>
        </w:rPr>
      </w:pPr>
    </w:p>
    <w:p w14:paraId="29DACD15" w14:textId="77777777" w:rsidR="00063899" w:rsidRPr="00063899" w:rsidRDefault="00063899" w:rsidP="00063899">
      <w:pPr>
        <w:shd w:val="clear" w:color="auto" w:fill="FFFFFF"/>
        <w:spacing w:after="0" w:line="240" w:lineRule="auto"/>
        <w:jc w:val="both"/>
        <w:rPr>
          <w:ins w:id="1881" w:author="José Antonio Garcíarivas" w:date="2017-12-19T12:40:00Z"/>
          <w:rFonts w:ascii="Times New Roman" w:hAnsi="Times New Roman"/>
          <w:color w:val="222222"/>
          <w:sz w:val="24"/>
        </w:rPr>
      </w:pPr>
      <w:proofErr w:type="gramStart"/>
      <w:ins w:id="1882" w:author="José Antonio Garcíarivas" w:date="2017-12-19T12:40:00Z">
        <w:r w:rsidRPr="00063899">
          <w:rPr>
            <w:rFonts w:ascii="Times New Roman" w:hAnsi="Times New Roman"/>
            <w:color w:val="222222"/>
            <w:sz w:val="24"/>
          </w:rPr>
          <w:t>So</w:t>
        </w:r>
        <w:proofErr w:type="gramEnd"/>
        <w:r w:rsidRPr="00063899">
          <w:rPr>
            <w:rFonts w:ascii="Times New Roman" w:hAnsi="Times New Roman"/>
            <w:color w:val="222222"/>
            <w:sz w:val="24"/>
          </w:rPr>
          <w:t xml:space="preserve"> in our Intro Chapter lists (Gal 5:22,23 &amp; 2Pet 1:5-10), the first list of 9 Fruit takes us FROM </w:t>
        </w:r>
        <w:proofErr w:type="spellStart"/>
        <w:r w:rsidRPr="00063899">
          <w:rPr>
            <w:rFonts w:ascii="Times New Roman" w:hAnsi="Times New Roman"/>
            <w:color w:val="222222"/>
            <w:sz w:val="24"/>
          </w:rPr>
          <w:t>Love→TO→Temperance</w:t>
        </w:r>
        <w:proofErr w:type="spellEnd"/>
        <w:r w:rsidRPr="00063899">
          <w:rPr>
            <w:rFonts w:ascii="Times New Roman" w:hAnsi="Times New Roman"/>
            <w:color w:val="222222"/>
            <w:sz w:val="24"/>
          </w:rPr>
          <w:t>; Then the 2nd list also adds Temperance as 3rd of 7 things to add to your faith (your faith only saves your soul, of soul/spirit). And to get to unto Temperance = 9th, we first go through, to become Meekness = 8th Fruit aspect. So…</w:t>
        </w:r>
      </w:ins>
    </w:p>
    <w:p w14:paraId="49FA61C4" w14:textId="77777777" w:rsidR="00063899" w:rsidRPr="00063899" w:rsidRDefault="00063899" w:rsidP="00063899">
      <w:pPr>
        <w:shd w:val="clear" w:color="auto" w:fill="FFFFFF"/>
        <w:spacing w:after="0" w:line="240" w:lineRule="auto"/>
        <w:jc w:val="both"/>
        <w:rPr>
          <w:ins w:id="1883" w:author="José Antonio Garcíarivas" w:date="2017-12-19T12:40:00Z"/>
          <w:rFonts w:ascii="Times New Roman" w:hAnsi="Times New Roman"/>
          <w:color w:val="222222"/>
          <w:sz w:val="24"/>
        </w:rPr>
      </w:pPr>
    </w:p>
    <w:p w14:paraId="25856C74" w14:textId="77777777" w:rsidR="00063899" w:rsidRPr="00063899" w:rsidRDefault="00063899" w:rsidP="00063899">
      <w:pPr>
        <w:shd w:val="clear" w:color="auto" w:fill="FFFFFF"/>
        <w:spacing w:after="0" w:line="240" w:lineRule="auto"/>
        <w:jc w:val="both"/>
        <w:rPr>
          <w:ins w:id="1884" w:author="José Antonio Garcíarivas" w:date="2017-12-19T12:40:00Z"/>
          <w:rFonts w:ascii="Times New Roman" w:hAnsi="Times New Roman"/>
          <w:color w:val="222222"/>
          <w:sz w:val="24"/>
        </w:rPr>
      </w:pPr>
      <w:ins w:id="1885" w:author="José Antonio Garcíarivas" w:date="2017-12-19T12:40:00Z">
        <w:r w:rsidRPr="00063899">
          <w:rPr>
            <w:rFonts w:ascii="Times New Roman" w:hAnsi="Times New Roman"/>
            <w:color w:val="222222"/>
            <w:sz w:val="24"/>
          </w:rPr>
          <w:t xml:space="preserve"> </w:t>
        </w:r>
      </w:ins>
    </w:p>
    <w:p w14:paraId="0A9E663A" w14:textId="77777777" w:rsidR="00063899" w:rsidRPr="00063899" w:rsidRDefault="00063899" w:rsidP="00063899">
      <w:pPr>
        <w:shd w:val="clear" w:color="auto" w:fill="FFFFFF"/>
        <w:spacing w:after="0" w:line="240" w:lineRule="auto"/>
        <w:jc w:val="both"/>
        <w:rPr>
          <w:ins w:id="1886" w:author="José Antonio Garcíarivas" w:date="2017-12-19T12:40:00Z"/>
          <w:rFonts w:ascii="Times New Roman" w:hAnsi="Times New Roman"/>
          <w:color w:val="222222"/>
          <w:sz w:val="24"/>
        </w:rPr>
      </w:pPr>
    </w:p>
    <w:p w14:paraId="79C46881" w14:textId="77777777" w:rsidR="00063899" w:rsidRPr="00063899" w:rsidRDefault="00063899" w:rsidP="00063899">
      <w:pPr>
        <w:shd w:val="clear" w:color="auto" w:fill="FFFFFF"/>
        <w:spacing w:after="0" w:line="240" w:lineRule="auto"/>
        <w:jc w:val="both"/>
        <w:rPr>
          <w:ins w:id="1887" w:author="José Antonio Garcíarivas" w:date="2017-12-19T12:40:00Z"/>
          <w:rFonts w:ascii="Times New Roman" w:hAnsi="Times New Roman"/>
          <w:color w:val="222222"/>
          <w:sz w:val="24"/>
        </w:rPr>
      </w:pPr>
      <w:ins w:id="1888" w:author="José Antonio Garcíarivas" w:date="2017-12-19T12:40:00Z">
        <w:r w:rsidRPr="00063899">
          <w:rPr>
            <w:rFonts w:ascii="Times New Roman" w:hAnsi="Times New Roman"/>
            <w:color w:val="222222"/>
            <w:sz w:val="24"/>
          </w:rPr>
          <w:t>Let’s now walk thru 9 mentions of meekness in Paul’s epistles to see what we can learn:</w:t>
        </w:r>
      </w:ins>
    </w:p>
    <w:p w14:paraId="7EEA07DB" w14:textId="77777777" w:rsidR="00063899" w:rsidRPr="00063899" w:rsidRDefault="00063899" w:rsidP="00063899">
      <w:pPr>
        <w:shd w:val="clear" w:color="auto" w:fill="FFFFFF"/>
        <w:spacing w:after="0" w:line="240" w:lineRule="auto"/>
        <w:jc w:val="both"/>
        <w:rPr>
          <w:ins w:id="1889" w:author="José Antonio Garcíarivas" w:date="2017-12-19T12:40:00Z"/>
          <w:rFonts w:ascii="Times New Roman" w:hAnsi="Times New Roman"/>
          <w:color w:val="222222"/>
          <w:sz w:val="24"/>
        </w:rPr>
      </w:pPr>
    </w:p>
    <w:p w14:paraId="733C6B72" w14:textId="77777777" w:rsidR="00063899" w:rsidRPr="00063899" w:rsidRDefault="00063899" w:rsidP="00063899">
      <w:pPr>
        <w:shd w:val="clear" w:color="auto" w:fill="FFFFFF"/>
        <w:spacing w:after="0" w:line="240" w:lineRule="auto"/>
        <w:jc w:val="both"/>
        <w:rPr>
          <w:ins w:id="1890" w:author="José Antonio Garcíarivas" w:date="2017-12-19T12:40:00Z"/>
          <w:rFonts w:ascii="Times New Roman" w:hAnsi="Times New Roman"/>
          <w:color w:val="222222"/>
          <w:sz w:val="24"/>
        </w:rPr>
      </w:pPr>
      <w:ins w:id="1891" w:author="José Antonio Garcíarivas" w:date="2017-12-19T12:40:00Z">
        <w:r w:rsidRPr="00063899">
          <w:rPr>
            <w:rFonts w:ascii="Times New Roman" w:hAnsi="Times New Roman"/>
            <w:color w:val="222222"/>
            <w:sz w:val="24"/>
          </w:rPr>
          <w:t xml:space="preserve"> </w:t>
        </w:r>
      </w:ins>
    </w:p>
    <w:p w14:paraId="6FF2DD3C" w14:textId="77777777" w:rsidR="00063899" w:rsidRPr="00063899" w:rsidRDefault="00063899" w:rsidP="00063899">
      <w:pPr>
        <w:shd w:val="clear" w:color="auto" w:fill="FFFFFF"/>
        <w:spacing w:after="0" w:line="240" w:lineRule="auto"/>
        <w:jc w:val="both"/>
        <w:rPr>
          <w:ins w:id="1892" w:author="José Antonio Garcíarivas" w:date="2017-12-19T12:40:00Z"/>
          <w:rFonts w:ascii="Times New Roman" w:hAnsi="Times New Roman"/>
          <w:color w:val="222222"/>
          <w:sz w:val="24"/>
        </w:rPr>
      </w:pPr>
    </w:p>
    <w:p w14:paraId="531E4B7E" w14:textId="77777777" w:rsidR="00063899" w:rsidRPr="00063899" w:rsidRDefault="00063899" w:rsidP="00063899">
      <w:pPr>
        <w:shd w:val="clear" w:color="auto" w:fill="FFFFFF"/>
        <w:spacing w:after="0" w:line="240" w:lineRule="auto"/>
        <w:jc w:val="both"/>
        <w:rPr>
          <w:ins w:id="1893" w:author="José Antonio Garcíarivas" w:date="2017-12-19T12:40:00Z"/>
          <w:rFonts w:ascii="Times New Roman" w:hAnsi="Times New Roman"/>
          <w:color w:val="222222"/>
          <w:sz w:val="24"/>
        </w:rPr>
      </w:pPr>
      <w:ins w:id="1894" w:author="José Antonio Garcíarivas" w:date="2017-12-19T12:40:00Z">
        <w:r w:rsidRPr="00063899">
          <w:rPr>
            <w:rFonts w:ascii="Times New Roman" w:hAnsi="Times New Roman"/>
            <w:color w:val="222222"/>
            <w:sz w:val="24"/>
          </w:rPr>
          <w:t xml:space="preserve">- 1Cor 4:21 KJV asks puffed up Corinthians: what will YE (of ye/you)? Shall I come to YOU (of ye/you) with a rod (staff, </w:t>
        </w:r>
        <w:proofErr w:type="spellStart"/>
        <w:r w:rsidRPr="00063899">
          <w:rPr>
            <w:rFonts w:ascii="Times New Roman" w:hAnsi="Times New Roman"/>
            <w:color w:val="222222"/>
            <w:sz w:val="24"/>
          </w:rPr>
          <w:t>sceptre</w:t>
        </w:r>
        <w:proofErr w:type="spellEnd"/>
        <w:r w:rsidRPr="00063899">
          <w:rPr>
            <w:rFonts w:ascii="Times New Roman" w:hAnsi="Times New Roman"/>
            <w:color w:val="222222"/>
            <w:sz w:val="24"/>
          </w:rPr>
          <w:t>, to BEAT DOWN) -or- in love and in the spirit of meekness.</w:t>
        </w:r>
      </w:ins>
    </w:p>
    <w:p w14:paraId="4C4314FD" w14:textId="77777777" w:rsidR="00063899" w:rsidRPr="00063899" w:rsidRDefault="00063899" w:rsidP="00063899">
      <w:pPr>
        <w:shd w:val="clear" w:color="auto" w:fill="FFFFFF"/>
        <w:spacing w:after="0" w:line="240" w:lineRule="auto"/>
        <w:jc w:val="both"/>
        <w:rPr>
          <w:ins w:id="1895" w:author="José Antonio Garcíarivas" w:date="2017-12-19T12:40:00Z"/>
          <w:rFonts w:ascii="Times New Roman" w:hAnsi="Times New Roman"/>
          <w:color w:val="222222"/>
          <w:sz w:val="24"/>
        </w:rPr>
      </w:pPr>
    </w:p>
    <w:p w14:paraId="4488FD2F" w14:textId="77777777" w:rsidR="00063899" w:rsidRPr="00063899" w:rsidRDefault="00063899" w:rsidP="00063899">
      <w:pPr>
        <w:shd w:val="clear" w:color="auto" w:fill="FFFFFF"/>
        <w:spacing w:after="0" w:line="240" w:lineRule="auto"/>
        <w:jc w:val="both"/>
        <w:rPr>
          <w:ins w:id="1896" w:author="José Antonio Garcíarivas" w:date="2017-12-19T12:40:00Z"/>
          <w:rFonts w:ascii="Times New Roman" w:hAnsi="Times New Roman"/>
          <w:color w:val="222222"/>
          <w:sz w:val="24"/>
        </w:rPr>
      </w:pPr>
      <w:ins w:id="1897" w:author="José Antonio Garcíarivas" w:date="2017-12-19T12:40:00Z">
        <w:r w:rsidRPr="00063899">
          <w:rPr>
            <w:rFonts w:ascii="Times New Roman" w:hAnsi="Times New Roman"/>
            <w:color w:val="222222"/>
            <w:sz w:val="24"/>
          </w:rPr>
          <w:t xml:space="preserve"> </w:t>
        </w:r>
      </w:ins>
    </w:p>
    <w:p w14:paraId="5665D4A8" w14:textId="77777777" w:rsidR="00063899" w:rsidRPr="00063899" w:rsidRDefault="00063899" w:rsidP="00063899">
      <w:pPr>
        <w:shd w:val="clear" w:color="auto" w:fill="FFFFFF"/>
        <w:spacing w:after="0" w:line="240" w:lineRule="auto"/>
        <w:jc w:val="both"/>
        <w:rPr>
          <w:ins w:id="1898" w:author="José Antonio Garcíarivas" w:date="2017-12-19T12:40:00Z"/>
          <w:rFonts w:ascii="Times New Roman" w:hAnsi="Times New Roman"/>
          <w:color w:val="222222"/>
          <w:sz w:val="24"/>
        </w:rPr>
      </w:pPr>
    </w:p>
    <w:p w14:paraId="1B9C100B" w14:textId="77777777" w:rsidR="00063899" w:rsidRPr="00063899" w:rsidRDefault="00063899" w:rsidP="00063899">
      <w:pPr>
        <w:shd w:val="clear" w:color="auto" w:fill="FFFFFF"/>
        <w:spacing w:after="0" w:line="240" w:lineRule="auto"/>
        <w:jc w:val="both"/>
        <w:rPr>
          <w:ins w:id="1899" w:author="José Antonio Garcíarivas" w:date="2017-12-19T12:40:00Z"/>
          <w:rFonts w:ascii="Times New Roman" w:hAnsi="Times New Roman"/>
          <w:color w:val="222222"/>
          <w:sz w:val="24"/>
        </w:rPr>
      </w:pPr>
      <w:ins w:id="1900" w:author="José Antonio Garcíarivas" w:date="2017-12-19T12:40:00Z">
        <w:r w:rsidRPr="00063899">
          <w:rPr>
            <w:rFonts w:ascii="Times New Roman" w:hAnsi="Times New Roman"/>
            <w:color w:val="222222"/>
            <w:sz w:val="24"/>
          </w:rPr>
          <w:t xml:space="preserve">SO, meekness is spirit, of soul/spirit, coming to you, of ye/you. Seems “rod” Paul mentions herein later becomes a “rod of iron” in Revelation, with “fierceness of wrath” </w:t>
        </w:r>
        <w:proofErr w:type="spellStart"/>
        <w:r w:rsidRPr="00063899">
          <w:rPr>
            <w:rFonts w:ascii="Times New Roman" w:hAnsi="Times New Roman"/>
            <w:color w:val="222222"/>
            <w:sz w:val="24"/>
          </w:rPr>
          <w:t>iff</w:t>
        </w:r>
        <w:proofErr w:type="spellEnd"/>
        <w:r w:rsidRPr="00063899">
          <w:rPr>
            <w:rFonts w:ascii="Times New Roman" w:hAnsi="Times New Roman"/>
            <w:color w:val="222222"/>
            <w:sz w:val="24"/>
          </w:rPr>
          <w:t xml:space="preserve"> one like Son of man should come with clouds, resulting in </w:t>
        </w:r>
        <w:proofErr w:type="spellStart"/>
        <w:r w:rsidRPr="00063899">
          <w:rPr>
            <w:rFonts w:ascii="Times New Roman" w:hAnsi="Times New Roman"/>
            <w:color w:val="222222"/>
            <w:sz w:val="24"/>
          </w:rPr>
          <w:t>ww</w:t>
        </w:r>
        <w:proofErr w:type="spellEnd"/>
        <w:r w:rsidRPr="00063899">
          <w:rPr>
            <w:rFonts w:ascii="Times New Roman" w:hAnsi="Times New Roman"/>
            <w:color w:val="222222"/>
            <w:sz w:val="24"/>
          </w:rPr>
          <w:t xml:space="preserve"> “wail”. </w:t>
        </w:r>
        <w:proofErr w:type="gramStart"/>
        <w:r w:rsidRPr="00063899">
          <w:rPr>
            <w:rFonts w:ascii="Times New Roman" w:hAnsi="Times New Roman"/>
            <w:color w:val="222222"/>
            <w:sz w:val="24"/>
          </w:rPr>
          <w:t>So</w:t>
        </w:r>
        <w:proofErr w:type="gramEnd"/>
        <w:r w:rsidRPr="00063899">
          <w:rPr>
            <w:rFonts w:ascii="Times New Roman" w:hAnsi="Times New Roman"/>
            <w:color w:val="222222"/>
            <w:sz w:val="24"/>
          </w:rPr>
          <w:t xml:space="preserve"> the obvious answer to his contrast question: rod or spirit of meekness, would be spirit of meekness. For previously in 1Cor 4:14 Paul noted he wasn’t writing to </w:t>
        </w:r>
        <w:proofErr w:type="gramStart"/>
        <w:r w:rsidRPr="00063899">
          <w:rPr>
            <w:rFonts w:ascii="Times New Roman" w:hAnsi="Times New Roman"/>
            <w:color w:val="222222"/>
            <w:sz w:val="24"/>
          </w:rPr>
          <w:t>shame, but</w:t>
        </w:r>
        <w:proofErr w:type="gramEnd"/>
        <w:r w:rsidRPr="00063899">
          <w:rPr>
            <w:rFonts w:ascii="Times New Roman" w:hAnsi="Times New Roman"/>
            <w:color w:val="222222"/>
            <w:sz w:val="24"/>
          </w:rPr>
          <w:t xml:space="preserve"> warn [admonish].</w:t>
        </w:r>
      </w:ins>
    </w:p>
    <w:p w14:paraId="4D2035C2" w14:textId="77777777" w:rsidR="00063899" w:rsidRPr="00063899" w:rsidRDefault="00063899" w:rsidP="00063899">
      <w:pPr>
        <w:shd w:val="clear" w:color="auto" w:fill="FFFFFF"/>
        <w:spacing w:after="0" w:line="240" w:lineRule="auto"/>
        <w:jc w:val="both"/>
        <w:rPr>
          <w:ins w:id="1901" w:author="José Antonio Garcíarivas" w:date="2017-12-19T12:40:00Z"/>
          <w:rFonts w:ascii="Times New Roman" w:hAnsi="Times New Roman"/>
          <w:color w:val="222222"/>
          <w:sz w:val="24"/>
        </w:rPr>
      </w:pPr>
    </w:p>
    <w:p w14:paraId="67BB436B" w14:textId="77777777" w:rsidR="00063899" w:rsidRPr="00063899" w:rsidRDefault="00063899" w:rsidP="00063899">
      <w:pPr>
        <w:shd w:val="clear" w:color="auto" w:fill="FFFFFF"/>
        <w:spacing w:after="0" w:line="240" w:lineRule="auto"/>
        <w:jc w:val="both"/>
        <w:rPr>
          <w:ins w:id="1902" w:author="José Antonio Garcíarivas" w:date="2017-12-19T12:40:00Z"/>
          <w:rFonts w:ascii="Times New Roman" w:hAnsi="Times New Roman"/>
          <w:color w:val="222222"/>
          <w:sz w:val="24"/>
        </w:rPr>
      </w:pPr>
      <w:ins w:id="1903" w:author="José Antonio Garcíarivas" w:date="2017-12-19T12:40:00Z">
        <w:r w:rsidRPr="00063899">
          <w:rPr>
            <w:rFonts w:ascii="Times New Roman" w:hAnsi="Times New Roman"/>
            <w:color w:val="222222"/>
            <w:sz w:val="24"/>
          </w:rPr>
          <w:t xml:space="preserve"> </w:t>
        </w:r>
      </w:ins>
    </w:p>
    <w:p w14:paraId="161647F3" w14:textId="77777777" w:rsidR="00063899" w:rsidRPr="00063899" w:rsidRDefault="00063899" w:rsidP="00063899">
      <w:pPr>
        <w:shd w:val="clear" w:color="auto" w:fill="FFFFFF"/>
        <w:spacing w:after="0" w:line="240" w:lineRule="auto"/>
        <w:jc w:val="both"/>
        <w:rPr>
          <w:ins w:id="1904" w:author="José Antonio Garcíarivas" w:date="2017-12-19T12:40:00Z"/>
          <w:rFonts w:ascii="Times New Roman" w:hAnsi="Times New Roman"/>
          <w:color w:val="222222"/>
          <w:sz w:val="24"/>
        </w:rPr>
      </w:pPr>
    </w:p>
    <w:p w14:paraId="6FD2F437" w14:textId="77777777" w:rsidR="00063899" w:rsidRPr="00063899" w:rsidRDefault="00063899" w:rsidP="00063899">
      <w:pPr>
        <w:shd w:val="clear" w:color="auto" w:fill="FFFFFF"/>
        <w:spacing w:after="0" w:line="240" w:lineRule="auto"/>
        <w:jc w:val="both"/>
        <w:rPr>
          <w:ins w:id="1905" w:author="José Antonio Garcíarivas" w:date="2017-12-19T12:40:00Z"/>
          <w:rFonts w:ascii="Times New Roman" w:hAnsi="Times New Roman"/>
          <w:color w:val="222222"/>
          <w:sz w:val="24"/>
        </w:rPr>
      </w:pPr>
      <w:ins w:id="1906" w:author="José Antonio Garcíarivas" w:date="2017-12-19T12:40:00Z">
        <w:r w:rsidRPr="00063899">
          <w:rPr>
            <w:rFonts w:ascii="Times New Roman" w:hAnsi="Times New Roman"/>
            <w:color w:val="222222"/>
            <w:sz w:val="24"/>
          </w:rPr>
          <w:t>- 2Cor 10:1 KJV clarifies the purpose of Paul’s 2nd writing unto Corinthians (in Achaia = trouble) is to better “beseech” with the “meekness and gentleness of Christ”, and notably then (in the Greek) as the better of 2 kinds of “beseech” and 2 kinds of “bold” in 10:1,2.</w:t>
        </w:r>
      </w:ins>
    </w:p>
    <w:p w14:paraId="0AEFD200" w14:textId="77777777" w:rsidR="00063899" w:rsidRPr="00063899" w:rsidRDefault="00063899" w:rsidP="00063899">
      <w:pPr>
        <w:shd w:val="clear" w:color="auto" w:fill="FFFFFF"/>
        <w:spacing w:after="0" w:line="240" w:lineRule="auto"/>
        <w:jc w:val="both"/>
        <w:rPr>
          <w:ins w:id="1907" w:author="José Antonio Garcíarivas" w:date="2017-12-19T12:40:00Z"/>
          <w:rFonts w:ascii="Times New Roman" w:hAnsi="Times New Roman"/>
          <w:color w:val="222222"/>
          <w:sz w:val="24"/>
        </w:rPr>
      </w:pPr>
    </w:p>
    <w:p w14:paraId="2D5812C2" w14:textId="77777777" w:rsidR="00063899" w:rsidRPr="00063899" w:rsidRDefault="00063899" w:rsidP="00063899">
      <w:pPr>
        <w:shd w:val="clear" w:color="auto" w:fill="FFFFFF"/>
        <w:spacing w:after="0" w:line="240" w:lineRule="auto"/>
        <w:jc w:val="both"/>
        <w:rPr>
          <w:ins w:id="1908" w:author="José Antonio Garcíarivas" w:date="2017-12-19T12:40:00Z"/>
          <w:rFonts w:ascii="Times New Roman" w:hAnsi="Times New Roman"/>
          <w:color w:val="222222"/>
          <w:sz w:val="24"/>
        </w:rPr>
      </w:pPr>
      <w:ins w:id="1909" w:author="José Antonio Garcíarivas" w:date="2017-12-19T12:40:00Z">
        <w:r w:rsidRPr="00063899">
          <w:rPr>
            <w:rFonts w:ascii="Times New Roman" w:hAnsi="Times New Roman"/>
            <w:color w:val="222222"/>
            <w:sz w:val="24"/>
          </w:rPr>
          <w:t xml:space="preserve"> </w:t>
        </w:r>
      </w:ins>
    </w:p>
    <w:p w14:paraId="26D45E44" w14:textId="77777777" w:rsidR="00063899" w:rsidRPr="00063899" w:rsidRDefault="00063899" w:rsidP="00063899">
      <w:pPr>
        <w:shd w:val="clear" w:color="auto" w:fill="FFFFFF"/>
        <w:spacing w:after="0" w:line="240" w:lineRule="auto"/>
        <w:jc w:val="both"/>
        <w:rPr>
          <w:ins w:id="1910" w:author="José Antonio Garcíarivas" w:date="2017-12-19T12:40:00Z"/>
          <w:rFonts w:ascii="Times New Roman" w:hAnsi="Times New Roman"/>
          <w:color w:val="222222"/>
          <w:sz w:val="24"/>
        </w:rPr>
      </w:pPr>
    </w:p>
    <w:p w14:paraId="3C311C9D" w14:textId="77777777" w:rsidR="00063899" w:rsidRPr="00063899" w:rsidRDefault="00063899" w:rsidP="00063899">
      <w:pPr>
        <w:shd w:val="clear" w:color="auto" w:fill="FFFFFF"/>
        <w:spacing w:after="0" w:line="240" w:lineRule="auto"/>
        <w:jc w:val="both"/>
        <w:rPr>
          <w:ins w:id="1911" w:author="José Antonio Garcíarivas" w:date="2017-12-19T12:40:00Z"/>
          <w:rFonts w:ascii="Times New Roman" w:hAnsi="Times New Roman"/>
          <w:color w:val="222222"/>
          <w:sz w:val="24"/>
        </w:rPr>
      </w:pPr>
      <w:ins w:id="1912" w:author="José Antonio Garcíarivas" w:date="2017-12-19T12:40:00Z">
        <w:r w:rsidRPr="00063899">
          <w:rPr>
            <w:rFonts w:ascii="Times New Roman" w:hAnsi="Times New Roman"/>
            <w:color w:val="222222"/>
            <w:sz w:val="24"/>
          </w:rPr>
          <w:t>SO, the spirit of meekness has a better “beseech” &amp; a better “bold” aspect, as if then beseeched by God himself, via an ambassador for Christ (to whom the word of reconciliation has been committed), which in 2Cor 5:20 ‘</w:t>
        </w:r>
        <w:proofErr w:type="spellStart"/>
        <w:r w:rsidRPr="00063899">
          <w:rPr>
            <w:rFonts w:ascii="Times New Roman" w:hAnsi="Times New Roman"/>
            <w:color w:val="222222"/>
            <w:sz w:val="24"/>
          </w:rPr>
          <w:t>parakeleo</w:t>
        </w:r>
        <w:proofErr w:type="spellEnd"/>
        <w:r w:rsidRPr="00063899">
          <w:rPr>
            <w:rFonts w:ascii="Times New Roman" w:hAnsi="Times New Roman"/>
            <w:color w:val="222222"/>
            <w:sz w:val="24"/>
          </w:rPr>
          <w:t xml:space="preserve">’ beseeches in Christ’s stead: be ye reconciled to God (in that Christ, of through </w:t>
        </w:r>
        <w:proofErr w:type="spellStart"/>
        <w:r w:rsidRPr="00063899">
          <w:rPr>
            <w:rFonts w:ascii="Times New Roman" w:hAnsi="Times New Roman"/>
            <w:color w:val="222222"/>
            <w:sz w:val="24"/>
          </w:rPr>
          <w:t>Jesus→Christ→God</w:t>
        </w:r>
        <w:proofErr w:type="spellEnd"/>
        <w:r w:rsidRPr="00063899">
          <w:rPr>
            <w:rFonts w:ascii="Times New Roman" w:hAnsi="Times New Roman"/>
            <w:color w:val="222222"/>
            <w:sz w:val="24"/>
          </w:rPr>
          <w:t xml:space="preserve">=3rd of 3). </w:t>
        </w:r>
      </w:ins>
    </w:p>
    <w:p w14:paraId="43237892" w14:textId="77777777" w:rsidR="00063899" w:rsidRPr="00063899" w:rsidRDefault="00063899" w:rsidP="00063899">
      <w:pPr>
        <w:shd w:val="clear" w:color="auto" w:fill="FFFFFF"/>
        <w:spacing w:after="0" w:line="240" w:lineRule="auto"/>
        <w:jc w:val="both"/>
        <w:rPr>
          <w:ins w:id="1913" w:author="José Antonio Garcíarivas" w:date="2017-12-19T12:40:00Z"/>
          <w:rFonts w:ascii="Times New Roman" w:hAnsi="Times New Roman"/>
          <w:color w:val="222222"/>
          <w:sz w:val="24"/>
        </w:rPr>
      </w:pPr>
    </w:p>
    <w:p w14:paraId="42D54218" w14:textId="77777777" w:rsidR="00063899" w:rsidRPr="00063899" w:rsidRDefault="00063899" w:rsidP="00063899">
      <w:pPr>
        <w:shd w:val="clear" w:color="auto" w:fill="FFFFFF"/>
        <w:spacing w:after="0" w:line="240" w:lineRule="auto"/>
        <w:jc w:val="both"/>
        <w:rPr>
          <w:ins w:id="1914" w:author="José Antonio Garcíarivas" w:date="2017-12-19T12:40:00Z"/>
          <w:rFonts w:ascii="Times New Roman" w:hAnsi="Times New Roman"/>
          <w:color w:val="222222"/>
          <w:sz w:val="24"/>
        </w:rPr>
      </w:pPr>
      <w:ins w:id="1915" w:author="José Antonio Garcíarivas" w:date="2017-12-19T12:40:00Z">
        <w:r w:rsidRPr="00063899">
          <w:rPr>
            <w:rFonts w:ascii="Times New Roman" w:hAnsi="Times New Roman"/>
            <w:color w:val="222222"/>
            <w:sz w:val="24"/>
          </w:rPr>
          <w:t xml:space="preserve"> </w:t>
        </w:r>
      </w:ins>
    </w:p>
    <w:p w14:paraId="0A557062" w14:textId="77777777" w:rsidR="00063899" w:rsidRPr="00063899" w:rsidRDefault="00063899" w:rsidP="00063899">
      <w:pPr>
        <w:shd w:val="clear" w:color="auto" w:fill="FFFFFF"/>
        <w:spacing w:after="0" w:line="240" w:lineRule="auto"/>
        <w:jc w:val="both"/>
        <w:rPr>
          <w:ins w:id="1916" w:author="José Antonio Garcíarivas" w:date="2017-12-19T12:40:00Z"/>
          <w:rFonts w:ascii="Times New Roman" w:hAnsi="Times New Roman"/>
          <w:color w:val="222222"/>
          <w:sz w:val="24"/>
        </w:rPr>
      </w:pPr>
    </w:p>
    <w:p w14:paraId="0AC51507" w14:textId="77777777" w:rsidR="00063899" w:rsidRPr="00063899" w:rsidRDefault="00063899" w:rsidP="00063899">
      <w:pPr>
        <w:shd w:val="clear" w:color="auto" w:fill="FFFFFF"/>
        <w:spacing w:after="0" w:line="240" w:lineRule="auto"/>
        <w:jc w:val="both"/>
        <w:rPr>
          <w:ins w:id="1917" w:author="José Antonio Garcíarivas" w:date="2017-12-19T12:40:00Z"/>
          <w:rFonts w:ascii="Times New Roman" w:hAnsi="Times New Roman"/>
          <w:color w:val="222222"/>
          <w:sz w:val="24"/>
        </w:rPr>
      </w:pPr>
      <w:ins w:id="1918" w:author="José Antonio Garcíarivas" w:date="2017-12-19T12:40:00Z">
        <w:r w:rsidRPr="00063899">
          <w:rPr>
            <w:rFonts w:ascii="Times New Roman" w:hAnsi="Times New Roman"/>
            <w:color w:val="222222"/>
            <w:sz w:val="24"/>
          </w:rPr>
          <w:t>- Gal 5:23 puts Meekness as 8th Fruit of Spirit, after Faith –and- before Temperance.</w:t>
        </w:r>
      </w:ins>
    </w:p>
    <w:p w14:paraId="45C47493" w14:textId="77777777" w:rsidR="00063899" w:rsidRPr="00063899" w:rsidRDefault="00063899" w:rsidP="00063899">
      <w:pPr>
        <w:shd w:val="clear" w:color="auto" w:fill="FFFFFF"/>
        <w:spacing w:after="0" w:line="240" w:lineRule="auto"/>
        <w:jc w:val="both"/>
        <w:rPr>
          <w:ins w:id="1919" w:author="José Antonio Garcíarivas" w:date="2017-12-19T12:40:00Z"/>
          <w:rFonts w:ascii="Times New Roman" w:hAnsi="Times New Roman"/>
          <w:color w:val="222222"/>
          <w:sz w:val="24"/>
        </w:rPr>
      </w:pPr>
    </w:p>
    <w:p w14:paraId="1CB90CBD" w14:textId="77777777" w:rsidR="00063899" w:rsidRPr="00063899" w:rsidRDefault="00063899" w:rsidP="00063899">
      <w:pPr>
        <w:shd w:val="clear" w:color="auto" w:fill="FFFFFF"/>
        <w:spacing w:after="0" w:line="240" w:lineRule="auto"/>
        <w:jc w:val="both"/>
        <w:rPr>
          <w:ins w:id="1920" w:author="José Antonio Garcíarivas" w:date="2017-12-19T12:40:00Z"/>
          <w:rFonts w:ascii="Times New Roman" w:hAnsi="Times New Roman"/>
          <w:color w:val="222222"/>
          <w:sz w:val="24"/>
        </w:rPr>
      </w:pPr>
      <w:ins w:id="1921" w:author="José Antonio Garcíarivas" w:date="2017-12-19T12:40:00Z">
        <w:r w:rsidRPr="00063899">
          <w:rPr>
            <w:rFonts w:ascii="Times New Roman" w:hAnsi="Times New Roman"/>
            <w:color w:val="222222"/>
            <w:sz w:val="24"/>
          </w:rPr>
          <w:t xml:space="preserve"> </w:t>
        </w:r>
      </w:ins>
    </w:p>
    <w:p w14:paraId="022A6044" w14:textId="77777777" w:rsidR="00063899" w:rsidRPr="00063899" w:rsidRDefault="00063899" w:rsidP="00063899">
      <w:pPr>
        <w:shd w:val="clear" w:color="auto" w:fill="FFFFFF"/>
        <w:spacing w:after="0" w:line="240" w:lineRule="auto"/>
        <w:jc w:val="both"/>
        <w:rPr>
          <w:ins w:id="1922" w:author="José Antonio Garcíarivas" w:date="2017-12-19T12:40:00Z"/>
          <w:rFonts w:ascii="Times New Roman" w:hAnsi="Times New Roman"/>
          <w:color w:val="222222"/>
          <w:sz w:val="24"/>
        </w:rPr>
      </w:pPr>
    </w:p>
    <w:p w14:paraId="2EBBCD9F" w14:textId="77777777" w:rsidR="00063899" w:rsidRPr="00063899" w:rsidRDefault="00063899" w:rsidP="00063899">
      <w:pPr>
        <w:shd w:val="clear" w:color="auto" w:fill="FFFFFF"/>
        <w:spacing w:after="0" w:line="240" w:lineRule="auto"/>
        <w:jc w:val="both"/>
        <w:rPr>
          <w:ins w:id="1923" w:author="José Antonio Garcíarivas" w:date="2017-12-19T12:40:00Z"/>
          <w:rFonts w:ascii="Times New Roman" w:hAnsi="Times New Roman"/>
          <w:color w:val="222222"/>
          <w:sz w:val="24"/>
        </w:rPr>
      </w:pPr>
      <w:ins w:id="1924" w:author="José Antonio Garcíarivas" w:date="2017-12-19T12:40:00Z">
        <w:r w:rsidRPr="00063899">
          <w:rPr>
            <w:rFonts w:ascii="Times New Roman" w:hAnsi="Times New Roman"/>
            <w:color w:val="222222"/>
            <w:sz w:val="24"/>
          </w:rPr>
          <w:t>SO, to have a Sound-Mind = Self-Control, first requires have a spirit of meekness, the ‘</w:t>
        </w:r>
        <w:proofErr w:type="spellStart"/>
        <w:r w:rsidRPr="00063899">
          <w:rPr>
            <w:rFonts w:ascii="Times New Roman" w:hAnsi="Times New Roman"/>
            <w:color w:val="222222"/>
            <w:sz w:val="24"/>
          </w:rPr>
          <w:t>praotes</w:t>
        </w:r>
        <w:proofErr w:type="spellEnd"/>
        <w:r w:rsidRPr="00063899">
          <w:rPr>
            <w:rFonts w:ascii="Times New Roman" w:hAnsi="Times New Roman"/>
            <w:color w:val="222222"/>
            <w:sz w:val="24"/>
          </w:rPr>
          <w:t>’ = spiritual meekness, as if an upgrade from ‘</w:t>
        </w:r>
        <w:proofErr w:type="spellStart"/>
        <w:r w:rsidRPr="00063899">
          <w:rPr>
            <w:rFonts w:ascii="Times New Roman" w:hAnsi="Times New Roman"/>
            <w:color w:val="222222"/>
            <w:sz w:val="24"/>
          </w:rPr>
          <w:t>praytes</w:t>
        </w:r>
        <w:proofErr w:type="spellEnd"/>
        <w:r w:rsidRPr="00063899">
          <w:rPr>
            <w:rFonts w:ascii="Times New Roman" w:hAnsi="Times New Roman"/>
            <w:color w:val="222222"/>
            <w:sz w:val="24"/>
          </w:rPr>
          <w:t xml:space="preserve">’ = soulish meekness = both meekness and fear. Fear hath torment. </w:t>
        </w:r>
        <w:proofErr w:type="gramStart"/>
        <w:r w:rsidRPr="00063899">
          <w:rPr>
            <w:rFonts w:ascii="Times New Roman" w:hAnsi="Times New Roman"/>
            <w:color w:val="222222"/>
            <w:sz w:val="24"/>
          </w:rPr>
          <w:t>So</w:t>
        </w:r>
        <w:proofErr w:type="gramEnd"/>
        <w:r w:rsidRPr="00063899">
          <w:rPr>
            <w:rFonts w:ascii="Times New Roman" w:hAnsi="Times New Roman"/>
            <w:color w:val="222222"/>
            <w:sz w:val="24"/>
          </w:rPr>
          <w:t xml:space="preserve"> it’s allegory as if an upgrade from the weakness meekness of the soul mode unto the strengthened meekness of the spirit mode.</w:t>
        </w:r>
      </w:ins>
    </w:p>
    <w:p w14:paraId="75CC1A16" w14:textId="77777777" w:rsidR="00063899" w:rsidRPr="00063899" w:rsidRDefault="00063899" w:rsidP="00063899">
      <w:pPr>
        <w:shd w:val="clear" w:color="auto" w:fill="FFFFFF"/>
        <w:spacing w:after="0" w:line="240" w:lineRule="auto"/>
        <w:jc w:val="both"/>
        <w:rPr>
          <w:ins w:id="1925" w:author="José Antonio Garcíarivas" w:date="2017-12-19T12:40:00Z"/>
          <w:rFonts w:ascii="Times New Roman" w:hAnsi="Times New Roman"/>
          <w:color w:val="222222"/>
          <w:sz w:val="24"/>
        </w:rPr>
      </w:pPr>
    </w:p>
    <w:p w14:paraId="3211C038" w14:textId="77777777" w:rsidR="00063899" w:rsidRPr="00063899" w:rsidRDefault="00063899" w:rsidP="00063899">
      <w:pPr>
        <w:shd w:val="clear" w:color="auto" w:fill="FFFFFF"/>
        <w:spacing w:after="0" w:line="240" w:lineRule="auto"/>
        <w:jc w:val="both"/>
        <w:rPr>
          <w:ins w:id="1926" w:author="José Antonio Garcíarivas" w:date="2017-12-19T12:40:00Z"/>
          <w:rFonts w:ascii="Times New Roman" w:hAnsi="Times New Roman"/>
          <w:color w:val="222222"/>
          <w:sz w:val="24"/>
        </w:rPr>
      </w:pPr>
      <w:ins w:id="1927" w:author="José Antonio Garcíarivas" w:date="2017-12-19T12:40:00Z">
        <w:r w:rsidRPr="00063899">
          <w:rPr>
            <w:rFonts w:ascii="Times New Roman" w:hAnsi="Times New Roman"/>
            <w:color w:val="222222"/>
            <w:sz w:val="24"/>
          </w:rPr>
          <w:t xml:space="preserve"> </w:t>
        </w:r>
      </w:ins>
    </w:p>
    <w:p w14:paraId="6E07F27E" w14:textId="77777777" w:rsidR="00063899" w:rsidRPr="00063899" w:rsidRDefault="00063899" w:rsidP="00063899">
      <w:pPr>
        <w:shd w:val="clear" w:color="auto" w:fill="FFFFFF"/>
        <w:spacing w:after="0" w:line="240" w:lineRule="auto"/>
        <w:jc w:val="both"/>
        <w:rPr>
          <w:ins w:id="1928" w:author="José Antonio Garcíarivas" w:date="2017-12-19T12:40:00Z"/>
          <w:rFonts w:ascii="Times New Roman" w:hAnsi="Times New Roman"/>
          <w:color w:val="222222"/>
          <w:sz w:val="24"/>
        </w:rPr>
      </w:pPr>
    </w:p>
    <w:p w14:paraId="41EEB6EC" w14:textId="77777777" w:rsidR="00063899" w:rsidRPr="00063899" w:rsidRDefault="00063899" w:rsidP="00063899">
      <w:pPr>
        <w:shd w:val="clear" w:color="auto" w:fill="FFFFFF"/>
        <w:spacing w:after="0" w:line="240" w:lineRule="auto"/>
        <w:jc w:val="both"/>
        <w:rPr>
          <w:ins w:id="1929" w:author="José Antonio Garcíarivas" w:date="2017-12-19T12:40:00Z"/>
          <w:rFonts w:ascii="Times New Roman" w:hAnsi="Times New Roman"/>
          <w:color w:val="222222"/>
          <w:sz w:val="24"/>
        </w:rPr>
      </w:pPr>
      <w:ins w:id="1930" w:author="José Antonio Garcíarivas" w:date="2017-12-19T12:40:00Z">
        <w:r w:rsidRPr="00063899">
          <w:rPr>
            <w:rFonts w:ascii="Times New Roman" w:hAnsi="Times New Roman"/>
            <w:color w:val="222222"/>
            <w:sz w:val="24"/>
          </w:rPr>
          <w:t xml:space="preserve">- Eph 4:1-3 KJV “I therefore (re Eph 3), the prisoner of the Lord (Jesus Christ: 3:14), beseech YOU that YE walk worthy of the vocation (calling) wherewith YE are called (invited), With lowliness (humbleness of mind) and meekness, with longsuffering, forbearing one another in love; </w:t>
        </w:r>
        <w:proofErr w:type="spellStart"/>
        <w:r w:rsidRPr="00063899">
          <w:rPr>
            <w:rFonts w:ascii="Times New Roman" w:hAnsi="Times New Roman"/>
            <w:color w:val="222222"/>
            <w:sz w:val="24"/>
          </w:rPr>
          <w:t>Endeavouring</w:t>
        </w:r>
        <w:proofErr w:type="spellEnd"/>
        <w:r w:rsidRPr="00063899">
          <w:rPr>
            <w:rFonts w:ascii="Times New Roman" w:hAnsi="Times New Roman"/>
            <w:color w:val="222222"/>
            <w:sz w:val="24"/>
          </w:rPr>
          <w:t xml:space="preserve"> to keep the unity (oneness) of the Spirit in the bond of peace (allegory like ligaments binding body parts together)”.</w:t>
        </w:r>
      </w:ins>
    </w:p>
    <w:p w14:paraId="7DEC4BFB" w14:textId="77777777" w:rsidR="00063899" w:rsidRPr="00063899" w:rsidRDefault="00063899" w:rsidP="00063899">
      <w:pPr>
        <w:shd w:val="clear" w:color="auto" w:fill="FFFFFF"/>
        <w:spacing w:after="0" w:line="240" w:lineRule="auto"/>
        <w:jc w:val="both"/>
        <w:rPr>
          <w:ins w:id="1931" w:author="José Antonio Garcíarivas" w:date="2017-12-19T12:40:00Z"/>
          <w:rFonts w:ascii="Times New Roman" w:hAnsi="Times New Roman"/>
          <w:color w:val="222222"/>
          <w:sz w:val="24"/>
        </w:rPr>
      </w:pPr>
    </w:p>
    <w:p w14:paraId="6D2BCAA0" w14:textId="77777777" w:rsidR="00063899" w:rsidRPr="00063899" w:rsidRDefault="00063899" w:rsidP="00063899">
      <w:pPr>
        <w:shd w:val="clear" w:color="auto" w:fill="FFFFFF"/>
        <w:spacing w:after="0" w:line="240" w:lineRule="auto"/>
        <w:jc w:val="both"/>
        <w:rPr>
          <w:ins w:id="1932" w:author="José Antonio Garcíarivas" w:date="2017-12-19T12:40:00Z"/>
          <w:rFonts w:ascii="Times New Roman" w:hAnsi="Times New Roman"/>
          <w:color w:val="222222"/>
          <w:sz w:val="24"/>
        </w:rPr>
      </w:pPr>
      <w:ins w:id="1933" w:author="José Antonio Garcíarivas" w:date="2017-12-19T12:40:00Z">
        <w:r w:rsidRPr="00063899">
          <w:rPr>
            <w:rFonts w:ascii="Times New Roman" w:hAnsi="Times New Roman"/>
            <w:color w:val="222222"/>
            <w:sz w:val="24"/>
          </w:rPr>
          <w:t xml:space="preserve"> </w:t>
        </w:r>
      </w:ins>
    </w:p>
    <w:p w14:paraId="44095270" w14:textId="77777777" w:rsidR="00063899" w:rsidRPr="00063899" w:rsidRDefault="00063899" w:rsidP="00063899">
      <w:pPr>
        <w:shd w:val="clear" w:color="auto" w:fill="FFFFFF"/>
        <w:spacing w:after="0" w:line="240" w:lineRule="auto"/>
        <w:jc w:val="both"/>
        <w:rPr>
          <w:ins w:id="1934" w:author="José Antonio Garcíarivas" w:date="2017-12-19T12:40:00Z"/>
          <w:rFonts w:ascii="Times New Roman" w:hAnsi="Times New Roman"/>
          <w:color w:val="222222"/>
          <w:sz w:val="24"/>
        </w:rPr>
      </w:pPr>
    </w:p>
    <w:p w14:paraId="34AC6556" w14:textId="77777777" w:rsidR="00063899" w:rsidRPr="00063899" w:rsidRDefault="00063899" w:rsidP="00063899">
      <w:pPr>
        <w:shd w:val="clear" w:color="auto" w:fill="FFFFFF"/>
        <w:spacing w:after="0" w:line="240" w:lineRule="auto"/>
        <w:jc w:val="both"/>
        <w:rPr>
          <w:ins w:id="1935" w:author="José Antonio Garcíarivas" w:date="2017-12-19T12:40:00Z"/>
          <w:rFonts w:ascii="Times New Roman" w:hAnsi="Times New Roman"/>
          <w:color w:val="222222"/>
          <w:sz w:val="24"/>
        </w:rPr>
      </w:pPr>
      <w:ins w:id="1936" w:author="José Antonio Garcíarivas" w:date="2017-12-19T12:40:00Z">
        <w:r w:rsidRPr="00063899">
          <w:rPr>
            <w:rFonts w:ascii="Times New Roman" w:hAnsi="Times New Roman"/>
            <w:color w:val="222222"/>
            <w:sz w:val="24"/>
          </w:rPr>
          <w:lastRenderedPageBreak/>
          <w:t xml:space="preserve">SO, per Eph 3, the Father of our Lord Jesus Christ wants YOU strengthened in the inner man, by Faith (7th Fruit), so YE may be rooted and grounded enough in Love (1st Fruit), to then be able to also comprehend the breadth, and length, and depth*, and height of the fulness of God, by first have the fulness of the stature of Christ, which has meekness and gentleness in </w:t>
        </w:r>
        <w:proofErr w:type="spellStart"/>
        <w:r w:rsidRPr="00063899">
          <w:rPr>
            <w:rFonts w:ascii="Times New Roman" w:hAnsi="Times New Roman"/>
            <w:color w:val="222222"/>
            <w:sz w:val="24"/>
          </w:rPr>
          <w:t>it’s</w:t>
        </w:r>
        <w:proofErr w:type="spellEnd"/>
        <w:r w:rsidRPr="00063899">
          <w:rPr>
            <w:rFonts w:ascii="Times New Roman" w:hAnsi="Times New Roman"/>
            <w:color w:val="222222"/>
            <w:sz w:val="24"/>
          </w:rPr>
          <w:t xml:space="preserve"> beseech aspect, along with longsuffering, forbearing one another in love, thereby </w:t>
        </w:r>
        <w:proofErr w:type="spellStart"/>
        <w:r w:rsidRPr="00063899">
          <w:rPr>
            <w:rFonts w:ascii="Times New Roman" w:hAnsi="Times New Roman"/>
            <w:color w:val="222222"/>
            <w:sz w:val="24"/>
          </w:rPr>
          <w:t>endeavouring</w:t>
        </w:r>
        <w:proofErr w:type="spellEnd"/>
        <w:r w:rsidRPr="00063899">
          <w:rPr>
            <w:rFonts w:ascii="Times New Roman" w:hAnsi="Times New Roman"/>
            <w:color w:val="222222"/>
            <w:sz w:val="24"/>
          </w:rPr>
          <w:t xml:space="preserve">  to keep the “unity of the Spirit”, in “the bond of peace”, of “Grace to YOU, and peace, from God our Father and the Lord Jesus Christ”: Eph 1:2.</w:t>
        </w:r>
      </w:ins>
    </w:p>
    <w:p w14:paraId="54B85521" w14:textId="77777777" w:rsidR="00063899" w:rsidRPr="00063899" w:rsidRDefault="00063899" w:rsidP="00063899">
      <w:pPr>
        <w:shd w:val="clear" w:color="auto" w:fill="FFFFFF"/>
        <w:spacing w:after="0" w:line="240" w:lineRule="auto"/>
        <w:jc w:val="both"/>
        <w:rPr>
          <w:ins w:id="1937" w:author="José Antonio Garcíarivas" w:date="2017-12-19T12:40:00Z"/>
          <w:rFonts w:ascii="Times New Roman" w:hAnsi="Times New Roman"/>
          <w:color w:val="222222"/>
          <w:sz w:val="24"/>
        </w:rPr>
      </w:pPr>
    </w:p>
    <w:p w14:paraId="3EA6B85E" w14:textId="77777777" w:rsidR="00063899" w:rsidRPr="00063899" w:rsidRDefault="00063899" w:rsidP="00063899">
      <w:pPr>
        <w:shd w:val="clear" w:color="auto" w:fill="FFFFFF"/>
        <w:spacing w:after="0" w:line="240" w:lineRule="auto"/>
        <w:jc w:val="both"/>
        <w:rPr>
          <w:ins w:id="1938" w:author="José Antonio Garcíarivas" w:date="2017-12-19T12:40:00Z"/>
          <w:rFonts w:ascii="Times New Roman" w:hAnsi="Times New Roman"/>
          <w:color w:val="222222"/>
          <w:sz w:val="24"/>
        </w:rPr>
      </w:pPr>
      <w:ins w:id="1939" w:author="José Antonio Garcíarivas" w:date="2017-12-19T12:40:00Z">
        <w:r w:rsidRPr="00063899">
          <w:rPr>
            <w:rFonts w:ascii="Times New Roman" w:hAnsi="Times New Roman"/>
            <w:color w:val="222222"/>
            <w:sz w:val="24"/>
          </w:rPr>
          <w:t>*in Revelation 21:16 there’s not [yet] any depth, only equal breadth, length, height.</w:t>
        </w:r>
      </w:ins>
    </w:p>
    <w:p w14:paraId="1CFBBEC6" w14:textId="77777777" w:rsidR="00063899" w:rsidRPr="00063899" w:rsidRDefault="00063899" w:rsidP="00063899">
      <w:pPr>
        <w:shd w:val="clear" w:color="auto" w:fill="FFFFFF"/>
        <w:spacing w:after="0" w:line="240" w:lineRule="auto"/>
        <w:jc w:val="both"/>
        <w:rPr>
          <w:ins w:id="1940" w:author="José Antonio Garcíarivas" w:date="2017-12-19T12:40:00Z"/>
          <w:rFonts w:ascii="Times New Roman" w:hAnsi="Times New Roman"/>
          <w:color w:val="222222"/>
          <w:sz w:val="24"/>
        </w:rPr>
      </w:pPr>
    </w:p>
    <w:p w14:paraId="00D2767E" w14:textId="77777777" w:rsidR="00063899" w:rsidRPr="00063899" w:rsidRDefault="00063899" w:rsidP="00063899">
      <w:pPr>
        <w:shd w:val="clear" w:color="auto" w:fill="FFFFFF"/>
        <w:spacing w:after="0" w:line="240" w:lineRule="auto"/>
        <w:jc w:val="both"/>
        <w:rPr>
          <w:ins w:id="1941" w:author="José Antonio Garcíarivas" w:date="2017-12-19T12:40:00Z"/>
          <w:rFonts w:ascii="Times New Roman" w:hAnsi="Times New Roman"/>
          <w:color w:val="222222"/>
          <w:sz w:val="24"/>
        </w:rPr>
      </w:pPr>
      <w:ins w:id="1942" w:author="José Antonio Garcíarivas" w:date="2017-12-19T12:40:00Z">
        <w:r w:rsidRPr="00063899">
          <w:rPr>
            <w:rFonts w:ascii="Times New Roman" w:hAnsi="Times New Roman"/>
            <w:color w:val="222222"/>
            <w:sz w:val="24"/>
          </w:rPr>
          <w:t xml:space="preserve"> </w:t>
        </w:r>
      </w:ins>
    </w:p>
    <w:p w14:paraId="25187AF8" w14:textId="77777777" w:rsidR="00063899" w:rsidRPr="00063899" w:rsidRDefault="00063899" w:rsidP="00063899">
      <w:pPr>
        <w:shd w:val="clear" w:color="auto" w:fill="FFFFFF"/>
        <w:spacing w:after="0" w:line="240" w:lineRule="auto"/>
        <w:jc w:val="both"/>
        <w:rPr>
          <w:ins w:id="1943" w:author="José Antonio Garcíarivas" w:date="2017-12-19T12:40:00Z"/>
          <w:rFonts w:ascii="Times New Roman" w:hAnsi="Times New Roman"/>
          <w:color w:val="222222"/>
          <w:sz w:val="24"/>
        </w:rPr>
      </w:pPr>
    </w:p>
    <w:p w14:paraId="3732429A" w14:textId="77777777" w:rsidR="00063899" w:rsidRPr="00063899" w:rsidRDefault="00063899" w:rsidP="00063899">
      <w:pPr>
        <w:shd w:val="clear" w:color="auto" w:fill="FFFFFF"/>
        <w:spacing w:after="0" w:line="240" w:lineRule="auto"/>
        <w:jc w:val="both"/>
        <w:rPr>
          <w:ins w:id="1944" w:author="José Antonio Garcíarivas" w:date="2017-12-19T12:40:00Z"/>
          <w:rFonts w:ascii="Times New Roman" w:hAnsi="Times New Roman"/>
          <w:color w:val="222222"/>
          <w:sz w:val="24"/>
        </w:rPr>
      </w:pPr>
      <w:ins w:id="1945" w:author="José Antonio Garcíarivas" w:date="2017-12-19T12:40:00Z">
        <w:r w:rsidRPr="00063899">
          <w:rPr>
            <w:rFonts w:ascii="Times New Roman" w:hAnsi="Times New Roman"/>
            <w:color w:val="222222"/>
            <w:sz w:val="24"/>
          </w:rPr>
          <w:t>- Col 3:12 KJV lists meekness (8th Fruit) as the 4th in a list of 7 things for the new man to Put On after the old man(‘</w:t>
        </w:r>
        <w:proofErr w:type="spellStart"/>
        <w:r w:rsidRPr="00063899">
          <w:rPr>
            <w:rFonts w:ascii="Times New Roman" w:hAnsi="Times New Roman"/>
            <w:color w:val="222222"/>
            <w:sz w:val="24"/>
          </w:rPr>
          <w:t>anthropos</w:t>
        </w:r>
        <w:proofErr w:type="spellEnd"/>
        <w:r w:rsidRPr="00063899">
          <w:rPr>
            <w:rFonts w:ascii="Times New Roman" w:hAnsi="Times New Roman"/>
            <w:color w:val="222222"/>
            <w:sz w:val="24"/>
          </w:rPr>
          <w:t xml:space="preserve">’) firstly Puts Off 2 lists of things, in order for the new man to thereby also be </w:t>
        </w:r>
        <w:proofErr w:type="spellStart"/>
        <w:r w:rsidRPr="00063899">
          <w:rPr>
            <w:rFonts w:ascii="Times New Roman" w:hAnsi="Times New Roman"/>
            <w:color w:val="222222"/>
            <w:sz w:val="24"/>
          </w:rPr>
          <w:t>reNEWed</w:t>
        </w:r>
        <w:proofErr w:type="spellEnd"/>
        <w:r w:rsidRPr="00063899">
          <w:rPr>
            <w:rFonts w:ascii="Times New Roman" w:hAnsi="Times New Roman"/>
            <w:color w:val="222222"/>
            <w:sz w:val="24"/>
          </w:rPr>
          <w:t xml:space="preserve"> in the ‘</w:t>
        </w:r>
        <w:proofErr w:type="spellStart"/>
        <w:r w:rsidRPr="00063899">
          <w:rPr>
            <w:rFonts w:ascii="Times New Roman" w:hAnsi="Times New Roman"/>
            <w:color w:val="222222"/>
            <w:sz w:val="24"/>
          </w:rPr>
          <w:t>epignosis</w:t>
        </w:r>
        <w:proofErr w:type="spellEnd"/>
        <w:r w:rsidRPr="00063899">
          <w:rPr>
            <w:rFonts w:ascii="Times New Roman" w:hAnsi="Times New Roman"/>
            <w:color w:val="222222"/>
            <w:sz w:val="24"/>
          </w:rPr>
          <w:t xml:space="preserve">’ knowledge (more than ‘gnosis’ knowledge), which notably only comes after (not </w:t>
        </w:r>
        <w:r w:rsidRPr="00063899">
          <w:rPr>
            <w:rFonts w:ascii="Times New Roman" w:hAnsi="Times New Roman"/>
            <w:color w:val="222222"/>
            <w:sz w:val="24"/>
          </w:rPr>
          <w:lastRenderedPageBreak/>
          <w:t>in) the image mode of image/likeness, as then being made which comes after created mode of created/made.</w:t>
        </w:r>
      </w:ins>
    </w:p>
    <w:p w14:paraId="1E31F05E" w14:textId="77777777" w:rsidR="00063899" w:rsidRPr="00063899" w:rsidRDefault="00063899" w:rsidP="00063899">
      <w:pPr>
        <w:shd w:val="clear" w:color="auto" w:fill="FFFFFF"/>
        <w:spacing w:after="0" w:line="240" w:lineRule="auto"/>
        <w:jc w:val="both"/>
        <w:rPr>
          <w:ins w:id="1946" w:author="José Antonio Garcíarivas" w:date="2017-12-19T12:40:00Z"/>
          <w:rFonts w:ascii="Times New Roman" w:hAnsi="Times New Roman"/>
          <w:color w:val="222222"/>
          <w:sz w:val="24"/>
        </w:rPr>
      </w:pPr>
    </w:p>
    <w:p w14:paraId="7CDEFCD8" w14:textId="77777777" w:rsidR="00063899" w:rsidRPr="00063899" w:rsidRDefault="00063899" w:rsidP="00063899">
      <w:pPr>
        <w:shd w:val="clear" w:color="auto" w:fill="FFFFFF"/>
        <w:spacing w:after="0" w:line="240" w:lineRule="auto"/>
        <w:jc w:val="both"/>
        <w:rPr>
          <w:ins w:id="1947" w:author="José Antonio Garcíarivas" w:date="2017-12-19T12:40:00Z"/>
          <w:rFonts w:ascii="Times New Roman" w:hAnsi="Times New Roman"/>
          <w:color w:val="222222"/>
          <w:sz w:val="24"/>
        </w:rPr>
      </w:pPr>
      <w:ins w:id="1948" w:author="José Antonio Garcíarivas" w:date="2017-12-19T12:40:00Z">
        <w:r w:rsidRPr="00063899">
          <w:rPr>
            <w:rFonts w:ascii="Times New Roman" w:hAnsi="Times New Roman"/>
            <w:color w:val="222222"/>
            <w:sz w:val="24"/>
          </w:rPr>
          <w:t xml:space="preserve"> </w:t>
        </w:r>
      </w:ins>
    </w:p>
    <w:p w14:paraId="1196DB3D" w14:textId="77777777" w:rsidR="00063899" w:rsidRPr="00063899" w:rsidRDefault="00063899" w:rsidP="00063899">
      <w:pPr>
        <w:shd w:val="clear" w:color="auto" w:fill="FFFFFF"/>
        <w:spacing w:after="0" w:line="240" w:lineRule="auto"/>
        <w:jc w:val="both"/>
        <w:rPr>
          <w:ins w:id="1949" w:author="José Antonio Garcíarivas" w:date="2017-12-19T12:40:00Z"/>
          <w:rFonts w:ascii="Times New Roman" w:hAnsi="Times New Roman"/>
          <w:color w:val="222222"/>
          <w:sz w:val="24"/>
        </w:rPr>
      </w:pPr>
    </w:p>
    <w:p w14:paraId="636574DF" w14:textId="77777777" w:rsidR="00063899" w:rsidRPr="00063899" w:rsidRDefault="00063899" w:rsidP="00063899">
      <w:pPr>
        <w:shd w:val="clear" w:color="auto" w:fill="FFFFFF"/>
        <w:spacing w:after="0" w:line="240" w:lineRule="auto"/>
        <w:jc w:val="both"/>
        <w:rPr>
          <w:ins w:id="1950" w:author="José Antonio Garcíarivas" w:date="2017-12-19T12:40:00Z"/>
          <w:rFonts w:ascii="Times New Roman" w:hAnsi="Times New Roman"/>
          <w:color w:val="222222"/>
          <w:sz w:val="24"/>
        </w:rPr>
      </w:pPr>
      <w:ins w:id="1951" w:author="José Antonio Garcíarivas" w:date="2017-12-19T12:40:00Z">
        <w:r w:rsidRPr="00063899">
          <w:rPr>
            <w:rFonts w:ascii="Times New Roman" w:hAnsi="Times New Roman"/>
            <w:color w:val="222222"/>
            <w:sz w:val="24"/>
          </w:rPr>
          <w:t xml:space="preserve">SO, to put on meekness firstly requires put off these things in Col 3:5’s list1: fornication, </w:t>
        </w:r>
        <w:proofErr w:type="spellStart"/>
        <w:r w:rsidRPr="00063899">
          <w:rPr>
            <w:rFonts w:ascii="Times New Roman" w:hAnsi="Times New Roman"/>
            <w:color w:val="222222"/>
            <w:sz w:val="24"/>
          </w:rPr>
          <w:t>uncleaness</w:t>
        </w:r>
        <w:proofErr w:type="spellEnd"/>
        <w:r w:rsidRPr="00063899">
          <w:rPr>
            <w:rFonts w:ascii="Times New Roman" w:hAnsi="Times New Roman"/>
            <w:color w:val="222222"/>
            <w:sz w:val="24"/>
          </w:rPr>
          <w:t>, inordinate affection, evil concupiscence, covetousness (idolatry); Because it’s due to such things (law worketh) wrath comes upon children. So then, also put off these things in Col 3:8,9’s list2: anger, wrath, malice, blasphemy, filthy communication, lying.</w:t>
        </w:r>
      </w:ins>
    </w:p>
    <w:p w14:paraId="46417451" w14:textId="77777777" w:rsidR="00063899" w:rsidRPr="00063899" w:rsidRDefault="00063899" w:rsidP="00063899">
      <w:pPr>
        <w:shd w:val="clear" w:color="auto" w:fill="FFFFFF"/>
        <w:spacing w:after="0" w:line="240" w:lineRule="auto"/>
        <w:jc w:val="both"/>
        <w:rPr>
          <w:ins w:id="1952" w:author="José Antonio Garcíarivas" w:date="2017-12-19T12:40:00Z"/>
          <w:rFonts w:ascii="Times New Roman" w:hAnsi="Times New Roman"/>
          <w:color w:val="222222"/>
          <w:sz w:val="24"/>
        </w:rPr>
      </w:pPr>
    </w:p>
    <w:p w14:paraId="58181114" w14:textId="77777777" w:rsidR="00063899" w:rsidRPr="00063899" w:rsidRDefault="00063899" w:rsidP="00063899">
      <w:pPr>
        <w:shd w:val="clear" w:color="auto" w:fill="FFFFFF"/>
        <w:spacing w:after="0" w:line="240" w:lineRule="auto"/>
        <w:jc w:val="both"/>
        <w:rPr>
          <w:ins w:id="1953" w:author="José Antonio Garcíarivas" w:date="2017-12-19T12:40:00Z"/>
          <w:rFonts w:ascii="Times New Roman" w:hAnsi="Times New Roman"/>
          <w:color w:val="222222"/>
          <w:sz w:val="24"/>
        </w:rPr>
      </w:pPr>
      <w:ins w:id="1954" w:author="José Antonio Garcíarivas" w:date="2017-12-19T12:40:00Z">
        <w:r w:rsidRPr="00063899">
          <w:rPr>
            <w:rFonts w:ascii="Times New Roman" w:hAnsi="Times New Roman"/>
            <w:color w:val="222222"/>
            <w:sz w:val="24"/>
          </w:rPr>
          <w:t xml:space="preserve"> </w:t>
        </w:r>
      </w:ins>
    </w:p>
    <w:p w14:paraId="2E541B50" w14:textId="77777777" w:rsidR="00063899" w:rsidRPr="00063899" w:rsidRDefault="00063899" w:rsidP="00063899">
      <w:pPr>
        <w:shd w:val="clear" w:color="auto" w:fill="FFFFFF"/>
        <w:spacing w:after="0" w:line="240" w:lineRule="auto"/>
        <w:jc w:val="both"/>
        <w:rPr>
          <w:ins w:id="1955" w:author="José Antonio Garcíarivas" w:date="2017-12-19T12:40:00Z"/>
          <w:rFonts w:ascii="Times New Roman" w:hAnsi="Times New Roman"/>
          <w:color w:val="222222"/>
          <w:sz w:val="24"/>
        </w:rPr>
      </w:pPr>
    </w:p>
    <w:p w14:paraId="6BA886E1" w14:textId="77777777" w:rsidR="00063899" w:rsidRPr="00063899" w:rsidRDefault="00063899" w:rsidP="00063899">
      <w:pPr>
        <w:shd w:val="clear" w:color="auto" w:fill="FFFFFF"/>
        <w:spacing w:after="0" w:line="240" w:lineRule="auto"/>
        <w:jc w:val="both"/>
        <w:rPr>
          <w:ins w:id="1956" w:author="José Antonio Garcíarivas" w:date="2017-12-19T12:40:00Z"/>
          <w:rFonts w:ascii="Times New Roman" w:hAnsi="Times New Roman"/>
          <w:color w:val="222222"/>
          <w:sz w:val="24"/>
        </w:rPr>
      </w:pPr>
      <w:ins w:id="1957" w:author="José Antonio Garcíarivas" w:date="2017-12-19T12:40:00Z">
        <w:r w:rsidRPr="00063899">
          <w:rPr>
            <w:rFonts w:ascii="Times New Roman" w:hAnsi="Times New Roman"/>
            <w:color w:val="222222"/>
            <w:sz w:val="24"/>
          </w:rPr>
          <w:t>- 1Tim 6:9-12 seems to scold Timothy for desiring to be affluent, having “love of money” (‘</w:t>
        </w:r>
        <w:proofErr w:type="spellStart"/>
        <w:r w:rsidRPr="00063899">
          <w:rPr>
            <w:rFonts w:ascii="Times New Roman" w:hAnsi="Times New Roman"/>
            <w:color w:val="222222"/>
            <w:sz w:val="24"/>
          </w:rPr>
          <w:t>philarguria</w:t>
        </w:r>
        <w:proofErr w:type="spellEnd"/>
        <w:r w:rsidRPr="00063899">
          <w:rPr>
            <w:rFonts w:ascii="Times New Roman" w:hAnsi="Times New Roman"/>
            <w:color w:val="222222"/>
            <w:sz w:val="24"/>
          </w:rPr>
          <w:t>’ = avarice), which causes people to fall into temptations, snares, sorrows, by err from the faith (aka from the grace, since the law is not of faith, and whatsoever is not of faith is sin); Then tells Timothy he’s still an ‘</w:t>
        </w:r>
        <w:proofErr w:type="spellStart"/>
        <w:r w:rsidRPr="00063899">
          <w:rPr>
            <w:rFonts w:ascii="Times New Roman" w:hAnsi="Times New Roman"/>
            <w:color w:val="222222"/>
            <w:sz w:val="24"/>
          </w:rPr>
          <w:t>anthropos</w:t>
        </w:r>
        <w:proofErr w:type="spellEnd"/>
        <w:r w:rsidRPr="00063899">
          <w:rPr>
            <w:rFonts w:ascii="Times New Roman" w:hAnsi="Times New Roman"/>
            <w:color w:val="222222"/>
            <w:sz w:val="24"/>
          </w:rPr>
          <w:t xml:space="preserve">’ man of God who should flee such things, and follow after righteousness, godliness, faith, love, patience, </w:t>
        </w:r>
        <w:proofErr w:type="spellStart"/>
        <w:r w:rsidRPr="00063899">
          <w:rPr>
            <w:rFonts w:ascii="Times New Roman" w:hAnsi="Times New Roman"/>
            <w:color w:val="222222"/>
            <w:sz w:val="24"/>
          </w:rPr>
          <w:t>meekeness</w:t>
        </w:r>
        <w:proofErr w:type="spellEnd"/>
        <w:r w:rsidRPr="00063899">
          <w:rPr>
            <w:rFonts w:ascii="Times New Roman" w:hAnsi="Times New Roman"/>
            <w:color w:val="222222"/>
            <w:sz w:val="24"/>
          </w:rPr>
          <w:t xml:space="preserve">. Then allegory says after you first fight the good fight of faith </w:t>
        </w:r>
        <w:r w:rsidRPr="00063899">
          <w:rPr>
            <w:rFonts w:ascii="Times New Roman" w:hAnsi="Times New Roman"/>
            <w:color w:val="222222"/>
            <w:sz w:val="24"/>
          </w:rPr>
          <w:lastRenderedPageBreak/>
          <w:t xml:space="preserve">(grace, since law is not of faith), then “lay hold on eternal life”, whereunto thou art “ALSO called”, as if the ALSO denotes a higher calling than the high calling of God in CJ = still </w:t>
        </w:r>
        <w:proofErr w:type="spellStart"/>
        <w:r w:rsidRPr="00063899">
          <w:rPr>
            <w:rFonts w:ascii="Times New Roman" w:hAnsi="Times New Roman"/>
            <w:color w:val="222222"/>
            <w:sz w:val="24"/>
          </w:rPr>
          <w:t>FightClub</w:t>
        </w:r>
        <w:proofErr w:type="spellEnd"/>
        <w:r w:rsidRPr="00063899">
          <w:rPr>
            <w:rFonts w:ascii="Times New Roman" w:hAnsi="Times New Roman"/>
            <w:color w:val="222222"/>
            <w:sz w:val="24"/>
          </w:rPr>
          <w:t xml:space="preserve"> mode, and why 1Tim 6:17 says charge them who’d still be $ rich that they be not </w:t>
        </w:r>
        <w:proofErr w:type="spellStart"/>
        <w:r w:rsidRPr="00063899">
          <w:rPr>
            <w:rFonts w:ascii="Times New Roman" w:hAnsi="Times New Roman"/>
            <w:color w:val="222222"/>
            <w:sz w:val="24"/>
          </w:rPr>
          <w:t>highminded</w:t>
        </w:r>
        <w:proofErr w:type="spellEnd"/>
        <w:r w:rsidRPr="00063899">
          <w:rPr>
            <w:rFonts w:ascii="Times New Roman" w:hAnsi="Times New Roman"/>
            <w:color w:val="222222"/>
            <w:sz w:val="24"/>
          </w:rPr>
          <w:t>.</w:t>
        </w:r>
      </w:ins>
    </w:p>
    <w:p w14:paraId="3B4B5622" w14:textId="77777777" w:rsidR="00063899" w:rsidRPr="00063899" w:rsidRDefault="00063899" w:rsidP="00063899">
      <w:pPr>
        <w:shd w:val="clear" w:color="auto" w:fill="FFFFFF"/>
        <w:spacing w:after="0" w:line="240" w:lineRule="auto"/>
        <w:jc w:val="both"/>
        <w:rPr>
          <w:ins w:id="1958" w:author="José Antonio Garcíarivas" w:date="2017-12-19T12:40:00Z"/>
          <w:rFonts w:ascii="Times New Roman" w:hAnsi="Times New Roman"/>
          <w:color w:val="222222"/>
          <w:sz w:val="24"/>
        </w:rPr>
      </w:pPr>
    </w:p>
    <w:p w14:paraId="54341B82" w14:textId="77777777" w:rsidR="00063899" w:rsidRPr="00063899" w:rsidRDefault="00063899" w:rsidP="00063899">
      <w:pPr>
        <w:shd w:val="clear" w:color="auto" w:fill="FFFFFF"/>
        <w:spacing w:after="0" w:line="240" w:lineRule="auto"/>
        <w:jc w:val="both"/>
        <w:rPr>
          <w:ins w:id="1959" w:author="José Antonio Garcíarivas" w:date="2017-12-19T12:40:00Z"/>
          <w:rFonts w:ascii="Times New Roman" w:hAnsi="Times New Roman"/>
          <w:color w:val="222222"/>
          <w:sz w:val="24"/>
        </w:rPr>
      </w:pPr>
      <w:ins w:id="1960" w:author="José Antonio Garcíarivas" w:date="2017-12-19T12:40:00Z">
        <w:r w:rsidRPr="00063899">
          <w:rPr>
            <w:rFonts w:ascii="Times New Roman" w:hAnsi="Times New Roman"/>
            <w:color w:val="222222"/>
            <w:sz w:val="24"/>
          </w:rPr>
          <w:t xml:space="preserve"> </w:t>
        </w:r>
      </w:ins>
    </w:p>
    <w:p w14:paraId="6E103D2A" w14:textId="77777777" w:rsidR="00063899" w:rsidRPr="00063899" w:rsidRDefault="00063899" w:rsidP="00063899">
      <w:pPr>
        <w:shd w:val="clear" w:color="auto" w:fill="FFFFFF"/>
        <w:spacing w:after="0" w:line="240" w:lineRule="auto"/>
        <w:jc w:val="both"/>
        <w:rPr>
          <w:ins w:id="1961" w:author="José Antonio Garcíarivas" w:date="2017-12-19T12:40:00Z"/>
          <w:rFonts w:ascii="Times New Roman" w:hAnsi="Times New Roman"/>
          <w:color w:val="222222"/>
          <w:sz w:val="24"/>
        </w:rPr>
      </w:pPr>
    </w:p>
    <w:p w14:paraId="00076687" w14:textId="77777777" w:rsidR="00063899" w:rsidRPr="00063899" w:rsidRDefault="00063899" w:rsidP="00063899">
      <w:pPr>
        <w:shd w:val="clear" w:color="auto" w:fill="FFFFFF"/>
        <w:spacing w:after="0" w:line="240" w:lineRule="auto"/>
        <w:jc w:val="both"/>
        <w:rPr>
          <w:ins w:id="1962" w:author="José Antonio Garcíarivas" w:date="2017-12-19T12:40:00Z"/>
          <w:rFonts w:ascii="Times New Roman" w:hAnsi="Times New Roman"/>
          <w:color w:val="222222"/>
          <w:sz w:val="24"/>
        </w:rPr>
      </w:pPr>
      <w:ins w:id="1963" w:author="José Antonio Garcíarivas" w:date="2017-12-19T12:40:00Z">
        <w:r w:rsidRPr="00063899">
          <w:rPr>
            <w:rFonts w:ascii="Times New Roman" w:hAnsi="Times New Roman"/>
            <w:color w:val="222222"/>
            <w:sz w:val="24"/>
          </w:rPr>
          <w:t xml:space="preserve">SO, let’s also notice we’re now in “the epistle from Laodicea” (Col 4:16) = 1Timothy (1Tim 6:21 KJV &lt;end note&gt;), which CJs at </w:t>
        </w:r>
        <w:proofErr w:type="spellStart"/>
        <w:r w:rsidRPr="00063899">
          <w:rPr>
            <w:rFonts w:ascii="Times New Roman" w:hAnsi="Times New Roman"/>
            <w:color w:val="222222"/>
            <w:sz w:val="24"/>
          </w:rPr>
          <w:t>Colosse</w:t>
        </w:r>
        <w:proofErr w:type="spellEnd"/>
        <w:r w:rsidRPr="00063899">
          <w:rPr>
            <w:rFonts w:ascii="Times New Roman" w:hAnsi="Times New Roman"/>
            <w:color w:val="222222"/>
            <w:sz w:val="24"/>
          </w:rPr>
          <w:t xml:space="preserve"> were told to ALSO read; Perhaps because it begins mention of the phrase “God our </w:t>
        </w:r>
        <w:proofErr w:type="spellStart"/>
        <w:r w:rsidRPr="00063899">
          <w:rPr>
            <w:rFonts w:ascii="Times New Roman" w:hAnsi="Times New Roman"/>
            <w:color w:val="222222"/>
            <w:sz w:val="24"/>
          </w:rPr>
          <w:t>Saviour</w:t>
        </w:r>
        <w:proofErr w:type="spellEnd"/>
        <w:r w:rsidRPr="00063899">
          <w:rPr>
            <w:rFonts w:ascii="Times New Roman" w:hAnsi="Times New Roman"/>
            <w:color w:val="222222"/>
            <w:sz w:val="24"/>
          </w:rPr>
          <w:t xml:space="preserve">”, also mention of “the end of the commandment” phase (1Tim 1:5 KJV), also what God our </w:t>
        </w:r>
        <w:proofErr w:type="spellStart"/>
        <w:r w:rsidRPr="00063899">
          <w:rPr>
            <w:rFonts w:ascii="Times New Roman" w:hAnsi="Times New Roman"/>
            <w:color w:val="222222"/>
            <w:sz w:val="24"/>
          </w:rPr>
          <w:t>Saviour</w:t>
        </w:r>
        <w:proofErr w:type="spellEnd"/>
        <w:r w:rsidRPr="00063899">
          <w:rPr>
            <w:rFonts w:ascii="Times New Roman" w:hAnsi="Times New Roman"/>
            <w:color w:val="222222"/>
            <w:sz w:val="24"/>
          </w:rPr>
          <w:t xml:space="preserve"> will have, as being more than “good and acceptable”, such as all men (‘</w:t>
        </w:r>
        <w:proofErr w:type="spellStart"/>
        <w:r w:rsidRPr="00063899">
          <w:rPr>
            <w:rFonts w:ascii="Times New Roman" w:hAnsi="Times New Roman"/>
            <w:color w:val="222222"/>
            <w:sz w:val="24"/>
          </w:rPr>
          <w:t>anthropos</w:t>
        </w:r>
        <w:proofErr w:type="spellEnd"/>
        <w:r w:rsidRPr="00063899">
          <w:rPr>
            <w:rFonts w:ascii="Times New Roman" w:hAnsi="Times New Roman"/>
            <w:color w:val="222222"/>
            <w:sz w:val="24"/>
          </w:rPr>
          <w:t>’) saved and come unto the (‘</w:t>
        </w:r>
        <w:proofErr w:type="spellStart"/>
        <w:r w:rsidRPr="00063899">
          <w:rPr>
            <w:rFonts w:ascii="Times New Roman" w:hAnsi="Times New Roman"/>
            <w:color w:val="222222"/>
            <w:sz w:val="24"/>
          </w:rPr>
          <w:t>epignosis</w:t>
        </w:r>
        <w:proofErr w:type="spellEnd"/>
        <w:r w:rsidRPr="00063899">
          <w:rPr>
            <w:rFonts w:ascii="Times New Roman" w:hAnsi="Times New Roman"/>
            <w:color w:val="222222"/>
            <w:sz w:val="24"/>
          </w:rPr>
          <w:t xml:space="preserve">’) knowledge of the truth (more than ‘gnosis’ knowledge, shall vanish away).  </w:t>
        </w:r>
      </w:ins>
    </w:p>
    <w:p w14:paraId="36F4FCAB" w14:textId="77777777" w:rsidR="00063899" w:rsidRPr="00063899" w:rsidRDefault="00063899" w:rsidP="00063899">
      <w:pPr>
        <w:shd w:val="clear" w:color="auto" w:fill="FFFFFF"/>
        <w:spacing w:after="0" w:line="240" w:lineRule="auto"/>
        <w:jc w:val="both"/>
        <w:rPr>
          <w:ins w:id="1964" w:author="José Antonio Garcíarivas" w:date="2017-12-19T12:40:00Z"/>
          <w:rFonts w:ascii="Times New Roman" w:hAnsi="Times New Roman"/>
          <w:color w:val="222222"/>
          <w:sz w:val="24"/>
        </w:rPr>
      </w:pPr>
    </w:p>
    <w:p w14:paraId="6F8E0BBA" w14:textId="77777777" w:rsidR="00063899" w:rsidRPr="00063899" w:rsidRDefault="00063899" w:rsidP="00063899">
      <w:pPr>
        <w:shd w:val="clear" w:color="auto" w:fill="FFFFFF"/>
        <w:spacing w:after="0" w:line="240" w:lineRule="auto"/>
        <w:jc w:val="both"/>
        <w:rPr>
          <w:ins w:id="1965" w:author="José Antonio Garcíarivas" w:date="2017-12-19T12:40:00Z"/>
          <w:rFonts w:ascii="Times New Roman" w:hAnsi="Times New Roman"/>
          <w:color w:val="222222"/>
          <w:sz w:val="24"/>
        </w:rPr>
      </w:pPr>
      <w:ins w:id="1966" w:author="José Antonio Garcíarivas" w:date="2017-12-19T12:40:00Z">
        <w:r w:rsidRPr="00063899">
          <w:rPr>
            <w:rFonts w:ascii="Times New Roman" w:hAnsi="Times New Roman"/>
            <w:color w:val="222222"/>
            <w:sz w:val="24"/>
          </w:rPr>
          <w:t xml:space="preserve"> </w:t>
        </w:r>
      </w:ins>
    </w:p>
    <w:p w14:paraId="3764E3B8" w14:textId="77777777" w:rsidR="00063899" w:rsidRPr="00063899" w:rsidRDefault="00063899" w:rsidP="00063899">
      <w:pPr>
        <w:shd w:val="clear" w:color="auto" w:fill="FFFFFF"/>
        <w:spacing w:after="0" w:line="240" w:lineRule="auto"/>
        <w:jc w:val="both"/>
        <w:rPr>
          <w:ins w:id="1967" w:author="José Antonio Garcíarivas" w:date="2017-12-19T12:40:00Z"/>
          <w:rFonts w:ascii="Times New Roman" w:hAnsi="Times New Roman"/>
          <w:color w:val="222222"/>
          <w:sz w:val="24"/>
        </w:rPr>
      </w:pPr>
    </w:p>
    <w:p w14:paraId="3480DB24" w14:textId="77777777" w:rsidR="00063899" w:rsidRPr="00063899" w:rsidRDefault="00063899" w:rsidP="00063899">
      <w:pPr>
        <w:shd w:val="clear" w:color="auto" w:fill="FFFFFF"/>
        <w:spacing w:after="0" w:line="240" w:lineRule="auto"/>
        <w:jc w:val="both"/>
        <w:rPr>
          <w:ins w:id="1968" w:author="José Antonio Garcíarivas" w:date="2017-12-19T12:40:00Z"/>
          <w:rFonts w:ascii="Times New Roman" w:hAnsi="Times New Roman"/>
          <w:color w:val="222222"/>
          <w:sz w:val="24"/>
        </w:rPr>
      </w:pPr>
      <w:ins w:id="1969" w:author="José Antonio Garcíarivas" w:date="2017-12-19T12:40:00Z">
        <w:r w:rsidRPr="00063899">
          <w:rPr>
            <w:rFonts w:ascii="Times New Roman" w:hAnsi="Times New Roman"/>
            <w:color w:val="222222"/>
            <w:sz w:val="24"/>
          </w:rPr>
          <w:t xml:space="preserve">- 2Tim 2:24-26 notes it’s in meekness a servant of the Lord (aka bishop) should patiently instruct (as if training children, through </w:t>
        </w:r>
        <w:r w:rsidRPr="00063899">
          <w:rPr>
            <w:rFonts w:ascii="Times New Roman" w:hAnsi="Times New Roman"/>
            <w:color w:val="222222"/>
            <w:sz w:val="24"/>
          </w:rPr>
          <w:lastRenderedPageBreak/>
          <w:t>both elementary and high schooling phases) “them who oppose themselves” (as children vs children), so they (having childish feuds, even as adults) may recover themselves (return to soberness) out of the snare (of retaliate, fight, quarrel, debate, do combat) of the d-evil (law).</w:t>
        </w:r>
      </w:ins>
    </w:p>
    <w:p w14:paraId="4E63D0FD" w14:textId="77777777" w:rsidR="00063899" w:rsidRPr="00063899" w:rsidRDefault="00063899" w:rsidP="00063899">
      <w:pPr>
        <w:shd w:val="clear" w:color="auto" w:fill="FFFFFF"/>
        <w:spacing w:after="0" w:line="240" w:lineRule="auto"/>
        <w:jc w:val="both"/>
        <w:rPr>
          <w:ins w:id="1970" w:author="José Antonio Garcíarivas" w:date="2017-12-19T12:40:00Z"/>
          <w:rFonts w:ascii="Times New Roman" w:hAnsi="Times New Roman"/>
          <w:color w:val="222222"/>
          <w:sz w:val="24"/>
        </w:rPr>
      </w:pPr>
    </w:p>
    <w:p w14:paraId="66555CBD" w14:textId="77777777" w:rsidR="00063899" w:rsidRPr="00063899" w:rsidRDefault="00063899" w:rsidP="00063899">
      <w:pPr>
        <w:shd w:val="clear" w:color="auto" w:fill="FFFFFF"/>
        <w:spacing w:after="0" w:line="240" w:lineRule="auto"/>
        <w:jc w:val="both"/>
        <w:rPr>
          <w:ins w:id="1971" w:author="José Antonio Garcíarivas" w:date="2017-12-19T12:40:00Z"/>
          <w:rFonts w:ascii="Times New Roman" w:hAnsi="Times New Roman"/>
          <w:color w:val="222222"/>
          <w:sz w:val="24"/>
        </w:rPr>
      </w:pPr>
      <w:ins w:id="1972" w:author="José Antonio Garcíarivas" w:date="2017-12-19T12:40:00Z">
        <w:r w:rsidRPr="00063899">
          <w:rPr>
            <w:rFonts w:ascii="Times New Roman" w:hAnsi="Times New Roman"/>
            <w:color w:val="222222"/>
            <w:sz w:val="24"/>
          </w:rPr>
          <w:t xml:space="preserve"> </w:t>
        </w:r>
      </w:ins>
    </w:p>
    <w:p w14:paraId="73D3AEE6" w14:textId="77777777" w:rsidR="00063899" w:rsidRPr="00063899" w:rsidRDefault="00063899" w:rsidP="00063899">
      <w:pPr>
        <w:shd w:val="clear" w:color="auto" w:fill="FFFFFF"/>
        <w:spacing w:after="0" w:line="240" w:lineRule="auto"/>
        <w:jc w:val="both"/>
        <w:rPr>
          <w:ins w:id="1973" w:author="José Antonio Garcíarivas" w:date="2017-12-19T12:40:00Z"/>
          <w:rFonts w:ascii="Times New Roman" w:hAnsi="Times New Roman"/>
          <w:color w:val="222222"/>
          <w:sz w:val="24"/>
        </w:rPr>
      </w:pPr>
    </w:p>
    <w:p w14:paraId="1AE9B182" w14:textId="77777777" w:rsidR="00063899" w:rsidRPr="00063899" w:rsidRDefault="00063899" w:rsidP="00063899">
      <w:pPr>
        <w:shd w:val="clear" w:color="auto" w:fill="FFFFFF"/>
        <w:spacing w:after="0" w:line="240" w:lineRule="auto"/>
        <w:jc w:val="both"/>
        <w:rPr>
          <w:ins w:id="1974" w:author="José Antonio Garcíarivas" w:date="2017-12-19T12:40:00Z"/>
          <w:rFonts w:ascii="Times New Roman" w:hAnsi="Times New Roman"/>
          <w:color w:val="222222"/>
          <w:sz w:val="24"/>
        </w:rPr>
      </w:pPr>
      <w:ins w:id="1975" w:author="José Antonio Garcíarivas" w:date="2017-12-19T12:40:00Z">
        <w:r w:rsidRPr="00063899">
          <w:rPr>
            <w:rFonts w:ascii="Times New Roman" w:hAnsi="Times New Roman"/>
            <w:color w:val="222222"/>
            <w:sz w:val="24"/>
          </w:rPr>
          <w:t xml:space="preserve">SO, it’s as if apostle Paul is still scolding &amp; instructing his childish bishop Timothy, to re-mind him meekness is not weakness, but a strength the inner man should have, and thereby be able to avoid the foolish &amp; unlearned questions &amp; contentions which only gender to </w:t>
        </w:r>
        <w:proofErr w:type="spellStart"/>
        <w:r w:rsidRPr="00063899">
          <w:rPr>
            <w:rFonts w:ascii="Times New Roman" w:hAnsi="Times New Roman"/>
            <w:color w:val="222222"/>
            <w:sz w:val="24"/>
          </w:rPr>
          <w:t>strifes</w:t>
        </w:r>
        <w:proofErr w:type="spellEnd"/>
        <w:r w:rsidRPr="00063899">
          <w:rPr>
            <w:rFonts w:ascii="Times New Roman" w:hAnsi="Times New Roman"/>
            <w:color w:val="222222"/>
            <w:sz w:val="24"/>
          </w:rPr>
          <w:t xml:space="preserve"> (not to peace).</w:t>
        </w:r>
      </w:ins>
    </w:p>
    <w:p w14:paraId="124B76C3" w14:textId="77777777" w:rsidR="00063899" w:rsidRPr="00063899" w:rsidRDefault="00063899" w:rsidP="00063899">
      <w:pPr>
        <w:shd w:val="clear" w:color="auto" w:fill="FFFFFF"/>
        <w:spacing w:after="0" w:line="240" w:lineRule="auto"/>
        <w:jc w:val="both"/>
        <w:rPr>
          <w:ins w:id="1976" w:author="José Antonio Garcíarivas" w:date="2017-12-19T12:40:00Z"/>
          <w:rFonts w:ascii="Times New Roman" w:hAnsi="Times New Roman"/>
          <w:color w:val="222222"/>
          <w:sz w:val="24"/>
        </w:rPr>
      </w:pPr>
    </w:p>
    <w:p w14:paraId="7417C298" w14:textId="77777777" w:rsidR="00063899" w:rsidRPr="00063899" w:rsidRDefault="00063899" w:rsidP="00063899">
      <w:pPr>
        <w:shd w:val="clear" w:color="auto" w:fill="FFFFFF"/>
        <w:spacing w:after="0" w:line="240" w:lineRule="auto"/>
        <w:jc w:val="both"/>
        <w:rPr>
          <w:ins w:id="1977" w:author="José Antonio Garcíarivas" w:date="2017-12-19T12:40:00Z"/>
          <w:rFonts w:ascii="Times New Roman" w:hAnsi="Times New Roman"/>
          <w:color w:val="222222"/>
          <w:sz w:val="24"/>
        </w:rPr>
      </w:pPr>
      <w:ins w:id="1978" w:author="José Antonio Garcíarivas" w:date="2017-12-19T12:40:00Z">
        <w:r w:rsidRPr="00063899">
          <w:rPr>
            <w:rFonts w:ascii="Times New Roman" w:hAnsi="Times New Roman"/>
            <w:color w:val="222222"/>
            <w:sz w:val="24"/>
          </w:rPr>
          <w:t xml:space="preserve"> </w:t>
        </w:r>
      </w:ins>
    </w:p>
    <w:p w14:paraId="4E91446B" w14:textId="77777777" w:rsidR="00063899" w:rsidRPr="00063899" w:rsidRDefault="00063899" w:rsidP="00063899">
      <w:pPr>
        <w:shd w:val="clear" w:color="auto" w:fill="FFFFFF"/>
        <w:spacing w:after="0" w:line="240" w:lineRule="auto"/>
        <w:jc w:val="both"/>
        <w:rPr>
          <w:ins w:id="1979" w:author="José Antonio Garcíarivas" w:date="2017-12-19T12:40:00Z"/>
          <w:rFonts w:ascii="Times New Roman" w:hAnsi="Times New Roman"/>
          <w:color w:val="222222"/>
          <w:sz w:val="24"/>
        </w:rPr>
      </w:pPr>
    </w:p>
    <w:p w14:paraId="35FA98CF" w14:textId="77777777" w:rsidR="00063899" w:rsidRPr="00063899" w:rsidRDefault="00063899" w:rsidP="00063899">
      <w:pPr>
        <w:shd w:val="clear" w:color="auto" w:fill="FFFFFF"/>
        <w:spacing w:after="0" w:line="240" w:lineRule="auto"/>
        <w:jc w:val="both"/>
        <w:rPr>
          <w:ins w:id="1980" w:author="José Antonio Garcíarivas" w:date="2017-12-19T12:40:00Z"/>
          <w:rFonts w:ascii="Times New Roman" w:hAnsi="Times New Roman"/>
          <w:color w:val="222222"/>
          <w:sz w:val="24"/>
        </w:rPr>
      </w:pPr>
      <w:ins w:id="1981" w:author="José Antonio Garcíarivas" w:date="2017-12-19T12:40:00Z">
        <w:r w:rsidRPr="00063899">
          <w:rPr>
            <w:rFonts w:ascii="Times New Roman" w:hAnsi="Times New Roman"/>
            <w:color w:val="222222"/>
            <w:sz w:val="24"/>
          </w:rPr>
          <w:t xml:space="preserve">- Tit </w:t>
        </w:r>
        <w:proofErr w:type="gramStart"/>
        <w:r w:rsidRPr="00063899">
          <w:rPr>
            <w:rFonts w:ascii="Times New Roman" w:hAnsi="Times New Roman"/>
            <w:color w:val="222222"/>
            <w:sz w:val="24"/>
          </w:rPr>
          <w:t>3:2  written</w:t>
        </w:r>
        <w:proofErr w:type="gramEnd"/>
        <w:r w:rsidRPr="00063899">
          <w:rPr>
            <w:rFonts w:ascii="Times New Roman" w:hAnsi="Times New Roman"/>
            <w:color w:val="222222"/>
            <w:sz w:val="24"/>
          </w:rPr>
          <w:t xml:space="preserve"> to another bishop, notes speak evil of no man, to be no brawlers, but gentle (‘</w:t>
        </w:r>
        <w:proofErr w:type="spellStart"/>
        <w:r w:rsidRPr="00063899">
          <w:rPr>
            <w:rFonts w:ascii="Times New Roman" w:hAnsi="Times New Roman"/>
            <w:color w:val="222222"/>
            <w:sz w:val="24"/>
          </w:rPr>
          <w:t>epieikes</w:t>
        </w:r>
        <w:proofErr w:type="spellEnd"/>
        <w:r w:rsidRPr="00063899">
          <w:rPr>
            <w:rFonts w:ascii="Times New Roman" w:hAnsi="Times New Roman"/>
            <w:color w:val="222222"/>
            <w:sz w:val="24"/>
          </w:rPr>
          <w:t>’ = equitable, fair, mild, like the pure wisdom from above [</w:t>
        </w:r>
        <w:proofErr w:type="spellStart"/>
        <w:r w:rsidRPr="00063899">
          <w:rPr>
            <w:rFonts w:ascii="Times New Roman" w:hAnsi="Times New Roman"/>
            <w:color w:val="222222"/>
            <w:sz w:val="24"/>
          </w:rPr>
          <w:t>GraceToU</w:t>
        </w:r>
        <w:proofErr w:type="spellEnd"/>
        <w:r w:rsidRPr="00063899">
          <w:rPr>
            <w:rFonts w:ascii="Times New Roman" w:hAnsi="Times New Roman"/>
            <w:color w:val="222222"/>
            <w:sz w:val="24"/>
          </w:rPr>
          <w:t xml:space="preserve"> from God] in James 3:17 is gentle), shewing all meekness unto all men (</w:t>
        </w:r>
        <w:proofErr w:type="spellStart"/>
        <w:r w:rsidRPr="00063899">
          <w:rPr>
            <w:rFonts w:ascii="Times New Roman" w:hAnsi="Times New Roman"/>
            <w:color w:val="222222"/>
            <w:sz w:val="24"/>
          </w:rPr>
          <w:t>anthropos</w:t>
        </w:r>
        <w:proofErr w:type="spellEnd"/>
        <w:r w:rsidRPr="00063899">
          <w:rPr>
            <w:rFonts w:ascii="Times New Roman" w:hAnsi="Times New Roman"/>
            <w:color w:val="222222"/>
            <w:sz w:val="24"/>
          </w:rPr>
          <w:t>).</w:t>
        </w:r>
      </w:ins>
    </w:p>
    <w:p w14:paraId="69C5122A" w14:textId="77777777" w:rsidR="00063899" w:rsidRPr="00063899" w:rsidRDefault="00063899" w:rsidP="00063899">
      <w:pPr>
        <w:shd w:val="clear" w:color="auto" w:fill="FFFFFF"/>
        <w:spacing w:after="0" w:line="240" w:lineRule="auto"/>
        <w:jc w:val="both"/>
        <w:rPr>
          <w:ins w:id="1982" w:author="José Antonio Garcíarivas" w:date="2017-12-19T12:40:00Z"/>
          <w:rFonts w:ascii="Times New Roman" w:hAnsi="Times New Roman"/>
          <w:color w:val="222222"/>
          <w:sz w:val="24"/>
        </w:rPr>
      </w:pPr>
    </w:p>
    <w:p w14:paraId="4856D4B6" w14:textId="77777777" w:rsidR="00063899" w:rsidRPr="00063899" w:rsidRDefault="00063899" w:rsidP="00063899">
      <w:pPr>
        <w:shd w:val="clear" w:color="auto" w:fill="FFFFFF"/>
        <w:spacing w:after="0" w:line="240" w:lineRule="auto"/>
        <w:jc w:val="both"/>
        <w:rPr>
          <w:ins w:id="1983" w:author="José Antonio Garcíarivas" w:date="2017-12-19T12:40:00Z"/>
          <w:rFonts w:ascii="Times New Roman" w:hAnsi="Times New Roman"/>
          <w:color w:val="222222"/>
          <w:sz w:val="24"/>
        </w:rPr>
      </w:pPr>
      <w:ins w:id="1984" w:author="José Antonio Garcíarivas" w:date="2017-12-19T12:40:00Z">
        <w:r w:rsidRPr="00063899">
          <w:rPr>
            <w:rFonts w:ascii="Times New Roman" w:hAnsi="Times New Roman"/>
            <w:color w:val="222222"/>
            <w:sz w:val="24"/>
          </w:rPr>
          <w:lastRenderedPageBreak/>
          <w:t xml:space="preserve"> </w:t>
        </w:r>
      </w:ins>
    </w:p>
    <w:p w14:paraId="462B22D5" w14:textId="77777777" w:rsidR="00063899" w:rsidRPr="00063899" w:rsidRDefault="00063899" w:rsidP="00063899">
      <w:pPr>
        <w:shd w:val="clear" w:color="auto" w:fill="FFFFFF"/>
        <w:spacing w:after="0" w:line="240" w:lineRule="auto"/>
        <w:jc w:val="both"/>
        <w:rPr>
          <w:ins w:id="1985" w:author="José Antonio Garcíarivas" w:date="2017-12-19T12:40:00Z"/>
          <w:rFonts w:ascii="Times New Roman" w:hAnsi="Times New Roman"/>
          <w:color w:val="222222"/>
          <w:sz w:val="24"/>
        </w:rPr>
      </w:pPr>
    </w:p>
    <w:p w14:paraId="7FE4219D" w14:textId="77777777" w:rsidR="00063899" w:rsidRPr="00063899" w:rsidRDefault="00063899" w:rsidP="00063899">
      <w:pPr>
        <w:shd w:val="clear" w:color="auto" w:fill="FFFFFF"/>
        <w:spacing w:after="0" w:line="240" w:lineRule="auto"/>
        <w:jc w:val="both"/>
        <w:rPr>
          <w:ins w:id="1986" w:author="José Antonio Garcíarivas" w:date="2017-12-19T12:40:00Z"/>
          <w:rFonts w:ascii="Times New Roman" w:hAnsi="Times New Roman"/>
          <w:color w:val="222222"/>
          <w:sz w:val="24"/>
        </w:rPr>
      </w:pPr>
      <w:ins w:id="1987" w:author="José Antonio Garcíarivas" w:date="2017-12-19T12:40:00Z">
        <w:r w:rsidRPr="00063899">
          <w:rPr>
            <w:rFonts w:ascii="Times New Roman" w:hAnsi="Times New Roman"/>
            <w:color w:val="222222"/>
            <w:sz w:val="24"/>
          </w:rPr>
          <w:t>SO, such connects gentle (‘</w:t>
        </w:r>
        <w:proofErr w:type="spellStart"/>
        <w:r w:rsidRPr="00063899">
          <w:rPr>
            <w:rFonts w:ascii="Times New Roman" w:hAnsi="Times New Roman"/>
            <w:color w:val="222222"/>
            <w:sz w:val="24"/>
          </w:rPr>
          <w:t>epieikes</w:t>
        </w:r>
        <w:proofErr w:type="spellEnd"/>
        <w:r w:rsidRPr="00063899">
          <w:rPr>
            <w:rFonts w:ascii="Times New Roman" w:hAnsi="Times New Roman"/>
            <w:color w:val="222222"/>
            <w:sz w:val="24"/>
          </w:rPr>
          <w:t>’) to meekness (‘</w:t>
        </w:r>
        <w:proofErr w:type="spellStart"/>
        <w:r w:rsidRPr="00063899">
          <w:rPr>
            <w:rFonts w:ascii="Times New Roman" w:hAnsi="Times New Roman"/>
            <w:color w:val="222222"/>
            <w:sz w:val="24"/>
          </w:rPr>
          <w:t>praotes</w:t>
        </w:r>
        <w:proofErr w:type="spellEnd"/>
        <w:r w:rsidRPr="00063899">
          <w:rPr>
            <w:rFonts w:ascii="Times New Roman" w:hAnsi="Times New Roman"/>
            <w:color w:val="222222"/>
            <w:sz w:val="24"/>
          </w:rPr>
          <w:t>’), and we also find that gentle in the general epistle of James, as second of seven aspects of God’s pure wisdom, is 1)peaceable, 2)gentle, 3)easy to be intreated, 4)full of mercy, 5)full of good fruits, 6)without partiality, 7)without hypocrisy. That describes grace, not law.</w:t>
        </w:r>
      </w:ins>
    </w:p>
    <w:p w14:paraId="6DEA74E0" w14:textId="77777777" w:rsidR="00063899" w:rsidRPr="00063899" w:rsidRDefault="00063899" w:rsidP="00063899">
      <w:pPr>
        <w:shd w:val="clear" w:color="auto" w:fill="FFFFFF"/>
        <w:spacing w:after="0" w:line="240" w:lineRule="auto"/>
        <w:jc w:val="both"/>
        <w:rPr>
          <w:ins w:id="1988" w:author="José Antonio Garcíarivas" w:date="2017-12-19T12:40:00Z"/>
          <w:rFonts w:ascii="Times New Roman" w:hAnsi="Times New Roman"/>
          <w:color w:val="222222"/>
          <w:sz w:val="24"/>
        </w:rPr>
      </w:pPr>
    </w:p>
    <w:p w14:paraId="5692A47E" w14:textId="77777777" w:rsidR="00063899" w:rsidRPr="00063899" w:rsidRDefault="00063899" w:rsidP="00063899">
      <w:pPr>
        <w:shd w:val="clear" w:color="auto" w:fill="FFFFFF"/>
        <w:spacing w:after="0" w:line="240" w:lineRule="auto"/>
        <w:jc w:val="both"/>
        <w:rPr>
          <w:ins w:id="1989" w:author="José Antonio Garcíarivas" w:date="2017-12-19T12:40:00Z"/>
          <w:rFonts w:ascii="Times New Roman" w:hAnsi="Times New Roman"/>
          <w:color w:val="222222"/>
          <w:sz w:val="24"/>
        </w:rPr>
      </w:pPr>
      <w:ins w:id="1990" w:author="José Antonio Garcíarivas" w:date="2017-12-19T12:40:00Z">
        <w:r w:rsidRPr="00063899">
          <w:rPr>
            <w:rFonts w:ascii="Times New Roman" w:hAnsi="Times New Roman"/>
            <w:color w:val="222222"/>
            <w:sz w:val="24"/>
          </w:rPr>
          <w:t xml:space="preserve"> </w:t>
        </w:r>
      </w:ins>
    </w:p>
    <w:p w14:paraId="52BD5DFF" w14:textId="77777777" w:rsidR="00063899" w:rsidRPr="00063899" w:rsidRDefault="00063899" w:rsidP="00063899">
      <w:pPr>
        <w:shd w:val="clear" w:color="auto" w:fill="FFFFFF"/>
        <w:spacing w:after="0" w:line="240" w:lineRule="auto"/>
        <w:jc w:val="both"/>
        <w:rPr>
          <w:ins w:id="1991" w:author="José Antonio Garcíarivas" w:date="2017-12-19T12:40:00Z"/>
          <w:rFonts w:ascii="Times New Roman" w:hAnsi="Times New Roman"/>
          <w:color w:val="222222"/>
          <w:sz w:val="24"/>
        </w:rPr>
      </w:pPr>
    </w:p>
    <w:p w14:paraId="45CBF2E0" w14:textId="77777777" w:rsidR="00063899" w:rsidRPr="00063899" w:rsidRDefault="00063899" w:rsidP="00063899">
      <w:pPr>
        <w:shd w:val="clear" w:color="auto" w:fill="FFFFFF"/>
        <w:spacing w:after="0" w:line="240" w:lineRule="auto"/>
        <w:jc w:val="both"/>
        <w:rPr>
          <w:ins w:id="1992" w:author="José Antonio Garcíarivas" w:date="2017-12-19T12:40:00Z"/>
          <w:rFonts w:ascii="Times New Roman" w:hAnsi="Times New Roman"/>
          <w:color w:val="222222"/>
          <w:sz w:val="24"/>
        </w:rPr>
      </w:pPr>
      <w:ins w:id="1993" w:author="José Antonio Garcíarivas" w:date="2017-12-19T12:40:00Z">
        <w:r w:rsidRPr="00063899">
          <w:rPr>
            <w:rFonts w:ascii="Times New Roman" w:hAnsi="Times New Roman"/>
            <w:color w:val="222222"/>
            <w:sz w:val="24"/>
          </w:rPr>
          <w:t xml:space="preserve">In summary,  </w:t>
        </w:r>
      </w:ins>
    </w:p>
    <w:p w14:paraId="3C316327" w14:textId="77777777" w:rsidR="00063899" w:rsidRPr="00063899" w:rsidRDefault="00063899" w:rsidP="00063899">
      <w:pPr>
        <w:shd w:val="clear" w:color="auto" w:fill="FFFFFF"/>
        <w:spacing w:after="0" w:line="240" w:lineRule="auto"/>
        <w:jc w:val="both"/>
        <w:rPr>
          <w:ins w:id="1994" w:author="José Antonio Garcíarivas" w:date="2017-12-19T12:40:00Z"/>
          <w:rFonts w:ascii="Times New Roman" w:hAnsi="Times New Roman"/>
          <w:color w:val="222222"/>
          <w:sz w:val="24"/>
        </w:rPr>
      </w:pPr>
    </w:p>
    <w:p w14:paraId="4DB59899" w14:textId="77777777" w:rsidR="00063899" w:rsidRDefault="00063899" w:rsidP="00063899">
      <w:pPr>
        <w:shd w:val="clear" w:color="auto" w:fill="FFFFFF"/>
        <w:spacing w:after="0" w:line="240" w:lineRule="auto"/>
        <w:jc w:val="both"/>
        <w:rPr>
          <w:ins w:id="1995" w:author="José Antonio Garcíarivas" w:date="2017-12-19T12:41:00Z"/>
          <w:rFonts w:ascii="Times New Roman" w:hAnsi="Times New Roman"/>
          <w:color w:val="222222"/>
          <w:sz w:val="24"/>
        </w:rPr>
      </w:pPr>
      <w:ins w:id="1996" w:author="José Antonio Garcíarivas" w:date="2017-12-19T12:40:00Z">
        <w:r w:rsidRPr="00063899">
          <w:rPr>
            <w:rFonts w:ascii="Times New Roman" w:hAnsi="Times New Roman"/>
            <w:color w:val="222222"/>
            <w:sz w:val="24"/>
          </w:rPr>
          <w:t>meekness (</w:t>
        </w:r>
        <w:proofErr w:type="spellStart"/>
        <w:r w:rsidRPr="00063899">
          <w:rPr>
            <w:rFonts w:ascii="Times New Roman" w:hAnsi="Times New Roman"/>
            <w:color w:val="222222"/>
            <w:sz w:val="24"/>
          </w:rPr>
          <w:t>praotes</w:t>
        </w:r>
        <w:proofErr w:type="spellEnd"/>
        <w:r w:rsidRPr="00063899">
          <w:rPr>
            <w:rFonts w:ascii="Times New Roman" w:hAnsi="Times New Roman"/>
            <w:color w:val="222222"/>
            <w:sz w:val="24"/>
          </w:rPr>
          <w:t>) is 8th Fruit aspect found only in Paul’s epistles, which helps us attain temperance, also found in 2Peter, where Peter admits reading all Paul’s epistle; Allegory as if it’s how Peter got upgraded from ‘</w:t>
        </w:r>
        <w:proofErr w:type="spellStart"/>
        <w:r w:rsidRPr="00063899">
          <w:rPr>
            <w:rFonts w:ascii="Times New Roman" w:hAnsi="Times New Roman"/>
            <w:color w:val="222222"/>
            <w:sz w:val="24"/>
          </w:rPr>
          <w:t>strepho</w:t>
        </w:r>
        <w:proofErr w:type="spellEnd"/>
        <w:r w:rsidRPr="00063899">
          <w:rPr>
            <w:rFonts w:ascii="Times New Roman" w:hAnsi="Times New Roman"/>
            <w:color w:val="222222"/>
            <w:sz w:val="24"/>
          </w:rPr>
          <w:t>’ to ‘</w:t>
        </w:r>
        <w:proofErr w:type="spellStart"/>
        <w:r w:rsidRPr="00063899">
          <w:rPr>
            <w:rFonts w:ascii="Times New Roman" w:hAnsi="Times New Roman"/>
            <w:color w:val="222222"/>
            <w:sz w:val="24"/>
          </w:rPr>
          <w:t>epistrepho</w:t>
        </w:r>
        <w:proofErr w:type="spellEnd"/>
        <w:r w:rsidRPr="00063899">
          <w:rPr>
            <w:rFonts w:ascii="Times New Roman" w:hAnsi="Times New Roman"/>
            <w:color w:val="222222"/>
            <w:sz w:val="24"/>
          </w:rPr>
          <w:t>’ converted. Interesting.</w:t>
        </w:r>
      </w:ins>
    </w:p>
    <w:p w14:paraId="4AABFFB8" w14:textId="77777777" w:rsidR="00063899" w:rsidRDefault="00063899" w:rsidP="00063899">
      <w:pPr>
        <w:shd w:val="clear" w:color="auto" w:fill="FFFFFF"/>
        <w:spacing w:after="0" w:line="240" w:lineRule="auto"/>
        <w:jc w:val="both"/>
        <w:rPr>
          <w:ins w:id="1997" w:author="José Antonio Garcíarivas" w:date="2017-12-19T12:41:00Z"/>
          <w:rFonts w:ascii="Times New Roman" w:hAnsi="Times New Roman"/>
          <w:color w:val="222222"/>
          <w:sz w:val="24"/>
        </w:rPr>
      </w:pPr>
    </w:p>
    <w:p w14:paraId="437E2364" w14:textId="77777777" w:rsidR="00063899" w:rsidRPr="00063899" w:rsidRDefault="00063899">
      <w:pPr>
        <w:pStyle w:val="Heading1"/>
        <w:rPr>
          <w:ins w:id="1998" w:author="José Antonio Garcíarivas" w:date="2017-12-19T12:41:00Z"/>
        </w:rPr>
        <w:pPrChange w:id="1999" w:author="José Antonio Garcíarivas" w:date="2017-12-19T12:42:00Z">
          <w:pPr>
            <w:shd w:val="clear" w:color="auto" w:fill="FFFFFF"/>
            <w:spacing w:after="0" w:line="240" w:lineRule="auto"/>
            <w:jc w:val="both"/>
          </w:pPr>
        </w:pPrChange>
      </w:pPr>
      <w:ins w:id="2000" w:author="José Antonio Garcíarivas" w:date="2017-12-19T12:41:00Z">
        <w:r w:rsidRPr="00063899">
          <w:t>Chapter 10</w:t>
        </w:r>
      </w:ins>
    </w:p>
    <w:p w14:paraId="59207C3B" w14:textId="77777777" w:rsidR="00063899" w:rsidRPr="00063899" w:rsidRDefault="00063899" w:rsidP="00063899">
      <w:pPr>
        <w:shd w:val="clear" w:color="auto" w:fill="FFFFFF"/>
        <w:spacing w:after="0" w:line="240" w:lineRule="auto"/>
        <w:jc w:val="both"/>
        <w:rPr>
          <w:ins w:id="2001" w:author="José Antonio Garcíarivas" w:date="2017-12-19T12:41:00Z"/>
          <w:rFonts w:ascii="Times New Roman" w:hAnsi="Times New Roman"/>
          <w:color w:val="222222"/>
          <w:sz w:val="24"/>
        </w:rPr>
      </w:pPr>
    </w:p>
    <w:p w14:paraId="4E4AD985" w14:textId="77777777" w:rsidR="00063899" w:rsidRPr="00063899" w:rsidRDefault="00063899" w:rsidP="00063899">
      <w:pPr>
        <w:shd w:val="clear" w:color="auto" w:fill="FFFFFF"/>
        <w:spacing w:after="0" w:line="240" w:lineRule="auto"/>
        <w:jc w:val="both"/>
        <w:rPr>
          <w:ins w:id="2002" w:author="José Antonio Garcíarivas" w:date="2017-12-19T12:41:00Z"/>
          <w:rFonts w:ascii="Times New Roman" w:hAnsi="Times New Roman"/>
          <w:color w:val="222222"/>
          <w:sz w:val="24"/>
        </w:rPr>
      </w:pPr>
      <w:ins w:id="2003" w:author="José Antonio Garcíarivas" w:date="2017-12-19T12:41:00Z">
        <w:r w:rsidRPr="00063899">
          <w:rPr>
            <w:rFonts w:ascii="Times New Roman" w:hAnsi="Times New Roman"/>
            <w:color w:val="222222"/>
            <w:sz w:val="24"/>
          </w:rPr>
          <w:lastRenderedPageBreak/>
          <w:t>Temperance: 9th Fruit of the Spirit</w:t>
        </w:r>
      </w:ins>
    </w:p>
    <w:p w14:paraId="2887A759" w14:textId="77777777" w:rsidR="00063899" w:rsidRPr="00063899" w:rsidRDefault="00063899" w:rsidP="00063899">
      <w:pPr>
        <w:shd w:val="clear" w:color="auto" w:fill="FFFFFF"/>
        <w:spacing w:after="0" w:line="240" w:lineRule="auto"/>
        <w:jc w:val="both"/>
        <w:rPr>
          <w:ins w:id="2004" w:author="José Antonio Garcíarivas" w:date="2017-12-19T12:41:00Z"/>
          <w:rFonts w:ascii="Times New Roman" w:hAnsi="Times New Roman"/>
          <w:color w:val="222222"/>
          <w:sz w:val="24"/>
        </w:rPr>
      </w:pPr>
    </w:p>
    <w:p w14:paraId="772BC79D" w14:textId="77777777" w:rsidR="00063899" w:rsidRPr="00063899" w:rsidRDefault="00063899" w:rsidP="00063899">
      <w:pPr>
        <w:shd w:val="clear" w:color="auto" w:fill="FFFFFF"/>
        <w:spacing w:after="0" w:line="240" w:lineRule="auto"/>
        <w:jc w:val="both"/>
        <w:rPr>
          <w:ins w:id="2005" w:author="José Antonio Garcíarivas" w:date="2017-12-19T12:41:00Z"/>
          <w:rFonts w:ascii="Times New Roman" w:hAnsi="Times New Roman"/>
          <w:color w:val="222222"/>
          <w:sz w:val="24"/>
        </w:rPr>
      </w:pPr>
      <w:ins w:id="2006" w:author="José Antonio Garcíarivas" w:date="2017-12-19T12:41:00Z">
        <w:r w:rsidRPr="00063899">
          <w:rPr>
            <w:rFonts w:ascii="Times New Roman" w:hAnsi="Times New Roman"/>
            <w:color w:val="222222"/>
            <w:sz w:val="24"/>
          </w:rPr>
          <w:t xml:space="preserve"> </w:t>
        </w:r>
      </w:ins>
    </w:p>
    <w:p w14:paraId="6595BA69" w14:textId="77777777" w:rsidR="00063899" w:rsidRPr="00063899" w:rsidRDefault="00063899" w:rsidP="00063899">
      <w:pPr>
        <w:shd w:val="clear" w:color="auto" w:fill="FFFFFF"/>
        <w:spacing w:after="0" w:line="240" w:lineRule="auto"/>
        <w:jc w:val="both"/>
        <w:rPr>
          <w:ins w:id="2007" w:author="José Antonio Garcíarivas" w:date="2017-12-19T12:41:00Z"/>
          <w:rFonts w:ascii="Times New Roman" w:hAnsi="Times New Roman"/>
          <w:color w:val="222222"/>
          <w:sz w:val="24"/>
        </w:rPr>
      </w:pPr>
    </w:p>
    <w:p w14:paraId="3C1D2908" w14:textId="77777777" w:rsidR="00063899" w:rsidRPr="00063899" w:rsidRDefault="00063899" w:rsidP="00063899">
      <w:pPr>
        <w:shd w:val="clear" w:color="auto" w:fill="FFFFFF"/>
        <w:spacing w:after="0" w:line="240" w:lineRule="auto"/>
        <w:jc w:val="both"/>
        <w:rPr>
          <w:ins w:id="2008" w:author="José Antonio Garcíarivas" w:date="2017-12-19T12:41:00Z"/>
          <w:rFonts w:ascii="Times New Roman" w:hAnsi="Times New Roman"/>
          <w:color w:val="222222"/>
          <w:sz w:val="24"/>
        </w:rPr>
      </w:pPr>
      <w:ins w:id="2009" w:author="José Antonio Garcíarivas" w:date="2017-12-19T12:41:00Z">
        <w:r w:rsidRPr="00063899">
          <w:rPr>
            <w:rFonts w:ascii="Times New Roman" w:hAnsi="Times New Roman"/>
            <w:color w:val="222222"/>
            <w:sz w:val="24"/>
          </w:rPr>
          <w:t xml:space="preserve"> </w:t>
        </w:r>
      </w:ins>
    </w:p>
    <w:p w14:paraId="45BBFE68" w14:textId="77777777" w:rsidR="00063899" w:rsidRPr="00063899" w:rsidRDefault="00063899" w:rsidP="00063899">
      <w:pPr>
        <w:shd w:val="clear" w:color="auto" w:fill="FFFFFF"/>
        <w:spacing w:after="0" w:line="240" w:lineRule="auto"/>
        <w:jc w:val="both"/>
        <w:rPr>
          <w:ins w:id="2010" w:author="José Antonio Garcíarivas" w:date="2017-12-19T12:41:00Z"/>
          <w:rFonts w:ascii="Times New Roman" w:hAnsi="Times New Roman"/>
          <w:color w:val="222222"/>
          <w:sz w:val="24"/>
        </w:rPr>
      </w:pPr>
    </w:p>
    <w:p w14:paraId="581BC834" w14:textId="77777777" w:rsidR="00063899" w:rsidRPr="00063899" w:rsidRDefault="00063899" w:rsidP="00063899">
      <w:pPr>
        <w:shd w:val="clear" w:color="auto" w:fill="FFFFFF"/>
        <w:spacing w:after="0" w:line="240" w:lineRule="auto"/>
        <w:jc w:val="both"/>
        <w:rPr>
          <w:ins w:id="2011" w:author="José Antonio Garcíarivas" w:date="2017-12-19T12:41:00Z"/>
          <w:rFonts w:ascii="Times New Roman" w:hAnsi="Times New Roman"/>
          <w:color w:val="222222"/>
          <w:sz w:val="24"/>
        </w:rPr>
      </w:pPr>
      <w:ins w:id="2012" w:author="José Antonio Garcíarivas" w:date="2017-12-19T12:41:00Z">
        <w:r w:rsidRPr="00063899">
          <w:rPr>
            <w:rFonts w:ascii="Times New Roman" w:hAnsi="Times New Roman"/>
            <w:color w:val="222222"/>
            <w:sz w:val="24"/>
          </w:rPr>
          <w:t>Love→Joy→Peace→Longsuffering→Gentleness→Goodness→Faith→Meekness→Temperance.</w:t>
        </w:r>
      </w:ins>
    </w:p>
    <w:p w14:paraId="3CDC465C" w14:textId="77777777" w:rsidR="00063899" w:rsidRPr="00063899" w:rsidRDefault="00063899" w:rsidP="00063899">
      <w:pPr>
        <w:shd w:val="clear" w:color="auto" w:fill="FFFFFF"/>
        <w:spacing w:after="0" w:line="240" w:lineRule="auto"/>
        <w:jc w:val="both"/>
        <w:rPr>
          <w:ins w:id="2013" w:author="José Antonio Garcíarivas" w:date="2017-12-19T12:41:00Z"/>
          <w:rFonts w:ascii="Times New Roman" w:hAnsi="Times New Roman"/>
          <w:color w:val="222222"/>
          <w:sz w:val="24"/>
        </w:rPr>
      </w:pPr>
    </w:p>
    <w:p w14:paraId="69841E99" w14:textId="77777777" w:rsidR="00063899" w:rsidRPr="00063899" w:rsidRDefault="00063899" w:rsidP="00063899">
      <w:pPr>
        <w:shd w:val="clear" w:color="auto" w:fill="FFFFFF"/>
        <w:spacing w:after="0" w:line="240" w:lineRule="auto"/>
        <w:jc w:val="both"/>
        <w:rPr>
          <w:ins w:id="2014" w:author="José Antonio Garcíarivas" w:date="2017-12-19T12:41:00Z"/>
          <w:rFonts w:ascii="Times New Roman" w:hAnsi="Times New Roman"/>
          <w:color w:val="222222"/>
          <w:sz w:val="24"/>
        </w:rPr>
      </w:pPr>
      <w:ins w:id="2015" w:author="José Antonio Garcíarivas" w:date="2017-12-19T12:41:00Z">
        <w:r w:rsidRPr="00063899">
          <w:rPr>
            <w:rFonts w:ascii="Times New Roman" w:hAnsi="Times New Roman"/>
            <w:color w:val="222222"/>
            <w:sz w:val="24"/>
          </w:rPr>
          <w:t xml:space="preserve"> </w:t>
        </w:r>
      </w:ins>
    </w:p>
    <w:p w14:paraId="0C96B1FF" w14:textId="77777777" w:rsidR="00063899" w:rsidRPr="00063899" w:rsidRDefault="00063899" w:rsidP="00063899">
      <w:pPr>
        <w:shd w:val="clear" w:color="auto" w:fill="FFFFFF"/>
        <w:spacing w:after="0" w:line="240" w:lineRule="auto"/>
        <w:jc w:val="both"/>
        <w:rPr>
          <w:ins w:id="2016" w:author="José Antonio Garcíarivas" w:date="2017-12-19T12:41:00Z"/>
          <w:rFonts w:ascii="Times New Roman" w:hAnsi="Times New Roman"/>
          <w:color w:val="222222"/>
          <w:sz w:val="24"/>
        </w:rPr>
      </w:pPr>
    </w:p>
    <w:p w14:paraId="0C373205" w14:textId="77777777" w:rsidR="00063899" w:rsidRPr="00063899" w:rsidRDefault="00063899" w:rsidP="00063899">
      <w:pPr>
        <w:shd w:val="clear" w:color="auto" w:fill="FFFFFF"/>
        <w:spacing w:after="0" w:line="240" w:lineRule="auto"/>
        <w:jc w:val="both"/>
        <w:rPr>
          <w:ins w:id="2017" w:author="José Antonio Garcíarivas" w:date="2017-12-19T12:41:00Z"/>
          <w:rFonts w:ascii="Times New Roman" w:hAnsi="Times New Roman"/>
          <w:color w:val="222222"/>
          <w:sz w:val="24"/>
        </w:rPr>
      </w:pPr>
      <w:ins w:id="2018" w:author="José Antonio Garcíarivas" w:date="2017-12-19T12:41:00Z">
        <w:r w:rsidRPr="00063899">
          <w:rPr>
            <w:rFonts w:ascii="Times New Roman" w:hAnsi="Times New Roman"/>
            <w:color w:val="222222"/>
            <w:sz w:val="24"/>
          </w:rPr>
          <w:t xml:space="preserve">In these writings, requested about attaining Self-Control, we’ve now finally made it through the Big “Walk in the Spirit”, being “led of the Spirit”, notably to be “not under the law” in Galatians 5, through “fruit of the Spirit”, from </w:t>
        </w:r>
        <w:proofErr w:type="spellStart"/>
        <w:r w:rsidRPr="00063899">
          <w:rPr>
            <w:rFonts w:ascii="Times New Roman" w:hAnsi="Times New Roman"/>
            <w:color w:val="222222"/>
            <w:sz w:val="24"/>
          </w:rPr>
          <w:t>Love→to→Temperance</w:t>
        </w:r>
        <w:proofErr w:type="spellEnd"/>
        <w:r w:rsidRPr="00063899">
          <w:rPr>
            <w:rFonts w:ascii="Times New Roman" w:hAnsi="Times New Roman"/>
            <w:color w:val="222222"/>
            <w:sz w:val="24"/>
          </w:rPr>
          <w:t>. For in Gal 5:22,23 KJV when we finally achieve Temperance, then it says: “against such there is no law”. Yet that is not the end of Galatians, nor the end of Pauline &amp; General epistles to learn from.</w:t>
        </w:r>
      </w:ins>
    </w:p>
    <w:p w14:paraId="3C86AE00" w14:textId="77777777" w:rsidR="00063899" w:rsidRPr="00063899" w:rsidRDefault="00063899" w:rsidP="00063899">
      <w:pPr>
        <w:shd w:val="clear" w:color="auto" w:fill="FFFFFF"/>
        <w:spacing w:after="0" w:line="240" w:lineRule="auto"/>
        <w:jc w:val="both"/>
        <w:rPr>
          <w:ins w:id="2019" w:author="José Antonio Garcíarivas" w:date="2017-12-19T12:41:00Z"/>
          <w:rFonts w:ascii="Times New Roman" w:hAnsi="Times New Roman"/>
          <w:color w:val="222222"/>
          <w:sz w:val="24"/>
        </w:rPr>
      </w:pPr>
    </w:p>
    <w:p w14:paraId="15CE1B15" w14:textId="77777777" w:rsidR="00063899" w:rsidRPr="00063899" w:rsidRDefault="00063899" w:rsidP="00063899">
      <w:pPr>
        <w:shd w:val="clear" w:color="auto" w:fill="FFFFFF"/>
        <w:spacing w:after="0" w:line="240" w:lineRule="auto"/>
        <w:jc w:val="both"/>
        <w:rPr>
          <w:ins w:id="2020" w:author="José Antonio Garcíarivas" w:date="2017-12-19T12:41:00Z"/>
          <w:rFonts w:ascii="Times New Roman" w:hAnsi="Times New Roman"/>
          <w:color w:val="222222"/>
          <w:sz w:val="24"/>
        </w:rPr>
      </w:pPr>
      <w:ins w:id="2021" w:author="José Antonio Garcíarivas" w:date="2017-12-19T12:41:00Z">
        <w:r w:rsidRPr="00063899">
          <w:rPr>
            <w:rFonts w:ascii="Times New Roman" w:hAnsi="Times New Roman"/>
            <w:color w:val="222222"/>
            <w:sz w:val="24"/>
          </w:rPr>
          <w:t xml:space="preserve"> </w:t>
        </w:r>
      </w:ins>
    </w:p>
    <w:p w14:paraId="1EF1A961" w14:textId="77777777" w:rsidR="00063899" w:rsidRPr="00063899" w:rsidRDefault="00063899" w:rsidP="00063899">
      <w:pPr>
        <w:shd w:val="clear" w:color="auto" w:fill="FFFFFF"/>
        <w:spacing w:after="0" w:line="240" w:lineRule="auto"/>
        <w:jc w:val="both"/>
        <w:rPr>
          <w:ins w:id="2022" w:author="José Antonio Garcíarivas" w:date="2017-12-19T12:41:00Z"/>
          <w:rFonts w:ascii="Times New Roman" w:hAnsi="Times New Roman"/>
          <w:color w:val="222222"/>
          <w:sz w:val="24"/>
        </w:rPr>
      </w:pPr>
    </w:p>
    <w:p w14:paraId="37FBC348" w14:textId="77777777" w:rsidR="00063899" w:rsidRPr="00063899" w:rsidRDefault="00063899" w:rsidP="00063899">
      <w:pPr>
        <w:shd w:val="clear" w:color="auto" w:fill="FFFFFF"/>
        <w:spacing w:after="0" w:line="240" w:lineRule="auto"/>
        <w:jc w:val="both"/>
        <w:rPr>
          <w:ins w:id="2023" w:author="José Antonio Garcíarivas" w:date="2017-12-19T12:41:00Z"/>
          <w:rFonts w:ascii="Times New Roman" w:hAnsi="Times New Roman"/>
          <w:color w:val="222222"/>
          <w:sz w:val="24"/>
        </w:rPr>
      </w:pPr>
      <w:ins w:id="2024" w:author="José Antonio Garcíarivas" w:date="2017-12-19T12:41:00Z">
        <w:r w:rsidRPr="00063899">
          <w:rPr>
            <w:rFonts w:ascii="Times New Roman" w:hAnsi="Times New Roman"/>
            <w:color w:val="222222"/>
            <w:sz w:val="24"/>
          </w:rPr>
          <w:lastRenderedPageBreak/>
          <w:t>So, what can we now learn about Temperance?</w:t>
        </w:r>
      </w:ins>
    </w:p>
    <w:p w14:paraId="507F8137" w14:textId="77777777" w:rsidR="00063899" w:rsidRPr="00063899" w:rsidRDefault="00063899" w:rsidP="00063899">
      <w:pPr>
        <w:shd w:val="clear" w:color="auto" w:fill="FFFFFF"/>
        <w:spacing w:after="0" w:line="240" w:lineRule="auto"/>
        <w:jc w:val="both"/>
        <w:rPr>
          <w:ins w:id="2025" w:author="José Antonio Garcíarivas" w:date="2017-12-19T12:41:00Z"/>
          <w:rFonts w:ascii="Times New Roman" w:hAnsi="Times New Roman"/>
          <w:color w:val="222222"/>
          <w:sz w:val="24"/>
        </w:rPr>
      </w:pPr>
    </w:p>
    <w:p w14:paraId="468CEF93" w14:textId="77777777" w:rsidR="00063899" w:rsidRPr="00063899" w:rsidRDefault="00063899" w:rsidP="00063899">
      <w:pPr>
        <w:shd w:val="clear" w:color="auto" w:fill="FFFFFF"/>
        <w:spacing w:after="0" w:line="240" w:lineRule="auto"/>
        <w:jc w:val="both"/>
        <w:rPr>
          <w:ins w:id="2026" w:author="José Antonio Garcíarivas" w:date="2017-12-19T12:41:00Z"/>
          <w:rFonts w:ascii="Times New Roman" w:hAnsi="Times New Roman"/>
          <w:color w:val="222222"/>
          <w:sz w:val="24"/>
        </w:rPr>
      </w:pPr>
      <w:ins w:id="2027" w:author="José Antonio Garcíarivas" w:date="2017-12-19T12:41:00Z">
        <w:r w:rsidRPr="00063899">
          <w:rPr>
            <w:rFonts w:ascii="Times New Roman" w:hAnsi="Times New Roman"/>
            <w:color w:val="222222"/>
            <w:sz w:val="24"/>
          </w:rPr>
          <w:t>Since it’s only mentioned thrice, in lists, we’ll have to go fishing for info.</w:t>
        </w:r>
      </w:ins>
    </w:p>
    <w:p w14:paraId="27CFB704" w14:textId="77777777" w:rsidR="00063899" w:rsidRPr="00063899" w:rsidRDefault="00063899" w:rsidP="00063899">
      <w:pPr>
        <w:shd w:val="clear" w:color="auto" w:fill="FFFFFF"/>
        <w:spacing w:after="0" w:line="240" w:lineRule="auto"/>
        <w:jc w:val="both"/>
        <w:rPr>
          <w:ins w:id="2028" w:author="José Antonio Garcíarivas" w:date="2017-12-19T12:41:00Z"/>
          <w:rFonts w:ascii="Times New Roman" w:hAnsi="Times New Roman"/>
          <w:color w:val="222222"/>
          <w:sz w:val="24"/>
        </w:rPr>
      </w:pPr>
    </w:p>
    <w:p w14:paraId="66ACDB68" w14:textId="77777777" w:rsidR="00063899" w:rsidRPr="00063899" w:rsidRDefault="00063899" w:rsidP="00063899">
      <w:pPr>
        <w:shd w:val="clear" w:color="auto" w:fill="FFFFFF"/>
        <w:spacing w:after="0" w:line="240" w:lineRule="auto"/>
        <w:jc w:val="both"/>
        <w:rPr>
          <w:ins w:id="2029" w:author="José Antonio Garcíarivas" w:date="2017-12-19T12:41:00Z"/>
          <w:rFonts w:ascii="Times New Roman" w:hAnsi="Times New Roman"/>
          <w:color w:val="222222"/>
          <w:sz w:val="24"/>
        </w:rPr>
      </w:pPr>
      <w:ins w:id="2030" w:author="José Antonio Garcíarivas" w:date="2017-12-19T12:41:00Z">
        <w:r w:rsidRPr="00063899">
          <w:rPr>
            <w:rFonts w:ascii="Times New Roman" w:hAnsi="Times New Roman"/>
            <w:color w:val="222222"/>
            <w:sz w:val="24"/>
          </w:rPr>
          <w:t xml:space="preserve"> </w:t>
        </w:r>
      </w:ins>
    </w:p>
    <w:p w14:paraId="106A2583" w14:textId="77777777" w:rsidR="00063899" w:rsidRPr="00063899" w:rsidRDefault="00063899" w:rsidP="00063899">
      <w:pPr>
        <w:shd w:val="clear" w:color="auto" w:fill="FFFFFF"/>
        <w:spacing w:after="0" w:line="240" w:lineRule="auto"/>
        <w:jc w:val="both"/>
        <w:rPr>
          <w:ins w:id="2031" w:author="José Antonio Garcíarivas" w:date="2017-12-19T12:41:00Z"/>
          <w:rFonts w:ascii="Times New Roman" w:hAnsi="Times New Roman"/>
          <w:color w:val="222222"/>
          <w:sz w:val="24"/>
        </w:rPr>
      </w:pPr>
    </w:p>
    <w:p w14:paraId="532DC850" w14:textId="77777777" w:rsidR="00063899" w:rsidRPr="00063899" w:rsidRDefault="00063899" w:rsidP="00063899">
      <w:pPr>
        <w:shd w:val="clear" w:color="auto" w:fill="FFFFFF"/>
        <w:spacing w:after="0" w:line="240" w:lineRule="auto"/>
        <w:jc w:val="both"/>
        <w:rPr>
          <w:ins w:id="2032" w:author="José Antonio Garcíarivas" w:date="2017-12-19T12:41:00Z"/>
          <w:rFonts w:ascii="Times New Roman" w:hAnsi="Times New Roman"/>
          <w:color w:val="222222"/>
          <w:sz w:val="24"/>
        </w:rPr>
      </w:pPr>
      <w:ins w:id="2033" w:author="José Antonio Garcíarivas" w:date="2017-12-19T12:41:00Z">
        <w:r w:rsidRPr="00063899">
          <w:rPr>
            <w:rFonts w:ascii="Times New Roman" w:hAnsi="Times New Roman"/>
            <w:color w:val="222222"/>
            <w:sz w:val="24"/>
          </w:rPr>
          <w:t>A definition of Temperance, in Strong’s Greek Concordance, is ‘</w:t>
        </w:r>
        <w:proofErr w:type="spellStart"/>
        <w:r w:rsidRPr="00063899">
          <w:rPr>
            <w:rFonts w:ascii="Times New Roman" w:hAnsi="Times New Roman"/>
            <w:color w:val="222222"/>
            <w:sz w:val="24"/>
          </w:rPr>
          <w:t>egkrateia</w:t>
        </w:r>
        <w:proofErr w:type="spellEnd"/>
        <w:r w:rsidRPr="00063899">
          <w:rPr>
            <w:rFonts w:ascii="Times New Roman" w:hAnsi="Times New Roman"/>
            <w:color w:val="222222"/>
            <w:sz w:val="24"/>
          </w:rPr>
          <w:t xml:space="preserve">’ (feminine noun) generally meaning self-control: virtue of one who masters his desires and passions, especially his sensual appetites. </w:t>
        </w:r>
        <w:proofErr w:type="gramStart"/>
        <w:r w:rsidRPr="00063899">
          <w:rPr>
            <w:rFonts w:ascii="Times New Roman" w:hAnsi="Times New Roman"/>
            <w:color w:val="222222"/>
            <w:sz w:val="24"/>
          </w:rPr>
          <w:t>So</w:t>
        </w:r>
        <w:proofErr w:type="gramEnd"/>
        <w:r w:rsidRPr="00063899">
          <w:rPr>
            <w:rFonts w:ascii="Times New Roman" w:hAnsi="Times New Roman"/>
            <w:color w:val="222222"/>
            <w:sz w:val="24"/>
          </w:rPr>
          <w:t xml:space="preserve"> it’s about mastery of fleshy (legalistic) soulish desires, as if by upgrading from soul mode to spirit mode of soul/spirit.</w:t>
        </w:r>
      </w:ins>
    </w:p>
    <w:p w14:paraId="1E6A87F8" w14:textId="77777777" w:rsidR="00063899" w:rsidRPr="00063899" w:rsidRDefault="00063899" w:rsidP="00063899">
      <w:pPr>
        <w:shd w:val="clear" w:color="auto" w:fill="FFFFFF"/>
        <w:spacing w:after="0" w:line="240" w:lineRule="auto"/>
        <w:jc w:val="both"/>
        <w:rPr>
          <w:ins w:id="2034" w:author="José Antonio Garcíarivas" w:date="2017-12-19T12:41:00Z"/>
          <w:rFonts w:ascii="Times New Roman" w:hAnsi="Times New Roman"/>
          <w:color w:val="222222"/>
          <w:sz w:val="24"/>
        </w:rPr>
      </w:pPr>
    </w:p>
    <w:p w14:paraId="77EF05F0" w14:textId="77777777" w:rsidR="00063899" w:rsidRPr="00063899" w:rsidRDefault="00063899" w:rsidP="00063899">
      <w:pPr>
        <w:shd w:val="clear" w:color="auto" w:fill="FFFFFF"/>
        <w:spacing w:after="0" w:line="240" w:lineRule="auto"/>
        <w:jc w:val="both"/>
        <w:rPr>
          <w:ins w:id="2035" w:author="José Antonio Garcíarivas" w:date="2017-12-19T12:41:00Z"/>
          <w:rFonts w:ascii="Times New Roman" w:hAnsi="Times New Roman"/>
          <w:color w:val="222222"/>
          <w:sz w:val="24"/>
        </w:rPr>
      </w:pPr>
      <w:ins w:id="2036" w:author="José Antonio Garcíarivas" w:date="2017-12-19T12:41:00Z">
        <w:r w:rsidRPr="00063899">
          <w:rPr>
            <w:rFonts w:ascii="Times New Roman" w:hAnsi="Times New Roman"/>
            <w:color w:val="222222"/>
            <w:sz w:val="24"/>
          </w:rPr>
          <w:t xml:space="preserve"> </w:t>
        </w:r>
      </w:ins>
    </w:p>
    <w:p w14:paraId="27C3C804" w14:textId="77777777" w:rsidR="00063899" w:rsidRPr="00063899" w:rsidRDefault="00063899" w:rsidP="00063899">
      <w:pPr>
        <w:shd w:val="clear" w:color="auto" w:fill="FFFFFF"/>
        <w:spacing w:after="0" w:line="240" w:lineRule="auto"/>
        <w:jc w:val="both"/>
        <w:rPr>
          <w:ins w:id="2037" w:author="José Antonio Garcíarivas" w:date="2017-12-19T12:41:00Z"/>
          <w:rFonts w:ascii="Times New Roman" w:hAnsi="Times New Roman"/>
          <w:color w:val="222222"/>
          <w:sz w:val="24"/>
        </w:rPr>
      </w:pPr>
    </w:p>
    <w:p w14:paraId="1CDD16CD" w14:textId="77777777" w:rsidR="00063899" w:rsidRPr="00063899" w:rsidRDefault="00063899" w:rsidP="00063899">
      <w:pPr>
        <w:shd w:val="clear" w:color="auto" w:fill="FFFFFF"/>
        <w:spacing w:after="0" w:line="240" w:lineRule="auto"/>
        <w:jc w:val="both"/>
        <w:rPr>
          <w:ins w:id="2038" w:author="José Antonio Garcíarivas" w:date="2017-12-19T12:41:00Z"/>
          <w:rFonts w:ascii="Times New Roman" w:hAnsi="Times New Roman"/>
          <w:color w:val="222222"/>
          <w:sz w:val="24"/>
        </w:rPr>
      </w:pPr>
      <w:ins w:id="2039" w:author="José Antonio Garcíarivas" w:date="2017-12-19T12:41:00Z">
        <w:r w:rsidRPr="00063899">
          <w:rPr>
            <w:rFonts w:ascii="Times New Roman" w:hAnsi="Times New Roman"/>
            <w:color w:val="222222"/>
            <w:sz w:val="24"/>
          </w:rPr>
          <w:t>The noun Temperance is akin to the verb Temperate: ‘</w:t>
        </w:r>
        <w:proofErr w:type="spellStart"/>
        <w:r w:rsidRPr="00063899">
          <w:rPr>
            <w:rFonts w:ascii="Times New Roman" w:hAnsi="Times New Roman"/>
            <w:color w:val="222222"/>
            <w:sz w:val="24"/>
          </w:rPr>
          <w:t>egkrateuomai</w:t>
        </w:r>
        <w:proofErr w:type="spellEnd"/>
        <w:r w:rsidRPr="00063899">
          <w:rPr>
            <w:rFonts w:ascii="Times New Roman" w:hAnsi="Times New Roman"/>
            <w:color w:val="222222"/>
            <w:sz w:val="24"/>
          </w:rPr>
          <w:t>’ meaning exhibiting self-government, as being continent and more stable in one’s conduct.</w:t>
        </w:r>
      </w:ins>
    </w:p>
    <w:p w14:paraId="68C065AD" w14:textId="77777777" w:rsidR="00063899" w:rsidRPr="00063899" w:rsidRDefault="00063899" w:rsidP="00063899">
      <w:pPr>
        <w:shd w:val="clear" w:color="auto" w:fill="FFFFFF"/>
        <w:spacing w:after="0" w:line="240" w:lineRule="auto"/>
        <w:jc w:val="both"/>
        <w:rPr>
          <w:ins w:id="2040" w:author="José Antonio Garcíarivas" w:date="2017-12-19T12:41:00Z"/>
          <w:rFonts w:ascii="Times New Roman" w:hAnsi="Times New Roman"/>
          <w:color w:val="222222"/>
          <w:sz w:val="24"/>
        </w:rPr>
      </w:pPr>
    </w:p>
    <w:p w14:paraId="38098852" w14:textId="77777777" w:rsidR="00063899" w:rsidRPr="00063899" w:rsidRDefault="00063899" w:rsidP="00063899">
      <w:pPr>
        <w:shd w:val="clear" w:color="auto" w:fill="FFFFFF"/>
        <w:spacing w:after="0" w:line="240" w:lineRule="auto"/>
        <w:jc w:val="both"/>
        <w:rPr>
          <w:ins w:id="2041" w:author="José Antonio Garcíarivas" w:date="2017-12-19T12:41:00Z"/>
          <w:rFonts w:ascii="Times New Roman" w:hAnsi="Times New Roman"/>
          <w:color w:val="222222"/>
          <w:sz w:val="24"/>
        </w:rPr>
      </w:pPr>
      <w:ins w:id="2042" w:author="José Antonio Garcíarivas" w:date="2017-12-19T12:41:00Z">
        <w:r w:rsidRPr="00063899">
          <w:rPr>
            <w:rFonts w:ascii="Times New Roman" w:hAnsi="Times New Roman"/>
            <w:color w:val="222222"/>
            <w:sz w:val="24"/>
          </w:rPr>
          <w:t xml:space="preserve"> </w:t>
        </w:r>
      </w:ins>
    </w:p>
    <w:p w14:paraId="60BF8FE6" w14:textId="77777777" w:rsidR="00063899" w:rsidRPr="00063899" w:rsidRDefault="00063899" w:rsidP="00063899">
      <w:pPr>
        <w:shd w:val="clear" w:color="auto" w:fill="FFFFFF"/>
        <w:spacing w:after="0" w:line="240" w:lineRule="auto"/>
        <w:jc w:val="both"/>
        <w:rPr>
          <w:ins w:id="2043" w:author="José Antonio Garcíarivas" w:date="2017-12-19T12:41:00Z"/>
          <w:rFonts w:ascii="Times New Roman" w:hAnsi="Times New Roman"/>
          <w:color w:val="222222"/>
          <w:sz w:val="24"/>
        </w:rPr>
      </w:pPr>
    </w:p>
    <w:p w14:paraId="300049CA" w14:textId="77777777" w:rsidR="00063899" w:rsidRPr="00063899" w:rsidRDefault="00063899" w:rsidP="00063899">
      <w:pPr>
        <w:shd w:val="clear" w:color="auto" w:fill="FFFFFF"/>
        <w:spacing w:after="0" w:line="240" w:lineRule="auto"/>
        <w:jc w:val="both"/>
        <w:rPr>
          <w:ins w:id="2044" w:author="José Antonio Garcíarivas" w:date="2017-12-19T12:41:00Z"/>
          <w:rFonts w:ascii="Times New Roman" w:hAnsi="Times New Roman"/>
          <w:color w:val="222222"/>
          <w:sz w:val="24"/>
        </w:rPr>
      </w:pPr>
      <w:ins w:id="2045" w:author="José Antonio Garcíarivas" w:date="2017-12-19T12:41:00Z">
        <w:r w:rsidRPr="00063899">
          <w:rPr>
            <w:rFonts w:ascii="Times New Roman" w:hAnsi="Times New Roman"/>
            <w:color w:val="222222"/>
            <w:sz w:val="24"/>
          </w:rPr>
          <w:lastRenderedPageBreak/>
          <w:t xml:space="preserve">Both Temperance and Temperate seem allegory related to being spiritually Sober, aka allegory as if no longer drunken with law, but having grown in grace and in truth to the point of no longer needing laws to govern one’s </w:t>
        </w:r>
        <w:proofErr w:type="spellStart"/>
        <w:r w:rsidRPr="00063899">
          <w:rPr>
            <w:rFonts w:ascii="Times New Roman" w:hAnsi="Times New Roman"/>
            <w:color w:val="222222"/>
            <w:sz w:val="24"/>
          </w:rPr>
          <w:t>behaviour</w:t>
        </w:r>
        <w:proofErr w:type="spellEnd"/>
        <w:r w:rsidRPr="00063899">
          <w:rPr>
            <w:rFonts w:ascii="Times New Roman" w:hAnsi="Times New Roman"/>
            <w:color w:val="222222"/>
            <w:sz w:val="24"/>
          </w:rPr>
          <w:t>.</w:t>
        </w:r>
      </w:ins>
    </w:p>
    <w:p w14:paraId="161B9F0E" w14:textId="77777777" w:rsidR="00063899" w:rsidRPr="00063899" w:rsidRDefault="00063899" w:rsidP="00063899">
      <w:pPr>
        <w:shd w:val="clear" w:color="auto" w:fill="FFFFFF"/>
        <w:spacing w:after="0" w:line="240" w:lineRule="auto"/>
        <w:jc w:val="both"/>
        <w:rPr>
          <w:ins w:id="2046" w:author="José Antonio Garcíarivas" w:date="2017-12-19T12:41:00Z"/>
          <w:rFonts w:ascii="Times New Roman" w:hAnsi="Times New Roman"/>
          <w:color w:val="222222"/>
          <w:sz w:val="24"/>
        </w:rPr>
      </w:pPr>
    </w:p>
    <w:p w14:paraId="3CB1994E" w14:textId="77777777" w:rsidR="00063899" w:rsidRPr="00063899" w:rsidRDefault="00063899" w:rsidP="00063899">
      <w:pPr>
        <w:shd w:val="clear" w:color="auto" w:fill="FFFFFF"/>
        <w:spacing w:after="0" w:line="240" w:lineRule="auto"/>
        <w:jc w:val="both"/>
        <w:rPr>
          <w:ins w:id="2047" w:author="José Antonio Garcíarivas" w:date="2017-12-19T12:41:00Z"/>
          <w:rFonts w:ascii="Times New Roman" w:hAnsi="Times New Roman"/>
          <w:color w:val="222222"/>
          <w:sz w:val="24"/>
        </w:rPr>
      </w:pPr>
      <w:ins w:id="2048" w:author="José Antonio Garcíarivas" w:date="2017-12-19T12:41:00Z">
        <w:r w:rsidRPr="00063899">
          <w:rPr>
            <w:rFonts w:ascii="Times New Roman" w:hAnsi="Times New Roman"/>
            <w:color w:val="222222"/>
            <w:sz w:val="24"/>
          </w:rPr>
          <w:t xml:space="preserve"> </w:t>
        </w:r>
      </w:ins>
    </w:p>
    <w:p w14:paraId="0453082D" w14:textId="77777777" w:rsidR="00063899" w:rsidRPr="00063899" w:rsidRDefault="00063899" w:rsidP="00063899">
      <w:pPr>
        <w:shd w:val="clear" w:color="auto" w:fill="FFFFFF"/>
        <w:spacing w:after="0" w:line="240" w:lineRule="auto"/>
        <w:jc w:val="both"/>
        <w:rPr>
          <w:ins w:id="2049" w:author="José Antonio Garcíarivas" w:date="2017-12-19T12:41:00Z"/>
          <w:rFonts w:ascii="Times New Roman" w:hAnsi="Times New Roman"/>
          <w:color w:val="222222"/>
          <w:sz w:val="24"/>
        </w:rPr>
      </w:pPr>
    </w:p>
    <w:p w14:paraId="006D5ABA" w14:textId="77777777" w:rsidR="00063899" w:rsidRPr="00063899" w:rsidRDefault="00063899" w:rsidP="00063899">
      <w:pPr>
        <w:shd w:val="clear" w:color="auto" w:fill="FFFFFF"/>
        <w:spacing w:after="0" w:line="240" w:lineRule="auto"/>
        <w:jc w:val="both"/>
        <w:rPr>
          <w:ins w:id="2050" w:author="José Antonio Garcíarivas" w:date="2017-12-19T12:41:00Z"/>
          <w:rFonts w:ascii="Times New Roman" w:hAnsi="Times New Roman"/>
          <w:color w:val="222222"/>
          <w:sz w:val="24"/>
        </w:rPr>
      </w:pPr>
      <w:ins w:id="2051" w:author="José Antonio Garcíarivas" w:date="2017-12-19T12:41:00Z">
        <w:r w:rsidRPr="00063899">
          <w:rPr>
            <w:rFonts w:ascii="Times New Roman" w:hAnsi="Times New Roman"/>
            <w:color w:val="222222"/>
            <w:sz w:val="24"/>
          </w:rPr>
          <w:t>Temperance, Temperate, Spiritual Sobriety also seem allegory related to having a “sound mind” (self-control, self-</w:t>
        </w:r>
        <w:proofErr w:type="spellStart"/>
        <w:r w:rsidRPr="00063899">
          <w:rPr>
            <w:rFonts w:ascii="Times New Roman" w:hAnsi="Times New Roman"/>
            <w:color w:val="222222"/>
            <w:sz w:val="24"/>
          </w:rPr>
          <w:t>governmnet</w:t>
        </w:r>
        <w:proofErr w:type="spellEnd"/>
        <w:r w:rsidRPr="00063899">
          <w:rPr>
            <w:rFonts w:ascii="Times New Roman" w:hAnsi="Times New Roman"/>
            <w:color w:val="222222"/>
            <w:sz w:val="24"/>
          </w:rPr>
          <w:t>), notably 3rd of 3 things God given to us (in contrast to fear) noted in 2Timothy 1:7 KJV’s “God hath not given us the spirit of fear, but of power, and of love, and of a sound mind”.</w:t>
        </w:r>
      </w:ins>
    </w:p>
    <w:p w14:paraId="7E3E43C5" w14:textId="77777777" w:rsidR="00063899" w:rsidRPr="00063899" w:rsidRDefault="00063899" w:rsidP="00063899">
      <w:pPr>
        <w:shd w:val="clear" w:color="auto" w:fill="FFFFFF"/>
        <w:spacing w:after="0" w:line="240" w:lineRule="auto"/>
        <w:jc w:val="both"/>
        <w:rPr>
          <w:ins w:id="2052" w:author="José Antonio Garcíarivas" w:date="2017-12-19T12:41:00Z"/>
          <w:rFonts w:ascii="Times New Roman" w:hAnsi="Times New Roman"/>
          <w:color w:val="222222"/>
          <w:sz w:val="24"/>
        </w:rPr>
      </w:pPr>
    </w:p>
    <w:p w14:paraId="35BAD13B" w14:textId="77777777" w:rsidR="00063899" w:rsidRPr="00063899" w:rsidRDefault="00063899" w:rsidP="00063899">
      <w:pPr>
        <w:shd w:val="clear" w:color="auto" w:fill="FFFFFF"/>
        <w:spacing w:after="0" w:line="240" w:lineRule="auto"/>
        <w:jc w:val="both"/>
        <w:rPr>
          <w:ins w:id="2053" w:author="José Antonio Garcíarivas" w:date="2017-12-19T12:41:00Z"/>
          <w:rFonts w:ascii="Times New Roman" w:hAnsi="Times New Roman"/>
          <w:color w:val="222222"/>
          <w:sz w:val="24"/>
        </w:rPr>
      </w:pPr>
      <w:ins w:id="2054" w:author="José Antonio Garcíarivas" w:date="2017-12-19T12:41:00Z">
        <w:r w:rsidRPr="00063899">
          <w:rPr>
            <w:rFonts w:ascii="Times New Roman" w:hAnsi="Times New Roman"/>
            <w:color w:val="222222"/>
            <w:sz w:val="24"/>
          </w:rPr>
          <w:t xml:space="preserve"> </w:t>
        </w:r>
      </w:ins>
    </w:p>
    <w:p w14:paraId="5AF9A2C4" w14:textId="77777777" w:rsidR="00063899" w:rsidRPr="00063899" w:rsidRDefault="00063899" w:rsidP="00063899">
      <w:pPr>
        <w:shd w:val="clear" w:color="auto" w:fill="FFFFFF"/>
        <w:spacing w:after="0" w:line="240" w:lineRule="auto"/>
        <w:jc w:val="both"/>
        <w:rPr>
          <w:ins w:id="2055" w:author="José Antonio Garcíarivas" w:date="2017-12-19T12:41:00Z"/>
          <w:rFonts w:ascii="Times New Roman" w:hAnsi="Times New Roman"/>
          <w:color w:val="222222"/>
          <w:sz w:val="24"/>
        </w:rPr>
      </w:pPr>
    </w:p>
    <w:p w14:paraId="35E62D58" w14:textId="77777777" w:rsidR="00063899" w:rsidRPr="00063899" w:rsidRDefault="00063899" w:rsidP="00063899">
      <w:pPr>
        <w:shd w:val="clear" w:color="auto" w:fill="FFFFFF"/>
        <w:spacing w:after="0" w:line="240" w:lineRule="auto"/>
        <w:jc w:val="both"/>
        <w:rPr>
          <w:ins w:id="2056" w:author="José Antonio Garcíarivas" w:date="2017-12-19T12:41:00Z"/>
          <w:rFonts w:ascii="Times New Roman" w:hAnsi="Times New Roman"/>
          <w:color w:val="222222"/>
          <w:sz w:val="24"/>
        </w:rPr>
      </w:pPr>
      <w:ins w:id="2057" w:author="José Antonio Garcíarivas" w:date="2017-12-19T12:41:00Z">
        <w:r w:rsidRPr="00063899">
          <w:rPr>
            <w:rFonts w:ascii="Times New Roman" w:hAnsi="Times New Roman"/>
            <w:color w:val="222222"/>
            <w:sz w:val="24"/>
          </w:rPr>
          <w:t xml:space="preserve">It seems such is also the theme to Galatians (bewitched churches soon removed from the grace of Christ = the end of the law), due to their fleshy lust for laws not [yet] being crucified. </w:t>
        </w:r>
        <w:proofErr w:type="gramStart"/>
        <w:r w:rsidRPr="00063899">
          <w:rPr>
            <w:rFonts w:ascii="Times New Roman" w:hAnsi="Times New Roman"/>
            <w:color w:val="222222"/>
            <w:sz w:val="24"/>
          </w:rPr>
          <w:t>So</w:t>
        </w:r>
        <w:proofErr w:type="gramEnd"/>
        <w:r w:rsidRPr="00063899">
          <w:rPr>
            <w:rFonts w:ascii="Times New Roman" w:hAnsi="Times New Roman"/>
            <w:color w:val="222222"/>
            <w:sz w:val="24"/>
          </w:rPr>
          <w:t xml:space="preserve"> following 9th fruit of the Spirit in Gal 5:23,24 is “against such there is not law”. “And they that are Christ’s have crucified the flesh with the affections and </w:t>
        </w:r>
        <w:proofErr w:type="gramStart"/>
        <w:r w:rsidRPr="00063899">
          <w:rPr>
            <w:rFonts w:ascii="Times New Roman" w:hAnsi="Times New Roman"/>
            <w:color w:val="222222"/>
            <w:sz w:val="24"/>
          </w:rPr>
          <w:t>lusts”…</w:t>
        </w:r>
        <w:proofErr w:type="gramEnd"/>
      </w:ins>
    </w:p>
    <w:p w14:paraId="5A665146" w14:textId="77777777" w:rsidR="00063899" w:rsidRPr="00063899" w:rsidRDefault="00063899" w:rsidP="00063899">
      <w:pPr>
        <w:shd w:val="clear" w:color="auto" w:fill="FFFFFF"/>
        <w:spacing w:after="0" w:line="240" w:lineRule="auto"/>
        <w:jc w:val="both"/>
        <w:rPr>
          <w:ins w:id="2058" w:author="José Antonio Garcíarivas" w:date="2017-12-19T12:41:00Z"/>
          <w:rFonts w:ascii="Times New Roman" w:hAnsi="Times New Roman"/>
          <w:color w:val="222222"/>
          <w:sz w:val="24"/>
        </w:rPr>
      </w:pPr>
    </w:p>
    <w:p w14:paraId="2248CF23" w14:textId="77777777" w:rsidR="00063899" w:rsidRPr="00063899" w:rsidRDefault="00063899" w:rsidP="00063899">
      <w:pPr>
        <w:shd w:val="clear" w:color="auto" w:fill="FFFFFF"/>
        <w:spacing w:after="0" w:line="240" w:lineRule="auto"/>
        <w:jc w:val="both"/>
        <w:rPr>
          <w:ins w:id="2059" w:author="José Antonio Garcíarivas" w:date="2017-12-19T12:41:00Z"/>
          <w:rFonts w:ascii="Times New Roman" w:hAnsi="Times New Roman"/>
          <w:color w:val="222222"/>
          <w:sz w:val="24"/>
        </w:rPr>
      </w:pPr>
      <w:ins w:id="2060" w:author="José Antonio Garcíarivas" w:date="2017-12-19T12:41:00Z">
        <w:r w:rsidRPr="00063899">
          <w:rPr>
            <w:rFonts w:ascii="Times New Roman" w:hAnsi="Times New Roman"/>
            <w:color w:val="222222"/>
            <w:sz w:val="24"/>
          </w:rPr>
          <w:lastRenderedPageBreak/>
          <w:t xml:space="preserve"> </w:t>
        </w:r>
      </w:ins>
    </w:p>
    <w:p w14:paraId="5E3F29FC" w14:textId="77777777" w:rsidR="00063899" w:rsidRPr="00063899" w:rsidRDefault="00063899" w:rsidP="00063899">
      <w:pPr>
        <w:shd w:val="clear" w:color="auto" w:fill="FFFFFF"/>
        <w:spacing w:after="0" w:line="240" w:lineRule="auto"/>
        <w:jc w:val="both"/>
        <w:rPr>
          <w:ins w:id="2061" w:author="José Antonio Garcíarivas" w:date="2017-12-19T12:41:00Z"/>
          <w:rFonts w:ascii="Times New Roman" w:hAnsi="Times New Roman"/>
          <w:color w:val="222222"/>
          <w:sz w:val="24"/>
        </w:rPr>
      </w:pPr>
    </w:p>
    <w:p w14:paraId="383A9232" w14:textId="77777777" w:rsidR="00063899" w:rsidRPr="00063899" w:rsidRDefault="00063899" w:rsidP="00063899">
      <w:pPr>
        <w:shd w:val="clear" w:color="auto" w:fill="FFFFFF"/>
        <w:spacing w:after="0" w:line="240" w:lineRule="auto"/>
        <w:jc w:val="both"/>
        <w:rPr>
          <w:ins w:id="2062" w:author="José Antonio Garcíarivas" w:date="2017-12-19T12:41:00Z"/>
          <w:rFonts w:ascii="Times New Roman" w:hAnsi="Times New Roman"/>
          <w:color w:val="222222"/>
          <w:sz w:val="24"/>
        </w:rPr>
      </w:pPr>
      <w:ins w:id="2063" w:author="José Antonio Garcíarivas" w:date="2017-12-19T12:41:00Z">
        <w:r w:rsidRPr="00063899">
          <w:rPr>
            <w:rFonts w:ascii="Times New Roman" w:hAnsi="Times New Roman"/>
            <w:color w:val="222222"/>
            <w:sz w:val="24"/>
          </w:rPr>
          <w:t>Seems this lust for laws is common among soulish churches today, which tend to constantly draw people BACK to the cross, and as if keep them captive there, rather than going on from the cross to what’s also beyond the cross, aka not only first reconciled to a death, but also further more saved by his (God’s eternal) life, as noted in Romans 5:10’s A &amp; B, where 5:10B is called “much more”: “For if, when we were enemies, we were reconciled to God by the death of his Son, much more, being reconciled, we shall be saved by his life”. Then, after 4 mentions of grace being “much more”, Rom 5:21 concludes grace reigns THROUGH righteousness UNTO eternal life by JC our Lord.</w:t>
        </w:r>
      </w:ins>
    </w:p>
    <w:p w14:paraId="3A07665A" w14:textId="77777777" w:rsidR="00063899" w:rsidRPr="00063899" w:rsidRDefault="00063899" w:rsidP="00063899">
      <w:pPr>
        <w:shd w:val="clear" w:color="auto" w:fill="FFFFFF"/>
        <w:spacing w:after="0" w:line="240" w:lineRule="auto"/>
        <w:jc w:val="both"/>
        <w:rPr>
          <w:ins w:id="2064" w:author="José Antonio Garcíarivas" w:date="2017-12-19T12:41:00Z"/>
          <w:rFonts w:ascii="Times New Roman" w:hAnsi="Times New Roman"/>
          <w:color w:val="222222"/>
          <w:sz w:val="24"/>
        </w:rPr>
      </w:pPr>
    </w:p>
    <w:p w14:paraId="48EE4A89" w14:textId="77777777" w:rsidR="00063899" w:rsidRPr="00063899" w:rsidRDefault="00063899" w:rsidP="00063899">
      <w:pPr>
        <w:shd w:val="clear" w:color="auto" w:fill="FFFFFF"/>
        <w:spacing w:after="0" w:line="240" w:lineRule="auto"/>
        <w:jc w:val="both"/>
        <w:rPr>
          <w:ins w:id="2065" w:author="José Antonio Garcíarivas" w:date="2017-12-19T12:41:00Z"/>
          <w:rFonts w:ascii="Times New Roman" w:hAnsi="Times New Roman"/>
          <w:color w:val="222222"/>
          <w:sz w:val="24"/>
        </w:rPr>
      </w:pPr>
      <w:ins w:id="2066" w:author="José Antonio Garcíarivas" w:date="2017-12-19T12:41:00Z">
        <w:r w:rsidRPr="00063899">
          <w:rPr>
            <w:rFonts w:ascii="Times New Roman" w:hAnsi="Times New Roman"/>
            <w:color w:val="222222"/>
            <w:sz w:val="24"/>
          </w:rPr>
          <w:t xml:space="preserve"> </w:t>
        </w:r>
      </w:ins>
    </w:p>
    <w:p w14:paraId="78AE3A50" w14:textId="77777777" w:rsidR="00063899" w:rsidRPr="00063899" w:rsidRDefault="00063899" w:rsidP="00063899">
      <w:pPr>
        <w:shd w:val="clear" w:color="auto" w:fill="FFFFFF"/>
        <w:spacing w:after="0" w:line="240" w:lineRule="auto"/>
        <w:jc w:val="both"/>
        <w:rPr>
          <w:ins w:id="2067" w:author="José Antonio Garcíarivas" w:date="2017-12-19T12:41:00Z"/>
          <w:rFonts w:ascii="Times New Roman" w:hAnsi="Times New Roman"/>
          <w:color w:val="222222"/>
          <w:sz w:val="24"/>
        </w:rPr>
      </w:pPr>
    </w:p>
    <w:p w14:paraId="4F001961" w14:textId="77777777" w:rsidR="00063899" w:rsidRPr="00063899" w:rsidRDefault="00063899" w:rsidP="00063899">
      <w:pPr>
        <w:shd w:val="clear" w:color="auto" w:fill="FFFFFF"/>
        <w:spacing w:after="0" w:line="240" w:lineRule="auto"/>
        <w:jc w:val="both"/>
        <w:rPr>
          <w:ins w:id="2068" w:author="José Antonio Garcíarivas" w:date="2017-12-19T12:41:00Z"/>
          <w:rFonts w:ascii="Times New Roman" w:hAnsi="Times New Roman"/>
          <w:color w:val="222222"/>
          <w:sz w:val="24"/>
        </w:rPr>
      </w:pPr>
      <w:ins w:id="2069" w:author="José Antonio Garcíarivas" w:date="2017-12-19T12:41:00Z">
        <w:r w:rsidRPr="00063899">
          <w:rPr>
            <w:rFonts w:ascii="Times New Roman" w:hAnsi="Times New Roman"/>
            <w:color w:val="222222"/>
            <w:sz w:val="24"/>
          </w:rPr>
          <w:t xml:space="preserve">Works of the flesh, to overcome by being led of the Spirit, from under the law to under grace, are first listed in Galatians 5:19-21. Then a “But” to reveal contrary things (flesh vs Spirit) are being contrasted. </w:t>
        </w:r>
        <w:proofErr w:type="gramStart"/>
        <w:r w:rsidRPr="00063899">
          <w:rPr>
            <w:rFonts w:ascii="Times New Roman" w:hAnsi="Times New Roman"/>
            <w:color w:val="222222"/>
            <w:sz w:val="24"/>
          </w:rPr>
          <w:t>So</w:t>
        </w:r>
        <w:proofErr w:type="gramEnd"/>
        <w:r w:rsidRPr="00063899">
          <w:rPr>
            <w:rFonts w:ascii="Times New Roman" w:hAnsi="Times New Roman"/>
            <w:color w:val="222222"/>
            <w:sz w:val="24"/>
          </w:rPr>
          <w:t xml:space="preserve"> let’s quickly re-read Galatians 5:19-24 KJV:</w:t>
        </w:r>
      </w:ins>
    </w:p>
    <w:p w14:paraId="51DA8411" w14:textId="77777777" w:rsidR="00063899" w:rsidRPr="00063899" w:rsidRDefault="00063899" w:rsidP="00063899">
      <w:pPr>
        <w:shd w:val="clear" w:color="auto" w:fill="FFFFFF"/>
        <w:spacing w:after="0" w:line="240" w:lineRule="auto"/>
        <w:jc w:val="both"/>
        <w:rPr>
          <w:ins w:id="2070" w:author="José Antonio Garcíarivas" w:date="2017-12-19T12:41:00Z"/>
          <w:rFonts w:ascii="Times New Roman" w:hAnsi="Times New Roman"/>
          <w:color w:val="222222"/>
          <w:sz w:val="24"/>
        </w:rPr>
      </w:pPr>
    </w:p>
    <w:p w14:paraId="4709543F" w14:textId="77777777" w:rsidR="00063899" w:rsidRPr="00063899" w:rsidRDefault="00063899" w:rsidP="00063899">
      <w:pPr>
        <w:shd w:val="clear" w:color="auto" w:fill="FFFFFF"/>
        <w:spacing w:after="0" w:line="240" w:lineRule="auto"/>
        <w:jc w:val="both"/>
        <w:rPr>
          <w:ins w:id="2071" w:author="José Antonio Garcíarivas" w:date="2017-12-19T12:41:00Z"/>
          <w:rFonts w:ascii="Times New Roman" w:hAnsi="Times New Roman"/>
          <w:color w:val="222222"/>
          <w:sz w:val="24"/>
        </w:rPr>
      </w:pPr>
      <w:ins w:id="2072" w:author="José Antonio Garcíarivas" w:date="2017-12-19T12:41:00Z">
        <w:r w:rsidRPr="00063899">
          <w:rPr>
            <w:rFonts w:ascii="Times New Roman" w:hAnsi="Times New Roman"/>
            <w:color w:val="222222"/>
            <w:sz w:val="24"/>
          </w:rPr>
          <w:lastRenderedPageBreak/>
          <w:t xml:space="preserve"> </w:t>
        </w:r>
      </w:ins>
    </w:p>
    <w:p w14:paraId="4BF1C715" w14:textId="77777777" w:rsidR="00063899" w:rsidRPr="00063899" w:rsidRDefault="00063899" w:rsidP="00063899">
      <w:pPr>
        <w:shd w:val="clear" w:color="auto" w:fill="FFFFFF"/>
        <w:spacing w:after="0" w:line="240" w:lineRule="auto"/>
        <w:jc w:val="both"/>
        <w:rPr>
          <w:ins w:id="2073" w:author="José Antonio Garcíarivas" w:date="2017-12-19T12:41:00Z"/>
          <w:rFonts w:ascii="Times New Roman" w:hAnsi="Times New Roman"/>
          <w:color w:val="222222"/>
          <w:sz w:val="24"/>
        </w:rPr>
      </w:pPr>
    </w:p>
    <w:p w14:paraId="156F5470" w14:textId="77777777" w:rsidR="00063899" w:rsidRPr="00063899" w:rsidRDefault="00063899" w:rsidP="00063899">
      <w:pPr>
        <w:shd w:val="clear" w:color="auto" w:fill="FFFFFF"/>
        <w:spacing w:after="0" w:line="240" w:lineRule="auto"/>
        <w:jc w:val="both"/>
        <w:rPr>
          <w:ins w:id="2074" w:author="José Antonio Garcíarivas" w:date="2017-12-19T12:41:00Z"/>
          <w:rFonts w:ascii="Times New Roman" w:hAnsi="Times New Roman"/>
          <w:color w:val="222222"/>
          <w:sz w:val="24"/>
        </w:rPr>
      </w:pPr>
      <w:ins w:id="2075" w:author="José Antonio Garcíarivas" w:date="2017-12-19T12:41:00Z">
        <w:r w:rsidRPr="00063899">
          <w:rPr>
            <w:rFonts w:ascii="Times New Roman" w:hAnsi="Times New Roman"/>
            <w:color w:val="222222"/>
            <w:sz w:val="24"/>
          </w:rPr>
          <w:t xml:space="preserve">“Now the works of the flesh are manifest, which are [these]; Adultery, fornication, uncleanness, lasciviousness, Idolatry, witchcraft, hatred, variance, emulations, wrath, strife, seditions, heresies, </w:t>
        </w:r>
        <w:proofErr w:type="spellStart"/>
        <w:r w:rsidRPr="00063899">
          <w:rPr>
            <w:rFonts w:ascii="Times New Roman" w:hAnsi="Times New Roman"/>
            <w:color w:val="222222"/>
            <w:sz w:val="24"/>
          </w:rPr>
          <w:t>Envyings</w:t>
        </w:r>
        <w:proofErr w:type="spellEnd"/>
        <w:r w:rsidRPr="00063899">
          <w:rPr>
            <w:rFonts w:ascii="Times New Roman" w:hAnsi="Times New Roman"/>
            <w:color w:val="222222"/>
            <w:sz w:val="24"/>
          </w:rPr>
          <w:t xml:space="preserve">, murders, drunkenness, </w:t>
        </w:r>
        <w:proofErr w:type="spellStart"/>
        <w:r w:rsidRPr="00063899">
          <w:rPr>
            <w:rFonts w:ascii="Times New Roman" w:hAnsi="Times New Roman"/>
            <w:color w:val="222222"/>
            <w:sz w:val="24"/>
          </w:rPr>
          <w:t>revellings</w:t>
        </w:r>
        <w:proofErr w:type="spellEnd"/>
        <w:r w:rsidRPr="00063899">
          <w:rPr>
            <w:rFonts w:ascii="Times New Roman" w:hAnsi="Times New Roman"/>
            <w:color w:val="222222"/>
            <w:sz w:val="24"/>
          </w:rPr>
          <w:t>, and such like: of the which I tell you before, as I have also told [you] in time past, that they which do such things shall not inherit the kingdom of God. But the fruit of the Spirit is love, joy, peace, longsuffering, gentleness, goodness, faith, Meekness, temperance: against such there is no law. And they that are Christ's have crucified the flesh with the affections and lusts”.</w:t>
        </w:r>
      </w:ins>
    </w:p>
    <w:p w14:paraId="6B06FE10" w14:textId="77777777" w:rsidR="00063899" w:rsidRPr="00063899" w:rsidRDefault="00063899" w:rsidP="00063899">
      <w:pPr>
        <w:shd w:val="clear" w:color="auto" w:fill="FFFFFF"/>
        <w:spacing w:after="0" w:line="240" w:lineRule="auto"/>
        <w:jc w:val="both"/>
        <w:rPr>
          <w:ins w:id="2076" w:author="José Antonio Garcíarivas" w:date="2017-12-19T12:41:00Z"/>
          <w:rFonts w:ascii="Times New Roman" w:hAnsi="Times New Roman"/>
          <w:color w:val="222222"/>
          <w:sz w:val="24"/>
        </w:rPr>
      </w:pPr>
    </w:p>
    <w:p w14:paraId="064DA08E" w14:textId="77777777" w:rsidR="00063899" w:rsidRPr="00063899" w:rsidRDefault="00063899" w:rsidP="00063899">
      <w:pPr>
        <w:shd w:val="clear" w:color="auto" w:fill="FFFFFF"/>
        <w:spacing w:after="0" w:line="240" w:lineRule="auto"/>
        <w:jc w:val="both"/>
        <w:rPr>
          <w:ins w:id="2077" w:author="José Antonio Garcíarivas" w:date="2017-12-19T12:41:00Z"/>
          <w:rFonts w:ascii="Times New Roman" w:hAnsi="Times New Roman"/>
          <w:color w:val="222222"/>
          <w:sz w:val="24"/>
        </w:rPr>
      </w:pPr>
      <w:ins w:id="2078" w:author="José Antonio Garcíarivas" w:date="2017-12-19T12:41:00Z">
        <w:r w:rsidRPr="00063899">
          <w:rPr>
            <w:rFonts w:ascii="Times New Roman" w:hAnsi="Times New Roman"/>
            <w:color w:val="222222"/>
            <w:sz w:val="24"/>
          </w:rPr>
          <w:t xml:space="preserve"> </w:t>
        </w:r>
      </w:ins>
    </w:p>
    <w:p w14:paraId="6B151B0F" w14:textId="77777777" w:rsidR="00063899" w:rsidRPr="00063899" w:rsidRDefault="00063899" w:rsidP="00063899">
      <w:pPr>
        <w:shd w:val="clear" w:color="auto" w:fill="FFFFFF"/>
        <w:spacing w:after="0" w:line="240" w:lineRule="auto"/>
        <w:jc w:val="both"/>
        <w:rPr>
          <w:ins w:id="2079" w:author="José Antonio Garcíarivas" w:date="2017-12-19T12:41:00Z"/>
          <w:rFonts w:ascii="Times New Roman" w:hAnsi="Times New Roman"/>
          <w:color w:val="222222"/>
          <w:sz w:val="24"/>
        </w:rPr>
      </w:pPr>
    </w:p>
    <w:p w14:paraId="23BC067D" w14:textId="77777777" w:rsidR="00063899" w:rsidRPr="00063899" w:rsidRDefault="00063899" w:rsidP="00063899">
      <w:pPr>
        <w:shd w:val="clear" w:color="auto" w:fill="FFFFFF"/>
        <w:spacing w:after="0" w:line="240" w:lineRule="auto"/>
        <w:jc w:val="both"/>
        <w:rPr>
          <w:ins w:id="2080" w:author="José Antonio Garcíarivas" w:date="2017-12-19T12:41:00Z"/>
          <w:rFonts w:ascii="Times New Roman" w:hAnsi="Times New Roman"/>
          <w:color w:val="222222"/>
          <w:sz w:val="24"/>
        </w:rPr>
      </w:pPr>
      <w:ins w:id="2081" w:author="José Antonio Garcíarivas" w:date="2017-12-19T12:41:00Z">
        <w:r w:rsidRPr="00063899">
          <w:rPr>
            <w:rFonts w:ascii="Times New Roman" w:hAnsi="Times New Roman"/>
            <w:color w:val="222222"/>
            <w:sz w:val="24"/>
          </w:rPr>
          <w:t xml:space="preserve">Temperance (noun) is 1st mentioned in Acts 24:25, following mention of righteousness; And last mentioned in 2Peter 1:5,6 following mention of knowledge(‘gnosis’) leading to patience after temperance. </w:t>
        </w:r>
        <w:proofErr w:type="gramStart"/>
        <w:r w:rsidRPr="00063899">
          <w:rPr>
            <w:rFonts w:ascii="Times New Roman" w:hAnsi="Times New Roman"/>
            <w:color w:val="222222"/>
            <w:sz w:val="24"/>
          </w:rPr>
          <w:t>So</w:t>
        </w:r>
        <w:proofErr w:type="gramEnd"/>
        <w:r w:rsidRPr="00063899">
          <w:rPr>
            <w:rFonts w:ascii="Times New Roman" w:hAnsi="Times New Roman"/>
            <w:color w:val="222222"/>
            <w:sz w:val="24"/>
          </w:rPr>
          <w:t xml:space="preserve"> it reasons it takes knowledge of righteousness to bring about temperance also having patience (</w:t>
        </w:r>
        <w:proofErr w:type="spellStart"/>
        <w:r w:rsidRPr="00063899">
          <w:rPr>
            <w:rFonts w:ascii="Times New Roman" w:hAnsi="Times New Roman"/>
            <w:color w:val="222222"/>
            <w:sz w:val="24"/>
          </w:rPr>
          <w:t>stedfast</w:t>
        </w:r>
        <w:proofErr w:type="spellEnd"/>
        <w:r w:rsidRPr="00063899">
          <w:rPr>
            <w:rFonts w:ascii="Times New Roman" w:hAnsi="Times New Roman"/>
            <w:color w:val="222222"/>
            <w:sz w:val="24"/>
          </w:rPr>
          <w:t xml:space="preserve"> endurance).  </w:t>
        </w:r>
        <w:proofErr w:type="gramStart"/>
        <w:r w:rsidRPr="00063899">
          <w:rPr>
            <w:rFonts w:ascii="Times New Roman" w:hAnsi="Times New Roman"/>
            <w:color w:val="222222"/>
            <w:sz w:val="24"/>
          </w:rPr>
          <w:t>So</w:t>
        </w:r>
        <w:proofErr w:type="gramEnd"/>
        <w:r w:rsidRPr="00063899">
          <w:rPr>
            <w:rFonts w:ascii="Times New Roman" w:hAnsi="Times New Roman"/>
            <w:color w:val="222222"/>
            <w:sz w:val="24"/>
          </w:rPr>
          <w:t xml:space="preserve"> in our introduction chapter we noted two lists for Temperance: Gal 5:22,23 &amp; 2Peter 1:5-10, where after </w:t>
        </w:r>
        <w:r w:rsidRPr="00063899">
          <w:rPr>
            <w:rFonts w:ascii="Times New Roman" w:hAnsi="Times New Roman"/>
            <w:color w:val="222222"/>
            <w:sz w:val="24"/>
          </w:rPr>
          <w:lastRenderedPageBreak/>
          <w:t>attaining Temperance as 9th fruit, we then also add Temperance to our faith as 3rd of 7 upgrades to our faith, since our faith only saves the soul of soul/spirit, noted in 1Peter 1.</w:t>
        </w:r>
      </w:ins>
    </w:p>
    <w:p w14:paraId="7F519C95" w14:textId="77777777" w:rsidR="00063899" w:rsidRPr="00063899" w:rsidRDefault="00063899" w:rsidP="00063899">
      <w:pPr>
        <w:shd w:val="clear" w:color="auto" w:fill="FFFFFF"/>
        <w:spacing w:after="0" w:line="240" w:lineRule="auto"/>
        <w:jc w:val="both"/>
        <w:rPr>
          <w:ins w:id="2082" w:author="José Antonio Garcíarivas" w:date="2017-12-19T12:41:00Z"/>
          <w:rFonts w:ascii="Times New Roman" w:hAnsi="Times New Roman"/>
          <w:color w:val="222222"/>
          <w:sz w:val="24"/>
        </w:rPr>
      </w:pPr>
    </w:p>
    <w:p w14:paraId="78F102A7" w14:textId="77777777" w:rsidR="00063899" w:rsidRPr="00063899" w:rsidRDefault="00063899" w:rsidP="00063899">
      <w:pPr>
        <w:shd w:val="clear" w:color="auto" w:fill="FFFFFF"/>
        <w:spacing w:after="0" w:line="240" w:lineRule="auto"/>
        <w:jc w:val="both"/>
        <w:rPr>
          <w:ins w:id="2083" w:author="José Antonio Garcíarivas" w:date="2017-12-19T12:41:00Z"/>
          <w:rFonts w:ascii="Times New Roman" w:hAnsi="Times New Roman"/>
          <w:color w:val="222222"/>
          <w:sz w:val="24"/>
        </w:rPr>
      </w:pPr>
      <w:ins w:id="2084" w:author="José Antonio Garcíarivas" w:date="2017-12-19T12:41:00Z">
        <w:r w:rsidRPr="00063899">
          <w:rPr>
            <w:rFonts w:ascii="Times New Roman" w:hAnsi="Times New Roman"/>
            <w:color w:val="222222"/>
            <w:sz w:val="24"/>
          </w:rPr>
          <w:t xml:space="preserve"> </w:t>
        </w:r>
      </w:ins>
    </w:p>
    <w:p w14:paraId="50FFAAB1" w14:textId="77777777" w:rsidR="00063899" w:rsidRPr="00063899" w:rsidRDefault="00063899" w:rsidP="00063899">
      <w:pPr>
        <w:shd w:val="clear" w:color="auto" w:fill="FFFFFF"/>
        <w:spacing w:after="0" w:line="240" w:lineRule="auto"/>
        <w:jc w:val="both"/>
        <w:rPr>
          <w:ins w:id="2085" w:author="José Antonio Garcíarivas" w:date="2017-12-19T12:41:00Z"/>
          <w:rFonts w:ascii="Times New Roman" w:hAnsi="Times New Roman"/>
          <w:color w:val="222222"/>
          <w:sz w:val="24"/>
        </w:rPr>
      </w:pPr>
    </w:p>
    <w:p w14:paraId="7B442309" w14:textId="77777777" w:rsidR="00063899" w:rsidRPr="00063899" w:rsidRDefault="00063899" w:rsidP="00063899">
      <w:pPr>
        <w:shd w:val="clear" w:color="auto" w:fill="FFFFFF"/>
        <w:spacing w:after="0" w:line="240" w:lineRule="auto"/>
        <w:jc w:val="both"/>
        <w:rPr>
          <w:ins w:id="2086" w:author="José Antonio Garcíarivas" w:date="2017-12-19T12:41:00Z"/>
          <w:rFonts w:ascii="Times New Roman" w:hAnsi="Times New Roman"/>
          <w:color w:val="222222"/>
          <w:sz w:val="24"/>
        </w:rPr>
      </w:pPr>
      <w:ins w:id="2087" w:author="José Antonio Garcíarivas" w:date="2017-12-19T12:41:00Z">
        <w:r w:rsidRPr="00063899">
          <w:rPr>
            <w:rFonts w:ascii="Times New Roman" w:hAnsi="Times New Roman"/>
            <w:color w:val="222222"/>
            <w:sz w:val="24"/>
          </w:rPr>
          <w:t>Galatians 5’s nine ↓Fruit↓ of Spirit:                                2Peter 1’s ↑</w:t>
        </w:r>
        <w:proofErr w:type="spellStart"/>
        <w:r w:rsidRPr="00063899">
          <w:rPr>
            <w:rFonts w:ascii="Times New Roman" w:hAnsi="Times New Roman"/>
            <w:color w:val="222222"/>
            <w:sz w:val="24"/>
          </w:rPr>
          <w:t>AdVenture</w:t>
        </w:r>
        <w:proofErr w:type="spellEnd"/>
        <w:r w:rsidRPr="00063899">
          <w:rPr>
            <w:rFonts w:ascii="Times New Roman" w:hAnsi="Times New Roman"/>
            <w:color w:val="222222"/>
            <w:sz w:val="24"/>
          </w:rPr>
          <w:t>↑ List:</w:t>
        </w:r>
      </w:ins>
    </w:p>
    <w:p w14:paraId="00010F34" w14:textId="77777777" w:rsidR="00063899" w:rsidRPr="00063899" w:rsidRDefault="00063899" w:rsidP="00063899">
      <w:pPr>
        <w:shd w:val="clear" w:color="auto" w:fill="FFFFFF"/>
        <w:spacing w:after="0" w:line="240" w:lineRule="auto"/>
        <w:jc w:val="both"/>
        <w:rPr>
          <w:ins w:id="2088" w:author="José Antonio Garcíarivas" w:date="2017-12-19T12:41:00Z"/>
          <w:rFonts w:ascii="Times New Roman" w:hAnsi="Times New Roman"/>
          <w:color w:val="222222"/>
          <w:sz w:val="24"/>
        </w:rPr>
      </w:pPr>
    </w:p>
    <w:p w14:paraId="43B0E5FA" w14:textId="77777777" w:rsidR="00063899" w:rsidRPr="00063899" w:rsidRDefault="00063899" w:rsidP="00063899">
      <w:pPr>
        <w:shd w:val="clear" w:color="auto" w:fill="FFFFFF"/>
        <w:spacing w:after="0" w:line="240" w:lineRule="auto"/>
        <w:jc w:val="both"/>
        <w:rPr>
          <w:ins w:id="2089" w:author="José Antonio Garcíarivas" w:date="2017-12-19T12:41:00Z"/>
          <w:rFonts w:ascii="Times New Roman" w:hAnsi="Times New Roman"/>
          <w:color w:val="222222"/>
          <w:sz w:val="24"/>
        </w:rPr>
      </w:pPr>
      <w:ins w:id="2090" w:author="José Antonio Garcíarivas" w:date="2017-12-19T12:41:00Z">
        <w:r w:rsidRPr="00063899">
          <w:rPr>
            <w:rFonts w:ascii="Times New Roman" w:hAnsi="Times New Roman"/>
            <w:color w:val="222222"/>
            <w:sz w:val="24"/>
          </w:rPr>
          <w:t>love (law/grace ‘</w:t>
        </w:r>
        <w:proofErr w:type="gramStart"/>
        <w:r w:rsidRPr="00063899">
          <w:rPr>
            <w:rFonts w:ascii="Times New Roman" w:hAnsi="Times New Roman"/>
            <w:color w:val="222222"/>
            <w:sz w:val="24"/>
          </w:rPr>
          <w:t xml:space="preserve">agape’s)   </w:t>
        </w:r>
        <w:proofErr w:type="gramEnd"/>
        <w:r w:rsidRPr="00063899">
          <w:rPr>
            <w:rFonts w:ascii="Times New Roman" w:hAnsi="Times New Roman"/>
            <w:color w:val="222222"/>
            <w:sz w:val="24"/>
          </w:rPr>
          <w:t xml:space="preserve">                                      he that </w:t>
        </w:r>
        <w:proofErr w:type="spellStart"/>
        <w:r w:rsidRPr="00063899">
          <w:rPr>
            <w:rFonts w:ascii="Times New Roman" w:hAnsi="Times New Roman"/>
            <w:color w:val="222222"/>
            <w:sz w:val="24"/>
          </w:rPr>
          <w:t>lacketh</w:t>
        </w:r>
        <w:proofErr w:type="spellEnd"/>
        <w:r w:rsidRPr="00063899">
          <w:rPr>
            <w:rFonts w:ascii="Times New Roman" w:hAnsi="Times New Roman"/>
            <w:color w:val="222222"/>
            <w:sz w:val="24"/>
          </w:rPr>
          <w:t xml:space="preserve"> these 7 is blind</w:t>
        </w:r>
      </w:ins>
    </w:p>
    <w:p w14:paraId="7473887A" w14:textId="77777777" w:rsidR="00063899" w:rsidRPr="00063899" w:rsidRDefault="00063899" w:rsidP="00063899">
      <w:pPr>
        <w:shd w:val="clear" w:color="auto" w:fill="FFFFFF"/>
        <w:spacing w:after="0" w:line="240" w:lineRule="auto"/>
        <w:jc w:val="both"/>
        <w:rPr>
          <w:ins w:id="2091" w:author="José Antonio Garcíarivas" w:date="2017-12-19T12:41:00Z"/>
          <w:rFonts w:ascii="Times New Roman" w:hAnsi="Times New Roman"/>
          <w:color w:val="222222"/>
          <w:sz w:val="24"/>
        </w:rPr>
      </w:pPr>
      <w:ins w:id="2092" w:author="José Antonio Garcíarivas" w:date="2017-12-19T12:41:00Z">
        <w:r w:rsidRPr="00063899">
          <w:rPr>
            <w:rFonts w:ascii="Times New Roman" w:hAnsi="Times New Roman"/>
            <w:color w:val="222222"/>
            <w:sz w:val="24"/>
          </w:rPr>
          <w:t>joy                                                                               7. charity (above all duality)</w:t>
        </w:r>
      </w:ins>
    </w:p>
    <w:p w14:paraId="0F47A42A" w14:textId="77777777" w:rsidR="00063899" w:rsidRPr="00063899" w:rsidRDefault="00063899" w:rsidP="00063899">
      <w:pPr>
        <w:shd w:val="clear" w:color="auto" w:fill="FFFFFF"/>
        <w:spacing w:after="0" w:line="240" w:lineRule="auto"/>
        <w:jc w:val="both"/>
        <w:rPr>
          <w:ins w:id="2093" w:author="José Antonio Garcíarivas" w:date="2017-12-19T12:41:00Z"/>
          <w:rFonts w:ascii="Times New Roman" w:hAnsi="Times New Roman"/>
          <w:color w:val="222222"/>
          <w:sz w:val="24"/>
        </w:rPr>
      </w:pPr>
      <w:ins w:id="2094" w:author="José Antonio Garcíarivas" w:date="2017-12-19T12:41:00Z">
        <w:r w:rsidRPr="00063899">
          <w:rPr>
            <w:rFonts w:ascii="Times New Roman" w:hAnsi="Times New Roman"/>
            <w:color w:val="222222"/>
            <w:sz w:val="24"/>
          </w:rPr>
          <w:t>peace                                                                           6. brotherly kindness</w:t>
        </w:r>
      </w:ins>
    </w:p>
    <w:p w14:paraId="4A718BD7" w14:textId="77777777" w:rsidR="00063899" w:rsidRPr="00063899" w:rsidRDefault="00063899" w:rsidP="00063899">
      <w:pPr>
        <w:shd w:val="clear" w:color="auto" w:fill="FFFFFF"/>
        <w:spacing w:after="0" w:line="240" w:lineRule="auto"/>
        <w:jc w:val="both"/>
        <w:rPr>
          <w:ins w:id="2095" w:author="José Antonio Garcíarivas" w:date="2017-12-19T12:41:00Z"/>
          <w:rFonts w:ascii="Times New Roman" w:hAnsi="Times New Roman"/>
          <w:color w:val="222222"/>
          <w:sz w:val="24"/>
        </w:rPr>
      </w:pPr>
      <w:ins w:id="2096" w:author="José Antonio Garcíarivas" w:date="2017-12-19T12:41:00Z">
        <w:r w:rsidRPr="00063899">
          <w:rPr>
            <w:rFonts w:ascii="Times New Roman" w:hAnsi="Times New Roman"/>
            <w:color w:val="222222"/>
            <w:sz w:val="24"/>
          </w:rPr>
          <w:t>longsuffering                                                              5. godliness</w:t>
        </w:r>
      </w:ins>
    </w:p>
    <w:p w14:paraId="010E93DF" w14:textId="77777777" w:rsidR="00063899" w:rsidRPr="00063899" w:rsidRDefault="00063899" w:rsidP="00063899">
      <w:pPr>
        <w:shd w:val="clear" w:color="auto" w:fill="FFFFFF"/>
        <w:spacing w:after="0" w:line="240" w:lineRule="auto"/>
        <w:jc w:val="both"/>
        <w:rPr>
          <w:ins w:id="2097" w:author="José Antonio Garcíarivas" w:date="2017-12-19T12:41:00Z"/>
          <w:rFonts w:ascii="Times New Roman" w:hAnsi="Times New Roman"/>
          <w:color w:val="222222"/>
          <w:sz w:val="24"/>
        </w:rPr>
      </w:pPr>
      <w:ins w:id="2098" w:author="José Antonio Garcíarivas" w:date="2017-12-19T12:41:00Z">
        <w:r w:rsidRPr="00063899">
          <w:rPr>
            <w:rFonts w:ascii="Times New Roman" w:hAnsi="Times New Roman"/>
            <w:color w:val="222222"/>
            <w:sz w:val="24"/>
          </w:rPr>
          <w:t>gentleness                                                                   4. patience (after temperance)</w:t>
        </w:r>
      </w:ins>
    </w:p>
    <w:p w14:paraId="274B808B" w14:textId="77777777" w:rsidR="00063899" w:rsidRPr="00063899" w:rsidRDefault="00063899" w:rsidP="00063899">
      <w:pPr>
        <w:shd w:val="clear" w:color="auto" w:fill="FFFFFF"/>
        <w:spacing w:after="0" w:line="240" w:lineRule="auto"/>
        <w:jc w:val="both"/>
        <w:rPr>
          <w:ins w:id="2099" w:author="José Antonio Garcíarivas" w:date="2017-12-19T12:41:00Z"/>
          <w:rFonts w:ascii="Times New Roman" w:hAnsi="Times New Roman"/>
          <w:color w:val="222222"/>
          <w:sz w:val="24"/>
        </w:rPr>
      </w:pPr>
      <w:ins w:id="2100" w:author="José Antonio Garcíarivas" w:date="2017-12-19T12:41:00Z">
        <w:r w:rsidRPr="00063899">
          <w:rPr>
            <w:rFonts w:ascii="Times New Roman" w:hAnsi="Times New Roman"/>
            <w:color w:val="222222"/>
            <w:sz w:val="24"/>
          </w:rPr>
          <w:t>goodness                                                                     3. temperance: Self Control</w:t>
        </w:r>
      </w:ins>
    </w:p>
    <w:p w14:paraId="168F269F" w14:textId="77777777" w:rsidR="00063899" w:rsidRPr="00063899" w:rsidRDefault="00063899" w:rsidP="00063899">
      <w:pPr>
        <w:shd w:val="clear" w:color="auto" w:fill="FFFFFF"/>
        <w:spacing w:after="0" w:line="240" w:lineRule="auto"/>
        <w:jc w:val="both"/>
        <w:rPr>
          <w:ins w:id="2101" w:author="José Antonio Garcíarivas" w:date="2017-12-19T12:41:00Z"/>
          <w:rFonts w:ascii="Times New Roman" w:hAnsi="Times New Roman"/>
          <w:color w:val="222222"/>
          <w:sz w:val="24"/>
        </w:rPr>
      </w:pPr>
      <w:ins w:id="2102" w:author="José Antonio Garcíarivas" w:date="2017-12-19T12:41:00Z">
        <w:r w:rsidRPr="00063899">
          <w:rPr>
            <w:rFonts w:ascii="Times New Roman" w:hAnsi="Times New Roman"/>
            <w:color w:val="222222"/>
            <w:sz w:val="24"/>
          </w:rPr>
          <w:t>faith… what we add 7 things unto in 2Peter 1           2. knowledge (‘</w:t>
        </w:r>
        <w:proofErr w:type="gramStart"/>
        <w:r w:rsidRPr="00063899">
          <w:rPr>
            <w:rFonts w:ascii="Times New Roman" w:hAnsi="Times New Roman"/>
            <w:color w:val="222222"/>
            <w:sz w:val="24"/>
          </w:rPr>
          <w:t>gnosis’</w:t>
        </w:r>
        <w:proofErr w:type="gramEnd"/>
        <w:r w:rsidRPr="00063899">
          <w:rPr>
            <w:rFonts w:ascii="Times New Roman" w:hAnsi="Times New Roman"/>
            <w:color w:val="222222"/>
            <w:sz w:val="24"/>
          </w:rPr>
          <w:t xml:space="preserve"> of 2)</w:t>
        </w:r>
      </w:ins>
    </w:p>
    <w:p w14:paraId="0CC963BD" w14:textId="77777777" w:rsidR="00063899" w:rsidRPr="00063899" w:rsidRDefault="00063899" w:rsidP="00063899">
      <w:pPr>
        <w:shd w:val="clear" w:color="auto" w:fill="FFFFFF"/>
        <w:spacing w:after="0" w:line="240" w:lineRule="auto"/>
        <w:jc w:val="both"/>
        <w:rPr>
          <w:ins w:id="2103" w:author="José Antonio Garcíarivas" w:date="2017-12-19T12:41:00Z"/>
          <w:rFonts w:ascii="Times New Roman" w:hAnsi="Times New Roman"/>
          <w:color w:val="222222"/>
          <w:sz w:val="24"/>
        </w:rPr>
      </w:pPr>
      <w:ins w:id="2104" w:author="José Antonio Garcíarivas" w:date="2017-12-19T12:41:00Z">
        <w:r w:rsidRPr="00063899">
          <w:rPr>
            <w:rFonts w:ascii="Times New Roman" w:hAnsi="Times New Roman"/>
            <w:color w:val="222222"/>
            <w:sz w:val="24"/>
          </w:rPr>
          <w:lastRenderedPageBreak/>
          <w:t>meekness                                                                    1. virtue (not ‘</w:t>
        </w:r>
        <w:proofErr w:type="spellStart"/>
        <w:r w:rsidRPr="00063899">
          <w:rPr>
            <w:rFonts w:ascii="Times New Roman" w:hAnsi="Times New Roman"/>
            <w:color w:val="222222"/>
            <w:sz w:val="24"/>
          </w:rPr>
          <w:t>dunamis</w:t>
        </w:r>
        <w:proofErr w:type="spellEnd"/>
        <w:r w:rsidRPr="00063899">
          <w:rPr>
            <w:rFonts w:ascii="Times New Roman" w:hAnsi="Times New Roman"/>
            <w:color w:val="222222"/>
            <w:sz w:val="24"/>
          </w:rPr>
          <w:t>’)</w:t>
        </w:r>
      </w:ins>
    </w:p>
    <w:p w14:paraId="25040DCF" w14:textId="77777777" w:rsidR="00063899" w:rsidRPr="00063899" w:rsidRDefault="00063899" w:rsidP="00063899">
      <w:pPr>
        <w:shd w:val="clear" w:color="auto" w:fill="FFFFFF"/>
        <w:spacing w:after="0" w:line="240" w:lineRule="auto"/>
        <w:jc w:val="both"/>
        <w:rPr>
          <w:ins w:id="2105" w:author="José Antonio Garcíarivas" w:date="2017-12-19T12:41:00Z"/>
          <w:rFonts w:ascii="Times New Roman" w:hAnsi="Times New Roman"/>
          <w:color w:val="222222"/>
          <w:sz w:val="24"/>
        </w:rPr>
      </w:pPr>
      <w:ins w:id="2106" w:author="José Antonio Garcíarivas" w:date="2017-12-19T12:41:00Z">
        <w:r w:rsidRPr="00063899">
          <w:rPr>
            <w:rFonts w:ascii="Times New Roman" w:hAnsi="Times New Roman"/>
            <w:color w:val="222222"/>
            <w:sz w:val="24"/>
          </w:rPr>
          <w:t xml:space="preserve">temperance: Self Control: 3rd of 7 things to…….   ↑Add to your (soulish) faith↑   </w:t>
        </w:r>
      </w:ins>
    </w:p>
    <w:p w14:paraId="27928C9D" w14:textId="77777777" w:rsidR="00063899" w:rsidRPr="00063899" w:rsidRDefault="00063899" w:rsidP="00063899">
      <w:pPr>
        <w:shd w:val="clear" w:color="auto" w:fill="FFFFFF"/>
        <w:spacing w:after="0" w:line="240" w:lineRule="auto"/>
        <w:jc w:val="both"/>
        <w:rPr>
          <w:ins w:id="2107" w:author="José Antonio Garcíarivas" w:date="2017-12-19T12:41:00Z"/>
          <w:rFonts w:ascii="Times New Roman" w:hAnsi="Times New Roman"/>
          <w:color w:val="222222"/>
          <w:sz w:val="24"/>
        </w:rPr>
      </w:pPr>
      <w:ins w:id="2108" w:author="José Antonio Garcíarivas" w:date="2017-12-19T12:41:00Z">
        <w:r w:rsidRPr="00063899">
          <w:rPr>
            <w:rFonts w:ascii="Times New Roman" w:hAnsi="Times New Roman"/>
            <w:color w:val="222222"/>
            <w:sz w:val="24"/>
          </w:rPr>
          <w:t xml:space="preserve"> </w:t>
        </w:r>
      </w:ins>
    </w:p>
    <w:p w14:paraId="3C292D07" w14:textId="77777777" w:rsidR="00063899" w:rsidRPr="00063899" w:rsidRDefault="00063899" w:rsidP="00063899">
      <w:pPr>
        <w:shd w:val="clear" w:color="auto" w:fill="FFFFFF"/>
        <w:spacing w:after="0" w:line="240" w:lineRule="auto"/>
        <w:jc w:val="both"/>
        <w:rPr>
          <w:ins w:id="2109" w:author="José Antonio Garcíarivas" w:date="2017-12-19T12:41:00Z"/>
          <w:rFonts w:ascii="Times New Roman" w:hAnsi="Times New Roman"/>
          <w:color w:val="222222"/>
          <w:sz w:val="24"/>
        </w:rPr>
      </w:pPr>
    </w:p>
    <w:p w14:paraId="12B13A67" w14:textId="77777777" w:rsidR="00063899" w:rsidRPr="00063899" w:rsidRDefault="00063899" w:rsidP="00063899">
      <w:pPr>
        <w:shd w:val="clear" w:color="auto" w:fill="FFFFFF"/>
        <w:spacing w:after="0" w:line="240" w:lineRule="auto"/>
        <w:jc w:val="both"/>
        <w:rPr>
          <w:ins w:id="2110" w:author="José Antonio Garcíarivas" w:date="2017-12-19T12:41:00Z"/>
          <w:rFonts w:ascii="Times New Roman" w:hAnsi="Times New Roman"/>
          <w:color w:val="222222"/>
          <w:sz w:val="24"/>
        </w:rPr>
      </w:pPr>
      <w:ins w:id="2111" w:author="José Antonio Garcíarivas" w:date="2017-12-19T12:41:00Z">
        <w:r w:rsidRPr="00063899">
          <w:rPr>
            <w:rFonts w:ascii="Times New Roman" w:hAnsi="Times New Roman"/>
            <w:color w:val="222222"/>
            <w:sz w:val="24"/>
          </w:rPr>
          <w:t>So as Paul says, in Gal 2:20, upon being crucified with Christ it’s then no longer he that lives, but Christ (the end of the law) lives in him, and the life he lives in the flesh is by the faith of* the Son of God (aka no longer his own faith). That faith doesn’t waver.</w:t>
        </w:r>
      </w:ins>
    </w:p>
    <w:p w14:paraId="341A3CE9" w14:textId="77777777" w:rsidR="00063899" w:rsidRPr="00063899" w:rsidRDefault="00063899" w:rsidP="00063899">
      <w:pPr>
        <w:shd w:val="clear" w:color="auto" w:fill="FFFFFF"/>
        <w:spacing w:after="0" w:line="240" w:lineRule="auto"/>
        <w:jc w:val="both"/>
        <w:rPr>
          <w:ins w:id="2112" w:author="José Antonio Garcíarivas" w:date="2017-12-19T12:41:00Z"/>
          <w:rFonts w:ascii="Times New Roman" w:hAnsi="Times New Roman"/>
          <w:color w:val="222222"/>
          <w:sz w:val="24"/>
        </w:rPr>
      </w:pPr>
    </w:p>
    <w:p w14:paraId="6D9F9906" w14:textId="77777777" w:rsidR="00063899" w:rsidRPr="00063899" w:rsidRDefault="00063899" w:rsidP="00063899">
      <w:pPr>
        <w:shd w:val="clear" w:color="auto" w:fill="FFFFFF"/>
        <w:spacing w:after="0" w:line="240" w:lineRule="auto"/>
        <w:jc w:val="both"/>
        <w:rPr>
          <w:ins w:id="2113" w:author="José Antonio Garcíarivas" w:date="2017-12-19T12:41:00Z"/>
          <w:rFonts w:ascii="Times New Roman" w:hAnsi="Times New Roman"/>
          <w:color w:val="222222"/>
          <w:sz w:val="24"/>
        </w:rPr>
      </w:pPr>
      <w:ins w:id="2114" w:author="José Antonio Garcíarivas" w:date="2017-12-19T12:41:00Z">
        <w:r w:rsidRPr="00063899">
          <w:rPr>
            <w:rFonts w:ascii="Times New Roman" w:hAnsi="Times New Roman"/>
            <w:color w:val="222222"/>
            <w:sz w:val="24"/>
          </w:rPr>
          <w:t>*as Jeff pointed out, KJV uses faith “of” the Son of God, not faith in the Son of God.</w:t>
        </w:r>
      </w:ins>
    </w:p>
    <w:p w14:paraId="1EBE67FA" w14:textId="77777777" w:rsidR="00063899" w:rsidRPr="00063899" w:rsidRDefault="00063899" w:rsidP="00063899">
      <w:pPr>
        <w:shd w:val="clear" w:color="auto" w:fill="FFFFFF"/>
        <w:spacing w:after="0" w:line="240" w:lineRule="auto"/>
        <w:jc w:val="both"/>
        <w:rPr>
          <w:ins w:id="2115" w:author="José Antonio Garcíarivas" w:date="2017-12-19T12:41:00Z"/>
          <w:rFonts w:ascii="Times New Roman" w:hAnsi="Times New Roman"/>
          <w:color w:val="222222"/>
          <w:sz w:val="24"/>
        </w:rPr>
      </w:pPr>
    </w:p>
    <w:p w14:paraId="09A7B1C6" w14:textId="77777777" w:rsidR="00063899" w:rsidRPr="00063899" w:rsidRDefault="00063899" w:rsidP="00063899">
      <w:pPr>
        <w:shd w:val="clear" w:color="auto" w:fill="FFFFFF"/>
        <w:spacing w:after="0" w:line="240" w:lineRule="auto"/>
        <w:jc w:val="both"/>
        <w:rPr>
          <w:ins w:id="2116" w:author="José Antonio Garcíarivas" w:date="2017-12-19T12:41:00Z"/>
          <w:rFonts w:ascii="Times New Roman" w:hAnsi="Times New Roman"/>
          <w:color w:val="222222"/>
          <w:sz w:val="24"/>
        </w:rPr>
      </w:pPr>
      <w:ins w:id="2117" w:author="José Antonio Garcíarivas" w:date="2017-12-19T12:41:00Z">
        <w:r w:rsidRPr="00063899">
          <w:rPr>
            <w:rFonts w:ascii="Times New Roman" w:hAnsi="Times New Roman"/>
            <w:color w:val="222222"/>
            <w:sz w:val="24"/>
          </w:rPr>
          <w:t xml:space="preserve"> </w:t>
        </w:r>
      </w:ins>
    </w:p>
    <w:p w14:paraId="015BA524" w14:textId="77777777" w:rsidR="00063899" w:rsidRPr="00063899" w:rsidRDefault="00063899" w:rsidP="00063899">
      <w:pPr>
        <w:shd w:val="clear" w:color="auto" w:fill="FFFFFF"/>
        <w:spacing w:after="0" w:line="240" w:lineRule="auto"/>
        <w:jc w:val="both"/>
        <w:rPr>
          <w:ins w:id="2118" w:author="José Antonio Garcíarivas" w:date="2017-12-19T12:41:00Z"/>
          <w:rFonts w:ascii="Times New Roman" w:hAnsi="Times New Roman"/>
          <w:color w:val="222222"/>
          <w:sz w:val="24"/>
        </w:rPr>
      </w:pPr>
    </w:p>
    <w:p w14:paraId="33DB1000" w14:textId="77777777" w:rsidR="00063899" w:rsidRPr="00063899" w:rsidRDefault="00063899" w:rsidP="00063899">
      <w:pPr>
        <w:shd w:val="clear" w:color="auto" w:fill="FFFFFF"/>
        <w:spacing w:after="0" w:line="240" w:lineRule="auto"/>
        <w:jc w:val="both"/>
        <w:rPr>
          <w:ins w:id="2119" w:author="José Antonio Garcíarivas" w:date="2017-12-19T12:41:00Z"/>
          <w:rFonts w:ascii="Times New Roman" w:hAnsi="Times New Roman"/>
          <w:color w:val="222222"/>
          <w:sz w:val="24"/>
        </w:rPr>
      </w:pPr>
      <w:ins w:id="2120" w:author="José Antonio Garcíarivas" w:date="2017-12-19T12:41:00Z">
        <w:r w:rsidRPr="00063899">
          <w:rPr>
            <w:rFonts w:ascii="Times New Roman" w:hAnsi="Times New Roman"/>
            <w:color w:val="222222"/>
            <w:sz w:val="24"/>
          </w:rPr>
          <w:t xml:space="preserve">Temperate (verb) occurs thrice, firstly in 1Corinthians 9:25 where Paul says: “every man that </w:t>
        </w:r>
        <w:proofErr w:type="spellStart"/>
        <w:r w:rsidRPr="00063899">
          <w:rPr>
            <w:rFonts w:ascii="Times New Roman" w:hAnsi="Times New Roman"/>
            <w:color w:val="222222"/>
            <w:sz w:val="24"/>
          </w:rPr>
          <w:t>stiveth</w:t>
        </w:r>
        <w:proofErr w:type="spellEnd"/>
        <w:r w:rsidRPr="00063899">
          <w:rPr>
            <w:rFonts w:ascii="Times New Roman" w:hAnsi="Times New Roman"/>
            <w:color w:val="222222"/>
            <w:sz w:val="24"/>
          </w:rPr>
          <w:t xml:space="preserve"> for the mastery (in they/we contesting) is temperate in all </w:t>
        </w:r>
        <w:proofErr w:type="gramStart"/>
        <w:r w:rsidRPr="00063899">
          <w:rPr>
            <w:rFonts w:ascii="Times New Roman" w:hAnsi="Times New Roman"/>
            <w:color w:val="222222"/>
            <w:sz w:val="24"/>
          </w:rPr>
          <w:t>things“</w:t>
        </w:r>
        <w:proofErr w:type="gramEnd"/>
        <w:r w:rsidRPr="00063899">
          <w:rPr>
            <w:rFonts w:ascii="Times New Roman" w:hAnsi="Times New Roman"/>
            <w:color w:val="222222"/>
            <w:sz w:val="24"/>
          </w:rPr>
          <w:t xml:space="preserve">. </w:t>
        </w:r>
      </w:ins>
    </w:p>
    <w:p w14:paraId="76019322" w14:textId="77777777" w:rsidR="00063899" w:rsidRPr="00063899" w:rsidRDefault="00063899" w:rsidP="00063899">
      <w:pPr>
        <w:shd w:val="clear" w:color="auto" w:fill="FFFFFF"/>
        <w:spacing w:after="0" w:line="240" w:lineRule="auto"/>
        <w:jc w:val="both"/>
        <w:rPr>
          <w:ins w:id="2121" w:author="José Antonio Garcíarivas" w:date="2017-12-19T12:41:00Z"/>
          <w:rFonts w:ascii="Times New Roman" w:hAnsi="Times New Roman"/>
          <w:color w:val="222222"/>
          <w:sz w:val="24"/>
        </w:rPr>
      </w:pPr>
      <w:ins w:id="2122" w:author="José Antonio Garcíarivas" w:date="2017-12-19T12:41:00Z">
        <w:r w:rsidRPr="00063899">
          <w:rPr>
            <w:rFonts w:ascii="Times New Roman" w:hAnsi="Times New Roman"/>
            <w:color w:val="222222"/>
            <w:sz w:val="24"/>
          </w:rPr>
          <w:t xml:space="preserve">Then secondly in Titus 1:7-9 where Paul says: “For a bishop must be blameless, as the steward of God; not </w:t>
        </w:r>
        <w:proofErr w:type="spellStart"/>
        <w:r w:rsidRPr="00063899">
          <w:rPr>
            <w:rFonts w:ascii="Times New Roman" w:hAnsi="Times New Roman"/>
            <w:color w:val="222222"/>
            <w:sz w:val="24"/>
          </w:rPr>
          <w:t>selfwilled</w:t>
        </w:r>
        <w:proofErr w:type="spellEnd"/>
        <w:r w:rsidRPr="00063899">
          <w:rPr>
            <w:rFonts w:ascii="Times New Roman" w:hAnsi="Times New Roman"/>
            <w:color w:val="222222"/>
            <w:sz w:val="24"/>
          </w:rPr>
          <w:t xml:space="preserve">, not </w:t>
        </w:r>
        <w:r w:rsidRPr="00063899">
          <w:rPr>
            <w:rFonts w:ascii="Times New Roman" w:hAnsi="Times New Roman"/>
            <w:color w:val="222222"/>
            <w:sz w:val="24"/>
          </w:rPr>
          <w:lastRenderedPageBreak/>
          <w:t xml:space="preserve">soon angry, not given to wine, no striker, not given to filthy lucre; But a lover of hospitality, a lover of good men, sober, just, holy, temperate; Holding fast the faithful word as he hath been taught, that he may be able by sound doctrine both to exhort and to convince the gainsayers“. </w:t>
        </w:r>
      </w:ins>
    </w:p>
    <w:p w14:paraId="35768177" w14:textId="77777777" w:rsidR="00063899" w:rsidRPr="00063899" w:rsidRDefault="00063899" w:rsidP="00063899">
      <w:pPr>
        <w:shd w:val="clear" w:color="auto" w:fill="FFFFFF"/>
        <w:spacing w:after="0" w:line="240" w:lineRule="auto"/>
        <w:jc w:val="both"/>
        <w:rPr>
          <w:ins w:id="2123" w:author="José Antonio Garcíarivas" w:date="2017-12-19T12:41:00Z"/>
          <w:rFonts w:ascii="Times New Roman" w:hAnsi="Times New Roman"/>
          <w:color w:val="222222"/>
          <w:sz w:val="24"/>
        </w:rPr>
      </w:pPr>
      <w:ins w:id="2124" w:author="José Antonio Garcíarivas" w:date="2017-12-19T12:41:00Z">
        <w:r w:rsidRPr="00063899">
          <w:rPr>
            <w:rFonts w:ascii="Times New Roman" w:hAnsi="Times New Roman"/>
            <w:color w:val="222222"/>
            <w:sz w:val="24"/>
          </w:rPr>
          <w:t xml:space="preserve">Thirdly in Titus 2:1,2 “But speak thou the things which become sound doctrine: That the aged men be sober, grave, temperate, sound in faith, in charity, in </w:t>
        </w:r>
        <w:proofErr w:type="gramStart"/>
        <w:r w:rsidRPr="00063899">
          <w:rPr>
            <w:rFonts w:ascii="Times New Roman" w:hAnsi="Times New Roman"/>
            <w:color w:val="222222"/>
            <w:sz w:val="24"/>
          </w:rPr>
          <w:t>patience“</w:t>
        </w:r>
        <w:proofErr w:type="gramEnd"/>
        <w:r w:rsidRPr="00063899">
          <w:rPr>
            <w:rFonts w:ascii="Times New Roman" w:hAnsi="Times New Roman"/>
            <w:color w:val="222222"/>
            <w:sz w:val="24"/>
          </w:rPr>
          <w:t xml:space="preserve">. </w:t>
        </w:r>
      </w:ins>
    </w:p>
    <w:p w14:paraId="1E518913" w14:textId="77777777" w:rsidR="00063899" w:rsidRPr="00063899" w:rsidRDefault="00063899" w:rsidP="00063899">
      <w:pPr>
        <w:shd w:val="clear" w:color="auto" w:fill="FFFFFF"/>
        <w:spacing w:after="0" w:line="240" w:lineRule="auto"/>
        <w:jc w:val="both"/>
        <w:rPr>
          <w:ins w:id="2125" w:author="José Antonio Garcíarivas" w:date="2017-12-19T12:41:00Z"/>
          <w:rFonts w:ascii="Times New Roman" w:hAnsi="Times New Roman"/>
          <w:color w:val="222222"/>
          <w:sz w:val="24"/>
        </w:rPr>
      </w:pPr>
      <w:ins w:id="2126" w:author="José Antonio Garcíarivas" w:date="2017-12-19T12:41:00Z">
        <w:r w:rsidRPr="00063899">
          <w:rPr>
            <w:rFonts w:ascii="Times New Roman" w:hAnsi="Times New Roman"/>
            <w:color w:val="222222"/>
            <w:sz w:val="24"/>
          </w:rPr>
          <w:t>In Titus 2:12 it seems to allude to temperance as if thereby teaching us to say NO to worldly lusts (perhaps as if grace saying no to laws).</w:t>
        </w:r>
      </w:ins>
    </w:p>
    <w:p w14:paraId="39046562" w14:textId="77777777" w:rsidR="00063899" w:rsidRPr="00063899" w:rsidRDefault="00063899" w:rsidP="00063899">
      <w:pPr>
        <w:shd w:val="clear" w:color="auto" w:fill="FFFFFF"/>
        <w:spacing w:after="0" w:line="240" w:lineRule="auto"/>
        <w:jc w:val="both"/>
        <w:rPr>
          <w:ins w:id="2127" w:author="José Antonio Garcíarivas" w:date="2017-12-19T12:41:00Z"/>
          <w:rFonts w:ascii="Times New Roman" w:hAnsi="Times New Roman"/>
          <w:color w:val="222222"/>
          <w:sz w:val="24"/>
        </w:rPr>
      </w:pPr>
    </w:p>
    <w:p w14:paraId="78B24561" w14:textId="77777777" w:rsidR="00063899" w:rsidRPr="00063899" w:rsidRDefault="00063899" w:rsidP="00063899">
      <w:pPr>
        <w:shd w:val="clear" w:color="auto" w:fill="FFFFFF"/>
        <w:spacing w:after="0" w:line="240" w:lineRule="auto"/>
        <w:jc w:val="both"/>
        <w:rPr>
          <w:ins w:id="2128" w:author="José Antonio Garcíarivas" w:date="2017-12-19T12:41:00Z"/>
          <w:rFonts w:ascii="Times New Roman" w:hAnsi="Times New Roman"/>
          <w:color w:val="222222"/>
          <w:sz w:val="24"/>
        </w:rPr>
      </w:pPr>
      <w:ins w:id="2129" w:author="José Antonio Garcíarivas" w:date="2017-12-19T12:41:00Z">
        <w:r w:rsidRPr="00063899">
          <w:rPr>
            <w:rFonts w:ascii="Times New Roman" w:hAnsi="Times New Roman"/>
            <w:color w:val="222222"/>
            <w:sz w:val="24"/>
          </w:rPr>
          <w:t xml:space="preserve"> </w:t>
        </w:r>
      </w:ins>
    </w:p>
    <w:p w14:paraId="6A1C7FD7" w14:textId="77777777" w:rsidR="00063899" w:rsidRPr="00063899" w:rsidRDefault="00063899" w:rsidP="00063899">
      <w:pPr>
        <w:shd w:val="clear" w:color="auto" w:fill="FFFFFF"/>
        <w:spacing w:after="0" w:line="240" w:lineRule="auto"/>
        <w:jc w:val="both"/>
        <w:rPr>
          <w:ins w:id="2130" w:author="José Antonio Garcíarivas" w:date="2017-12-19T12:41:00Z"/>
          <w:rFonts w:ascii="Times New Roman" w:hAnsi="Times New Roman"/>
          <w:color w:val="222222"/>
          <w:sz w:val="24"/>
        </w:rPr>
      </w:pPr>
    </w:p>
    <w:p w14:paraId="626140A2" w14:textId="77777777" w:rsidR="00063899" w:rsidRPr="00063899" w:rsidRDefault="00063899" w:rsidP="00063899">
      <w:pPr>
        <w:shd w:val="clear" w:color="auto" w:fill="FFFFFF"/>
        <w:spacing w:after="0" w:line="240" w:lineRule="auto"/>
        <w:jc w:val="both"/>
        <w:rPr>
          <w:ins w:id="2131" w:author="José Antonio Garcíarivas" w:date="2017-12-19T12:41:00Z"/>
          <w:rFonts w:ascii="Times New Roman" w:hAnsi="Times New Roman"/>
          <w:color w:val="222222"/>
          <w:sz w:val="24"/>
        </w:rPr>
      </w:pPr>
      <w:ins w:id="2132" w:author="José Antonio Garcíarivas" w:date="2017-12-19T12:41:00Z">
        <w:r w:rsidRPr="00063899">
          <w:rPr>
            <w:rFonts w:ascii="Times New Roman" w:hAnsi="Times New Roman"/>
            <w:color w:val="222222"/>
            <w:sz w:val="24"/>
          </w:rPr>
          <w:t xml:space="preserve">So also having a “sound mind” is another kind of self-control, via renewal of the mind, from under the law to under grace, </w:t>
        </w:r>
        <w:proofErr w:type="gramStart"/>
        <w:r w:rsidRPr="00063899">
          <w:rPr>
            <w:rFonts w:ascii="Times New Roman" w:hAnsi="Times New Roman"/>
            <w:color w:val="222222"/>
            <w:sz w:val="24"/>
          </w:rPr>
          <w:t>similar to</w:t>
        </w:r>
        <w:proofErr w:type="gramEnd"/>
        <w:r w:rsidRPr="00063899">
          <w:rPr>
            <w:rFonts w:ascii="Times New Roman" w:hAnsi="Times New Roman"/>
            <w:color w:val="222222"/>
            <w:sz w:val="24"/>
          </w:rPr>
          <w:t xml:space="preserve"> the Walk in the Spirit from Love to Temperance. </w:t>
        </w:r>
      </w:ins>
    </w:p>
    <w:p w14:paraId="47F96569" w14:textId="77777777" w:rsidR="00063899" w:rsidRPr="00063899" w:rsidRDefault="00063899" w:rsidP="00063899">
      <w:pPr>
        <w:shd w:val="clear" w:color="auto" w:fill="FFFFFF"/>
        <w:spacing w:after="0" w:line="240" w:lineRule="auto"/>
        <w:jc w:val="both"/>
        <w:rPr>
          <w:ins w:id="2133" w:author="José Antonio Garcíarivas" w:date="2017-12-19T12:41:00Z"/>
          <w:rFonts w:ascii="Times New Roman" w:hAnsi="Times New Roman"/>
          <w:color w:val="222222"/>
          <w:sz w:val="24"/>
        </w:rPr>
      </w:pPr>
      <w:ins w:id="2134" w:author="José Antonio Garcíarivas" w:date="2017-12-19T12:41:00Z">
        <w:r w:rsidRPr="00063899">
          <w:rPr>
            <w:rFonts w:ascii="Times New Roman" w:hAnsi="Times New Roman"/>
            <w:color w:val="222222"/>
            <w:sz w:val="24"/>
          </w:rPr>
          <w:t xml:space="preserve">It’s not something that happens </w:t>
        </w:r>
        <w:proofErr w:type="gramStart"/>
        <w:r w:rsidRPr="00063899">
          <w:rPr>
            <w:rFonts w:ascii="Times New Roman" w:hAnsi="Times New Roman"/>
            <w:color w:val="222222"/>
            <w:sz w:val="24"/>
          </w:rPr>
          <w:t>overnight, but</w:t>
        </w:r>
        <w:proofErr w:type="gramEnd"/>
        <w:r w:rsidRPr="00063899">
          <w:rPr>
            <w:rFonts w:ascii="Times New Roman" w:hAnsi="Times New Roman"/>
            <w:color w:val="222222"/>
            <w:sz w:val="24"/>
          </w:rPr>
          <w:t xml:space="preserve"> takes some time to be not conformed to this world, and to consistently say no to worldly desires and lusts of the flesh. For without some form of self-control we’d likely lose any fight of faith in resisting the d-evil, which is still adversarial, even if called “the good fight of </w:t>
        </w:r>
        <w:r w:rsidRPr="00063899">
          <w:rPr>
            <w:rFonts w:ascii="Times New Roman" w:hAnsi="Times New Roman"/>
            <w:color w:val="222222"/>
            <w:sz w:val="24"/>
          </w:rPr>
          <w:lastRenderedPageBreak/>
          <w:t>faith”, until we grow in grace beyond being adversarial. Renewal of the mind helps us to let go of fear; For God hath not given us the spirit of fear, but of power, and of love, and of a sound mind(self-control).</w:t>
        </w:r>
      </w:ins>
    </w:p>
    <w:p w14:paraId="45B44FD3" w14:textId="77777777" w:rsidR="00063899" w:rsidRPr="00063899" w:rsidRDefault="00063899" w:rsidP="00063899">
      <w:pPr>
        <w:shd w:val="clear" w:color="auto" w:fill="FFFFFF"/>
        <w:spacing w:after="0" w:line="240" w:lineRule="auto"/>
        <w:jc w:val="both"/>
        <w:rPr>
          <w:ins w:id="2135" w:author="José Antonio Garcíarivas" w:date="2017-12-19T12:41:00Z"/>
          <w:rFonts w:ascii="Times New Roman" w:hAnsi="Times New Roman"/>
          <w:color w:val="222222"/>
          <w:sz w:val="24"/>
        </w:rPr>
      </w:pPr>
    </w:p>
    <w:p w14:paraId="316733F6" w14:textId="77777777" w:rsidR="00063899" w:rsidRPr="00063899" w:rsidRDefault="00063899" w:rsidP="00063899">
      <w:pPr>
        <w:shd w:val="clear" w:color="auto" w:fill="FFFFFF"/>
        <w:spacing w:after="0" w:line="240" w:lineRule="auto"/>
        <w:jc w:val="both"/>
        <w:rPr>
          <w:ins w:id="2136" w:author="José Antonio Garcíarivas" w:date="2017-12-19T12:41:00Z"/>
          <w:rFonts w:ascii="Times New Roman" w:hAnsi="Times New Roman"/>
          <w:color w:val="222222"/>
          <w:sz w:val="24"/>
        </w:rPr>
      </w:pPr>
      <w:ins w:id="2137" w:author="José Antonio Garcíarivas" w:date="2017-12-19T12:41:00Z">
        <w:r w:rsidRPr="00063899">
          <w:rPr>
            <w:rFonts w:ascii="Times New Roman" w:hAnsi="Times New Roman"/>
            <w:color w:val="222222"/>
            <w:sz w:val="24"/>
          </w:rPr>
          <w:t xml:space="preserve"> </w:t>
        </w:r>
      </w:ins>
    </w:p>
    <w:p w14:paraId="5F4123D4" w14:textId="77777777" w:rsidR="00063899" w:rsidRPr="00063899" w:rsidRDefault="00063899" w:rsidP="00063899">
      <w:pPr>
        <w:shd w:val="clear" w:color="auto" w:fill="FFFFFF"/>
        <w:spacing w:after="0" w:line="240" w:lineRule="auto"/>
        <w:jc w:val="both"/>
        <w:rPr>
          <w:ins w:id="2138" w:author="José Antonio Garcíarivas" w:date="2017-12-19T12:41:00Z"/>
          <w:rFonts w:ascii="Times New Roman" w:hAnsi="Times New Roman"/>
          <w:color w:val="222222"/>
          <w:sz w:val="24"/>
        </w:rPr>
      </w:pPr>
    </w:p>
    <w:p w14:paraId="61087672" w14:textId="77777777" w:rsidR="00063899" w:rsidRPr="00063899" w:rsidRDefault="00063899" w:rsidP="00063899">
      <w:pPr>
        <w:shd w:val="clear" w:color="auto" w:fill="FFFFFF"/>
        <w:spacing w:after="0" w:line="240" w:lineRule="auto"/>
        <w:jc w:val="both"/>
        <w:rPr>
          <w:ins w:id="2139" w:author="José Antonio Garcíarivas" w:date="2017-12-19T12:41:00Z"/>
          <w:rFonts w:ascii="Times New Roman" w:hAnsi="Times New Roman"/>
          <w:color w:val="222222"/>
          <w:sz w:val="24"/>
        </w:rPr>
      </w:pPr>
      <w:ins w:id="2140" w:author="José Antonio Garcíarivas" w:date="2017-12-19T12:41:00Z">
        <w:r w:rsidRPr="00063899">
          <w:rPr>
            <w:rFonts w:ascii="Times New Roman" w:hAnsi="Times New Roman"/>
            <w:color w:val="222222"/>
            <w:sz w:val="24"/>
          </w:rPr>
          <w:t>Renewal of the mind, to have a sound mind (aka the mind of Christ = the end of the law), notably makes us then able to prove all three aspects of the will of God, as noted in Romans 12:2 A &amp; B; 12:2A being not conformed to this world, but transformed by renewing of your mind, and 12:2B being then able to prove all 3 (not just 2) aspects of the will of God: “good, and acceptable, and perfect”. For in Mt 5:48 JC did not just say be good, nor even be acceptable, but said be “perfect” as your Father in heaven is perfect. This perfect(</w:t>
        </w:r>
        <w:proofErr w:type="spellStart"/>
        <w:r w:rsidRPr="00063899">
          <w:rPr>
            <w:rFonts w:ascii="Times New Roman" w:hAnsi="Times New Roman"/>
            <w:color w:val="222222"/>
            <w:sz w:val="24"/>
          </w:rPr>
          <w:t>teleios</w:t>
        </w:r>
        <w:proofErr w:type="spellEnd"/>
        <w:r w:rsidRPr="00063899">
          <w:rPr>
            <w:rFonts w:ascii="Times New Roman" w:hAnsi="Times New Roman"/>
            <w:color w:val="222222"/>
            <w:sz w:val="24"/>
          </w:rPr>
          <w:t>) in Mt 5:48 is the same as the perfect in Rom 12:2; Yet notably not the same perfect(</w:t>
        </w:r>
        <w:proofErr w:type="spellStart"/>
        <w:r w:rsidRPr="00063899">
          <w:rPr>
            <w:rFonts w:ascii="Times New Roman" w:hAnsi="Times New Roman"/>
            <w:color w:val="222222"/>
            <w:sz w:val="24"/>
          </w:rPr>
          <w:t>katartizo</w:t>
        </w:r>
        <w:proofErr w:type="spellEnd"/>
        <w:r w:rsidRPr="00063899">
          <w:rPr>
            <w:rFonts w:ascii="Times New Roman" w:hAnsi="Times New Roman"/>
            <w:color w:val="222222"/>
            <w:sz w:val="24"/>
          </w:rPr>
          <w:t>) noted in 1Pet 5:10 = more perfect by “the God of all grace”.</w:t>
        </w:r>
      </w:ins>
    </w:p>
    <w:p w14:paraId="1CB4EBFA" w14:textId="77777777" w:rsidR="00063899" w:rsidRPr="00063899" w:rsidRDefault="00063899" w:rsidP="00063899">
      <w:pPr>
        <w:shd w:val="clear" w:color="auto" w:fill="FFFFFF"/>
        <w:spacing w:after="0" w:line="240" w:lineRule="auto"/>
        <w:jc w:val="both"/>
        <w:rPr>
          <w:ins w:id="2141" w:author="José Antonio Garcíarivas" w:date="2017-12-19T12:41:00Z"/>
          <w:rFonts w:ascii="Times New Roman" w:hAnsi="Times New Roman"/>
          <w:color w:val="222222"/>
          <w:sz w:val="24"/>
        </w:rPr>
      </w:pPr>
    </w:p>
    <w:p w14:paraId="63CD9342" w14:textId="77777777" w:rsidR="00063899" w:rsidRPr="00063899" w:rsidRDefault="00063899" w:rsidP="00063899">
      <w:pPr>
        <w:shd w:val="clear" w:color="auto" w:fill="FFFFFF"/>
        <w:spacing w:after="0" w:line="240" w:lineRule="auto"/>
        <w:jc w:val="both"/>
        <w:rPr>
          <w:ins w:id="2142" w:author="José Antonio Garcíarivas" w:date="2017-12-19T12:41:00Z"/>
          <w:rFonts w:ascii="Times New Roman" w:hAnsi="Times New Roman"/>
          <w:color w:val="222222"/>
          <w:sz w:val="24"/>
        </w:rPr>
      </w:pPr>
      <w:ins w:id="2143" w:author="José Antonio Garcíarivas" w:date="2017-12-19T12:41:00Z">
        <w:r w:rsidRPr="00063899">
          <w:rPr>
            <w:rFonts w:ascii="Times New Roman" w:hAnsi="Times New Roman"/>
            <w:color w:val="222222"/>
            <w:sz w:val="24"/>
          </w:rPr>
          <w:t xml:space="preserve"> </w:t>
        </w:r>
      </w:ins>
    </w:p>
    <w:p w14:paraId="60974914" w14:textId="77777777" w:rsidR="00063899" w:rsidRPr="00063899" w:rsidRDefault="00063899" w:rsidP="00063899">
      <w:pPr>
        <w:shd w:val="clear" w:color="auto" w:fill="FFFFFF"/>
        <w:spacing w:after="0" w:line="240" w:lineRule="auto"/>
        <w:jc w:val="both"/>
        <w:rPr>
          <w:ins w:id="2144" w:author="José Antonio Garcíarivas" w:date="2017-12-19T12:41:00Z"/>
          <w:rFonts w:ascii="Times New Roman" w:hAnsi="Times New Roman"/>
          <w:color w:val="222222"/>
          <w:sz w:val="24"/>
        </w:rPr>
      </w:pPr>
    </w:p>
    <w:p w14:paraId="26DB7901" w14:textId="77777777" w:rsidR="00063899" w:rsidRPr="00063899" w:rsidRDefault="00063899" w:rsidP="00063899">
      <w:pPr>
        <w:shd w:val="clear" w:color="auto" w:fill="FFFFFF"/>
        <w:spacing w:after="0" w:line="240" w:lineRule="auto"/>
        <w:jc w:val="both"/>
        <w:rPr>
          <w:rFonts w:ascii="Times New Roman" w:hAnsi="Times New Roman"/>
          <w:color w:val="222222"/>
          <w:sz w:val="24"/>
        </w:rPr>
      </w:pPr>
      <w:ins w:id="2145" w:author="José Antonio Garcíarivas" w:date="2017-12-19T12:41:00Z">
        <w:r w:rsidRPr="00063899">
          <w:rPr>
            <w:rFonts w:ascii="Times New Roman" w:hAnsi="Times New Roman"/>
            <w:color w:val="222222"/>
            <w:sz w:val="24"/>
          </w:rPr>
          <w:lastRenderedPageBreak/>
          <w:t>…To be continued, as a concluding chapter about Self-Control, after this draft info email sent and commented on.</w:t>
        </w:r>
      </w:ins>
    </w:p>
    <w:sectPr w:rsidR="00063899" w:rsidRPr="00063899" w:rsidSect="00EC0EDE">
      <w:headerReference w:type="default" r:id="rId12"/>
      <w:pgSz w:w="12240" w:h="15840"/>
      <w:pgMar w:top="1440" w:right="1440" w:bottom="1440" w:left="1440" w:header="900" w:footer="720" w:gutter="0"/>
      <w:pgNumType w:chapStyle="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0" w:author="Antonio" w:date="2015-05-08T01:57:00Z" w:initials="A">
    <w:p w14:paraId="2E6EDDD3" w14:textId="77777777" w:rsidR="005D03DD" w:rsidRPr="002B21BA" w:rsidRDefault="005D03DD">
      <w:pPr>
        <w:pStyle w:val="CommentText"/>
      </w:pPr>
      <w:r>
        <w:rPr>
          <w:rStyle w:val="CommentReference"/>
        </w:rPr>
        <w:annotationRef/>
      </w:r>
      <w:r w:rsidRPr="002B21BA">
        <w:t>Even though is 2-lity, 3 beggarly e</w:t>
      </w:r>
      <w:r>
        <w:t>lements.</w:t>
      </w:r>
    </w:p>
  </w:comment>
  <w:comment w:id="16" w:author="Antonio" w:date="2015-05-08T01:57:00Z" w:initials="A">
    <w:p w14:paraId="6E40A2EB" w14:textId="77777777" w:rsidR="005D03DD" w:rsidRPr="00382EB9" w:rsidRDefault="005D03DD">
      <w:pPr>
        <w:pStyle w:val="CommentText"/>
      </w:pPr>
      <w:r>
        <w:rPr>
          <w:rStyle w:val="CommentReference"/>
        </w:rPr>
        <w:annotationRef/>
      </w:r>
      <w:r>
        <w:t>So, what is our goal?</w:t>
      </w:r>
    </w:p>
  </w:comment>
  <w:comment w:id="26" w:author="Antonio" w:date="2015-05-08T01:57:00Z" w:initials="A">
    <w:p w14:paraId="40B70536" w14:textId="77777777" w:rsidR="005D03DD" w:rsidRDefault="005D03DD">
      <w:pPr>
        <w:pStyle w:val="CommentText"/>
      </w:pPr>
      <w:r>
        <w:rPr>
          <w:rStyle w:val="CommentReference"/>
        </w:rPr>
        <w:annotationRef/>
      </w:r>
      <w:r>
        <w:t>T</w:t>
      </w:r>
      <w:r w:rsidRPr="004D51F9">
        <w:t>hanks</w:t>
      </w:r>
      <w:r>
        <w:t>!</w:t>
      </w:r>
    </w:p>
  </w:comment>
  <w:comment w:id="29" w:author="Antonio" w:date="2015-05-08T01:57:00Z" w:initials="A">
    <w:p w14:paraId="484FBB90" w14:textId="77777777" w:rsidR="005D03DD" w:rsidRDefault="005D03DD">
      <w:pPr>
        <w:pStyle w:val="CommentText"/>
      </w:pPr>
      <w:r>
        <w:rPr>
          <w:rStyle w:val="CommentReference"/>
        </w:rPr>
        <w:annotationRef/>
      </w:r>
      <w:r>
        <w:t xml:space="preserve">Bye Mr. </w:t>
      </w:r>
      <w:r w:rsidRPr="004D51F9">
        <w:t>Stubborn</w:t>
      </w:r>
      <w:r>
        <w:t>.</w:t>
      </w:r>
    </w:p>
  </w:comment>
  <w:comment w:id="33" w:author="Antonio" w:date="2015-05-08T01:57:00Z" w:initials="A">
    <w:p w14:paraId="35DB6013" w14:textId="77777777" w:rsidR="005D03DD" w:rsidRDefault="005D03DD">
      <w:pPr>
        <w:pStyle w:val="CommentText"/>
      </w:pPr>
      <w:r>
        <w:rPr>
          <w:rStyle w:val="CommentReference"/>
        </w:rPr>
        <w:annotationRef/>
      </w:r>
      <w:r>
        <w:t xml:space="preserve">Of round, flat, </w:t>
      </w:r>
      <w:r w:rsidRPr="004D51F9">
        <w:t>growing</w:t>
      </w:r>
      <w:r>
        <w:t>.</w:t>
      </w:r>
    </w:p>
  </w:comment>
  <w:comment w:id="34" w:author="Antonio" w:date="2015-05-08T01:57:00Z" w:initials="A">
    <w:p w14:paraId="3C018DCC" w14:textId="77777777" w:rsidR="005D03DD" w:rsidRDefault="005D03DD">
      <w:pPr>
        <w:pStyle w:val="CommentText"/>
      </w:pPr>
      <w:r>
        <w:rPr>
          <w:rStyle w:val="CommentReference"/>
        </w:rPr>
        <w:annotationRef/>
      </w:r>
      <w:r>
        <w:t>Why put (?)</w:t>
      </w:r>
    </w:p>
  </w:comment>
  <w:comment w:id="35" w:author="José Antonio Garcíarivas" w:date="2018-08-12T22:25:00Z" w:initials="JAG">
    <w:p w14:paraId="175146B8" w14:textId="24AF0586" w:rsidR="005D03DD" w:rsidRDefault="005D03DD">
      <w:pPr>
        <w:pStyle w:val="CommentText"/>
      </w:pPr>
      <w:r>
        <w:rPr>
          <w:rStyle w:val="CommentReference"/>
        </w:rPr>
        <w:annotationRef/>
      </w:r>
      <w:r>
        <w:t>Dan is prompting to question, but answer is in Rev</w:t>
      </w:r>
    </w:p>
  </w:comment>
  <w:comment w:id="45" w:author="Antonio" w:date="2015-05-08T01:57:00Z" w:initials="A">
    <w:p w14:paraId="22A99D3C" w14:textId="77777777" w:rsidR="005D03DD" w:rsidRDefault="005D03DD">
      <w:pPr>
        <w:pStyle w:val="CommentText"/>
      </w:pPr>
      <w:r>
        <w:rPr>
          <w:rStyle w:val="CommentReference"/>
        </w:rPr>
        <w:annotationRef/>
      </w:r>
      <w:r>
        <w:t>Synonym of lust?</w:t>
      </w:r>
    </w:p>
  </w:comment>
  <w:comment w:id="46" w:author="José Antonio Garcíarivas" w:date="2018-08-12T22:25:00Z" w:initials="JAG">
    <w:p w14:paraId="2A694322" w14:textId="16427F24" w:rsidR="005D03DD" w:rsidRDefault="005D03DD">
      <w:pPr>
        <w:pStyle w:val="CommentText"/>
      </w:pPr>
      <w:r>
        <w:rPr>
          <w:rStyle w:val="CommentReference"/>
        </w:rPr>
        <w:annotationRef/>
      </w:r>
      <w:r>
        <w:t>Yes, but is more like LAWST</w:t>
      </w:r>
    </w:p>
  </w:comment>
  <w:comment w:id="51" w:author="Antonio" w:date="2015-05-08T01:57:00Z" w:initials="A">
    <w:p w14:paraId="6001BD45" w14:textId="77777777" w:rsidR="005D03DD" w:rsidRDefault="005D03DD">
      <w:pPr>
        <w:pStyle w:val="CommentText"/>
      </w:pPr>
      <w:r>
        <w:rPr>
          <w:rStyle w:val="CommentReference"/>
        </w:rPr>
        <w:annotationRef/>
      </w:r>
      <w:r>
        <w:t xml:space="preserve">Not under lust, neither evil concupiscence. </w:t>
      </w:r>
    </w:p>
  </w:comment>
  <w:comment w:id="94" w:author="Antonio" w:date="2015-05-08T01:57:00Z" w:initials="A">
    <w:p w14:paraId="3DC6DBEE" w14:textId="77777777" w:rsidR="005D03DD" w:rsidRDefault="005D03DD" w:rsidP="00760F0B">
      <w:pPr>
        <w:autoSpaceDE w:val="0"/>
        <w:autoSpaceDN w:val="0"/>
        <w:adjustRightInd w:val="0"/>
        <w:spacing w:after="0" w:line="240" w:lineRule="auto"/>
      </w:pPr>
      <w:r>
        <w:rPr>
          <w:rStyle w:val="CommentReference"/>
        </w:rPr>
        <w:annotationRef/>
      </w:r>
      <w:r>
        <w:t>Why creature comfort teacher?</w:t>
      </w:r>
      <w:r>
        <w:br/>
        <w:t>it reminds me of "</w:t>
      </w:r>
      <w:r w:rsidRPr="00760F0B">
        <w:rPr>
          <w:rFonts w:ascii="Georgia" w:hAnsi="Georgia" w:cs="Georgia"/>
          <w:color w:val="000000"/>
          <w:sz w:val="23"/>
          <w:szCs w:val="23"/>
        </w:rPr>
        <w:t xml:space="preserve"> </w:t>
      </w:r>
      <w:r>
        <w:rPr>
          <w:rFonts w:ascii="Georgia" w:hAnsi="Georgia" w:cs="Georgia"/>
          <w:color w:val="000000"/>
          <w:sz w:val="23"/>
          <w:szCs w:val="23"/>
        </w:rPr>
        <w:t>Who changed the truth of God into a lie, and worshipped and served the creature more than the Creator, who is blessed for ever. Amen.  Rom 1:25</w:t>
      </w:r>
      <w:r>
        <w:t>"</w:t>
      </w:r>
    </w:p>
  </w:comment>
  <w:comment w:id="102" w:author="Antonio" w:date="2015-05-08T01:57:00Z" w:initials="A">
    <w:p w14:paraId="10F00777" w14:textId="77777777" w:rsidR="005D03DD" w:rsidRDefault="005D03DD">
      <w:pPr>
        <w:pStyle w:val="CommentText"/>
      </w:pPr>
      <w:r>
        <w:rPr>
          <w:rStyle w:val="CommentReference"/>
        </w:rPr>
        <w:annotationRef/>
      </w:r>
      <w:r>
        <w:t>it reminds me of the concept of Simulacra &amp; simulation (half truths)</w:t>
      </w:r>
    </w:p>
  </w:comment>
  <w:comment w:id="103" w:author="Antonio" w:date="2015-05-08T01:57:00Z" w:initials="A">
    <w:p w14:paraId="635B1713" w14:textId="77777777" w:rsidR="005D03DD" w:rsidRDefault="005D03DD">
      <w:pPr>
        <w:pStyle w:val="CommentText"/>
      </w:pPr>
      <w:r>
        <w:rPr>
          <w:rStyle w:val="CommentReference"/>
        </w:rPr>
        <w:annotationRef/>
      </w:r>
      <w:r>
        <w:t xml:space="preserve">Why is so much surnaming? it makes things very confusing. </w:t>
      </w:r>
    </w:p>
  </w:comment>
  <w:comment w:id="104" w:author="Antonio" w:date="2015-05-08T12:16:00Z" w:initials="A">
    <w:p w14:paraId="3891329B" w14:textId="77777777" w:rsidR="005D03DD" w:rsidRDefault="005D03DD">
      <w:pPr>
        <w:pStyle w:val="CommentText"/>
      </w:pPr>
      <w:r>
        <w:rPr>
          <w:rStyle w:val="CommentReference"/>
        </w:rPr>
        <w:annotationRef/>
      </w:r>
      <w:r>
        <w:t>This is why, I don't call myself christian, is people that call us like that, because we speak about Christ.</w:t>
      </w:r>
    </w:p>
  </w:comment>
  <w:comment w:id="105" w:author="Antonio" w:date="2015-05-08T01:57:00Z" w:initials="A">
    <w:p w14:paraId="354F4411" w14:textId="77777777" w:rsidR="005D03DD" w:rsidRDefault="005D03DD">
      <w:pPr>
        <w:pStyle w:val="CommentText"/>
      </w:pPr>
      <w:r>
        <w:rPr>
          <w:rStyle w:val="CommentReference"/>
        </w:rPr>
        <w:annotationRef/>
      </w:r>
      <w:r>
        <w:t xml:space="preserve">Nice use of Spanish! </w:t>
      </w:r>
      <w:r>
        <w:br/>
        <w:t>it makes easier for me.</w:t>
      </w:r>
      <w:r>
        <w:br/>
      </w:r>
    </w:p>
  </w:comment>
  <w:comment w:id="106" w:author="Antonio" w:date="2015-05-08T01:57:00Z" w:initials="A">
    <w:p w14:paraId="3CF31F43" w14:textId="77777777" w:rsidR="005D03DD" w:rsidRDefault="005D03DD">
      <w:pPr>
        <w:pStyle w:val="CommentText"/>
      </w:pPr>
      <w:r>
        <w:rPr>
          <w:rStyle w:val="CommentReference"/>
        </w:rPr>
        <w:annotationRef/>
      </w:r>
      <w:r>
        <w:t>Gambling? LOL, no bueno.</w:t>
      </w:r>
    </w:p>
  </w:comment>
  <w:comment w:id="107" w:author="Antonio" w:date="2015-05-08T01:57:00Z" w:initials="A">
    <w:p w14:paraId="56031412" w14:textId="77777777" w:rsidR="005D03DD" w:rsidRDefault="005D03DD">
      <w:pPr>
        <w:pStyle w:val="CommentText"/>
      </w:pPr>
      <w:r>
        <w:rPr>
          <w:rStyle w:val="CommentReference"/>
        </w:rPr>
        <w:annotationRef/>
      </w:r>
      <w:r>
        <w:t>Why in Act1:3 says "abode both" then states 12, not 2?</w:t>
      </w:r>
    </w:p>
  </w:comment>
  <w:comment w:id="109" w:author="Antonio" w:date="2015-05-08T01:57:00Z" w:initials="A">
    <w:p w14:paraId="4F25E25C" w14:textId="77777777" w:rsidR="005D03DD" w:rsidRDefault="005D03DD">
      <w:pPr>
        <w:pStyle w:val="CommentText"/>
      </w:pPr>
      <w:r>
        <w:rPr>
          <w:rStyle w:val="CommentReference"/>
        </w:rPr>
        <w:annotationRef/>
      </w:r>
      <w:r>
        <w:t>I can't grasp this, let him add what?</w:t>
      </w:r>
    </w:p>
  </w:comment>
  <w:comment w:id="110" w:author="Antonio" w:date="2015-05-08T01:57:00Z" w:initials="A">
    <w:p w14:paraId="7B69CBDE" w14:textId="77777777" w:rsidR="005D03DD" w:rsidRDefault="005D03DD">
      <w:pPr>
        <w:pStyle w:val="CommentText"/>
      </w:pPr>
      <w:r>
        <w:rPr>
          <w:rStyle w:val="CommentReference"/>
        </w:rPr>
        <w:annotationRef/>
      </w:r>
      <w:r>
        <w:t>sounds churchy</w:t>
      </w:r>
    </w:p>
  </w:comment>
  <w:comment w:id="111" w:author="Antonio" w:date="2015-05-08T01:57:00Z" w:initials="A">
    <w:p w14:paraId="24BF0BCC" w14:textId="77777777" w:rsidR="005D03DD" w:rsidRDefault="005D03DD">
      <w:pPr>
        <w:pStyle w:val="CommentText"/>
      </w:pPr>
      <w:r>
        <w:rPr>
          <w:rStyle w:val="CommentReference"/>
        </w:rPr>
        <w:annotationRef/>
      </w:r>
      <w:r>
        <w:t>The new twelve?</w:t>
      </w:r>
    </w:p>
  </w:comment>
  <w:comment w:id="112" w:author="Antonio" w:date="2015-05-08T01:57:00Z" w:initials="A">
    <w:p w14:paraId="5034463C" w14:textId="77777777" w:rsidR="005D03DD" w:rsidRDefault="005D03DD">
      <w:pPr>
        <w:pStyle w:val="CommentText"/>
      </w:pPr>
      <w:r>
        <w:rPr>
          <w:rStyle w:val="CommentReference"/>
        </w:rPr>
        <w:annotationRef/>
      </w:r>
      <w:r>
        <w:t>Clever:walk/Walk</w:t>
      </w:r>
    </w:p>
  </w:comment>
  <w:comment w:id="135" w:author="Antonio" w:date="2015-05-08T01:57:00Z" w:initials="A">
    <w:p w14:paraId="00773D53" w14:textId="77777777" w:rsidR="005D03DD" w:rsidRDefault="005D03DD">
      <w:pPr>
        <w:pStyle w:val="CommentText"/>
      </w:pPr>
      <w:r>
        <w:rPr>
          <w:rStyle w:val="CommentReference"/>
        </w:rPr>
        <w:annotationRef/>
      </w:r>
      <w:r>
        <w:t>I don't like this word, maybe "to add more features"</w:t>
      </w:r>
    </w:p>
  </w:comment>
  <w:comment w:id="138" w:author="Antonio" w:date="2015-05-08T01:57:00Z" w:initials="A">
    <w:p w14:paraId="79783E3D" w14:textId="77777777" w:rsidR="005D03DD" w:rsidRDefault="005D03DD">
      <w:pPr>
        <w:pStyle w:val="CommentText"/>
      </w:pPr>
      <w:r>
        <w:rPr>
          <w:rStyle w:val="CommentReference"/>
        </w:rPr>
        <w:annotationRef/>
      </w:r>
      <w:r>
        <w:t>Why sometimes you don't provide reference?</w:t>
      </w:r>
      <w:r>
        <w:br/>
        <w:t>I know where this is,</w:t>
      </w:r>
      <w:r>
        <w:br/>
        <w:t>but to new people might be a little hard to star motivated to read.</w:t>
      </w:r>
    </w:p>
  </w:comment>
  <w:comment w:id="145" w:author="Antonio" w:date="2015-05-08T01:57:00Z" w:initials="A">
    <w:p w14:paraId="14F8A6FF" w14:textId="77777777" w:rsidR="005D03DD" w:rsidRDefault="005D03DD">
      <w:pPr>
        <w:pStyle w:val="CommentText"/>
      </w:pPr>
      <w:r>
        <w:rPr>
          <w:rStyle w:val="CommentReference"/>
        </w:rPr>
        <w:annotationRef/>
      </w:r>
      <w:r>
        <w:t>so, there is salvation of the spirit of soul/spirit. Let me bring 2Th2:13 &amp; H</w:t>
      </w:r>
      <w:r w:rsidRPr="001232A2">
        <w:t>eb4:12</w:t>
      </w:r>
      <w:r>
        <w:br/>
      </w:r>
    </w:p>
  </w:comment>
  <w:comment w:id="149" w:author="One" w:date="2018-08-19T01:23:00Z" w:initials="O">
    <w:p w14:paraId="7AF966E0" w14:textId="63E7AC65" w:rsidR="005D03DD" w:rsidRDefault="005D03DD">
      <w:pPr>
        <w:pStyle w:val="CommentText"/>
      </w:pPr>
      <w:r>
        <w:rPr>
          <w:rStyle w:val="CommentReference"/>
        </w:rPr>
        <w:annotationRef/>
      </w:r>
      <w:r>
        <w:t>Why do you use the word geek as referring to Greek</w:t>
      </w:r>
    </w:p>
  </w:comment>
  <w:comment w:id="773" w:author="José Antonio Garcíarivas" w:date="2018-10-14T18:26:00Z" w:initials="JAG">
    <w:p w14:paraId="7C4AC92B" w14:textId="5C146776" w:rsidR="005D03DD" w:rsidRDefault="005D03DD">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E6EDDD3" w15:done="0"/>
  <w15:commentEx w15:paraId="6E40A2EB" w15:done="0"/>
  <w15:commentEx w15:paraId="40B70536" w15:done="0"/>
  <w15:commentEx w15:paraId="484FBB90" w15:done="0"/>
  <w15:commentEx w15:paraId="35DB6013" w15:done="0"/>
  <w15:commentEx w15:paraId="3C018DCC" w15:done="0"/>
  <w15:commentEx w15:paraId="175146B8" w15:paraIdParent="3C018DCC" w15:done="0"/>
  <w15:commentEx w15:paraId="22A99D3C" w15:done="0"/>
  <w15:commentEx w15:paraId="2A694322" w15:paraIdParent="22A99D3C" w15:done="0"/>
  <w15:commentEx w15:paraId="6001BD45" w15:done="0"/>
  <w15:commentEx w15:paraId="3DC6DBEE" w15:done="0"/>
  <w15:commentEx w15:paraId="10F00777" w15:done="0"/>
  <w15:commentEx w15:paraId="635B1713" w15:done="0"/>
  <w15:commentEx w15:paraId="3891329B" w15:done="0"/>
  <w15:commentEx w15:paraId="354F4411" w15:done="0"/>
  <w15:commentEx w15:paraId="3CF31F43" w15:done="0"/>
  <w15:commentEx w15:paraId="56031412" w15:done="0"/>
  <w15:commentEx w15:paraId="4F25E25C" w15:done="0"/>
  <w15:commentEx w15:paraId="7B69CBDE" w15:done="0"/>
  <w15:commentEx w15:paraId="24BF0BCC" w15:done="0"/>
  <w15:commentEx w15:paraId="5034463C" w15:done="0"/>
  <w15:commentEx w15:paraId="00773D53" w15:done="0"/>
  <w15:commentEx w15:paraId="79783E3D" w15:done="0"/>
  <w15:commentEx w15:paraId="14F8A6FF" w15:done="0"/>
  <w15:commentEx w15:paraId="7AF966E0" w15:done="0"/>
  <w15:commentEx w15:paraId="7C4AC92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E6EDDD3" w16cid:durableId="18F63B3D"/>
  <w16cid:commentId w16cid:paraId="6E40A2EB" w16cid:durableId="18F63B3E"/>
  <w16cid:commentId w16cid:paraId="40B70536" w16cid:durableId="18F63B3F"/>
  <w16cid:commentId w16cid:paraId="484FBB90" w16cid:durableId="18F63B40"/>
  <w16cid:commentId w16cid:paraId="35DB6013" w16cid:durableId="18F63B41"/>
  <w16cid:commentId w16cid:paraId="3C018DCC" w16cid:durableId="18F63B42"/>
  <w16cid:commentId w16cid:paraId="175146B8" w16cid:durableId="1F1B3242"/>
  <w16cid:commentId w16cid:paraId="22A99D3C" w16cid:durableId="18F63B43"/>
  <w16cid:commentId w16cid:paraId="2A694322" w16cid:durableId="1F1B326B"/>
  <w16cid:commentId w16cid:paraId="6001BD45" w16cid:durableId="18F63B44"/>
  <w16cid:commentId w16cid:paraId="3DC6DBEE" w16cid:durableId="18F64EC6"/>
  <w16cid:commentId w16cid:paraId="10F00777" w16cid:durableId="18F65E0C"/>
  <w16cid:commentId w16cid:paraId="635B1713" w16cid:durableId="18F66018"/>
  <w16cid:commentId w16cid:paraId="3891329B" w16cid:durableId="18F66103"/>
  <w16cid:commentId w16cid:paraId="354F4411" w16cid:durableId="18F660CB"/>
  <w16cid:commentId w16cid:paraId="3CF31F43" w16cid:durableId="18F661AF"/>
  <w16cid:commentId w16cid:paraId="56031412" w16cid:durableId="18F6674D"/>
  <w16cid:commentId w16cid:paraId="4F25E25C" w16cid:durableId="18F663C7"/>
  <w16cid:commentId w16cid:paraId="7B69CBDE" w16cid:durableId="18F669EC"/>
  <w16cid:commentId w16cid:paraId="24BF0BCC" w16cid:durableId="18F68C19"/>
  <w16cid:commentId w16cid:paraId="5034463C" w16cid:durableId="18F69213"/>
  <w16cid:commentId w16cid:paraId="00773D53" w16cid:durableId="18F6931F"/>
  <w16cid:commentId w16cid:paraId="79783E3D" w16cid:durableId="18F69398"/>
  <w16cid:commentId w16cid:paraId="14F8A6FF" w16cid:durableId="18F69538"/>
  <w16cid:commentId w16cid:paraId="7AF966E0" w16cid:durableId="1F23452E"/>
  <w16cid:commentId w16cid:paraId="7C4AC92B" w16cid:durableId="1F6E08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383B81" w14:textId="77777777" w:rsidR="004F5FA3" w:rsidRDefault="004F5FA3" w:rsidP="001C2421">
      <w:pPr>
        <w:spacing w:after="0" w:line="240" w:lineRule="auto"/>
      </w:pPr>
      <w:r>
        <w:separator/>
      </w:r>
    </w:p>
  </w:endnote>
  <w:endnote w:type="continuationSeparator" w:id="0">
    <w:p w14:paraId="2034AFAF" w14:textId="77777777" w:rsidR="004F5FA3" w:rsidRDefault="004F5FA3" w:rsidP="001C2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altName w:val="Arial"/>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charset w:val="00"/>
    <w:family w:val="swiss"/>
    <w:pitch w:val="variable"/>
    <w:sig w:usb0="E1002EFF" w:usb1="C000605B" w:usb2="00000029" w:usb3="00000000" w:csb0="000101FF" w:csb1="00000000"/>
  </w:font>
  <w:font w:name="Georgia">
    <w:altName w:val="Arial"/>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B67BDB" w14:textId="77777777" w:rsidR="004F5FA3" w:rsidRDefault="004F5FA3" w:rsidP="001C2421">
      <w:pPr>
        <w:spacing w:after="0" w:line="240" w:lineRule="auto"/>
      </w:pPr>
      <w:r>
        <w:separator/>
      </w:r>
    </w:p>
  </w:footnote>
  <w:footnote w:type="continuationSeparator" w:id="0">
    <w:p w14:paraId="7B4AEDD5" w14:textId="77777777" w:rsidR="004F5FA3" w:rsidRDefault="004F5FA3" w:rsidP="001C24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D68E12" w14:textId="77777777" w:rsidR="005D03DD" w:rsidRDefault="005D03DD" w:rsidP="00EC0EDE">
    <w:pPr>
      <w:pStyle w:val="Header"/>
      <w:jc w:val="center"/>
    </w:pPr>
    <w:r>
      <w:rPr>
        <w:noProof/>
      </w:rPr>
      <mc:AlternateContent>
        <mc:Choice Requires="wps">
          <w:drawing>
            <wp:anchor distT="45720" distB="45720" distL="114300" distR="114300" simplePos="0" relativeHeight="251657728" behindDoc="0" locked="0" layoutInCell="1" allowOverlap="1" wp14:anchorId="5AA8C14E" wp14:editId="170CA93D">
              <wp:simplePos x="0" y="0"/>
              <wp:positionH relativeFrom="column">
                <wp:posOffset>5116830</wp:posOffset>
              </wp:positionH>
              <wp:positionV relativeFrom="paragraph">
                <wp:posOffset>-495300</wp:posOffset>
              </wp:positionV>
              <wp:extent cx="1522095" cy="77724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22095"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54780" w14:textId="77777777" w:rsidR="005D03DD" w:rsidRPr="00EC0EDE" w:rsidRDefault="005D03DD" w:rsidP="00EC0EDE">
                          <w:pPr>
                            <w:jc w:val="right"/>
                            <w:rPr>
                              <w:sz w:val="20"/>
                            </w:rPr>
                          </w:pPr>
                          <w:r w:rsidRPr="00EC0EDE">
                            <w:rPr>
                              <w:sz w:val="20"/>
                            </w:rPr>
                            <w:t xml:space="preserve">Author: Daniel Miles </w:t>
                          </w:r>
                          <w:r w:rsidRPr="00EC0EDE">
                            <w:rPr>
                              <w:sz w:val="20"/>
                            </w:rPr>
                            <w:br/>
                          </w:r>
                          <w:hyperlink r:id="rId1" w:history="1">
                            <w:r w:rsidRPr="00EC0EDE">
                              <w:rPr>
                                <w:rStyle w:val="Hyperlink"/>
                                <w:sz w:val="20"/>
                              </w:rPr>
                              <w:t>www.GodShew.org</w:t>
                            </w:r>
                          </w:hyperlink>
                          <w:r w:rsidRPr="00EC0EDE">
                            <w:rPr>
                              <w:sz w:val="20"/>
                            </w:rPr>
                            <w:br/>
                            <w:t>Saskatoon, Saskatchewan</w:t>
                          </w:r>
                          <w:r w:rsidRPr="00EC0EDE">
                            <w:rPr>
                              <w:sz w:val="20"/>
                            </w:rPr>
                            <w:br/>
                          </w:r>
                          <w:hyperlink r:id="rId2" w:history="1">
                            <w:r w:rsidRPr="00EC0EDE">
                              <w:rPr>
                                <w:rStyle w:val="Hyperlink"/>
                                <w:sz w:val="20"/>
                              </w:rPr>
                              <w:t>danielmiles@sasktel.net</w:t>
                            </w:r>
                          </w:hyperlink>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AA8C14E" id="_x0000_t202" coordsize="21600,21600" o:spt="202" path="m,l,21600r21600,l21600,xe">
              <v:stroke joinstyle="miter"/>
              <v:path gradientshapeok="t" o:connecttype="rect"/>
            </v:shapetype>
            <v:shape id="Text Box 2" o:spid="_x0000_s1026" type="#_x0000_t202" style="position:absolute;left:0;text-align:left;margin-left:402.9pt;margin-top:-39pt;width:119.85pt;height:61.2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" filled="f" stroked="f">
              <v:path arrowok="t"/>
              <v:textbox>
                <w:txbxContent>
                  <w:p w14:paraId="5BC54780" w14:textId="77777777" w:rsidR="005D03DD" w:rsidRPr="00EC0EDE" w:rsidRDefault="005D03DD" w:rsidP="00EC0EDE">
                    <w:pPr>
                      <w:jc w:val="right"/>
                      <w:rPr>
                        <w:sz w:val="20"/>
                      </w:rPr>
                    </w:pPr>
                    <w:r w:rsidRPr="00EC0EDE">
                      <w:rPr>
                        <w:sz w:val="20"/>
                      </w:rPr>
                      <w:t xml:space="preserve">Author: Daniel Miles </w:t>
                    </w:r>
                    <w:r w:rsidRPr="00EC0EDE">
                      <w:rPr>
                        <w:sz w:val="20"/>
                      </w:rPr>
                      <w:br/>
                    </w:r>
                    <w:hyperlink r:id="rId3" w:history="1">
                      <w:r w:rsidRPr="00EC0EDE">
                        <w:rPr>
                          <w:rStyle w:val="Hyperlink"/>
                          <w:sz w:val="20"/>
                        </w:rPr>
                        <w:t>www.GodShew.org</w:t>
                      </w:r>
                    </w:hyperlink>
                    <w:r w:rsidRPr="00EC0EDE">
                      <w:rPr>
                        <w:sz w:val="20"/>
                      </w:rPr>
                      <w:br/>
                      <w:t>Saskatoon, Saskatchewan</w:t>
                    </w:r>
                    <w:r w:rsidRPr="00EC0EDE">
                      <w:rPr>
                        <w:sz w:val="20"/>
                      </w:rPr>
                      <w:br/>
                    </w:r>
                    <w:hyperlink r:id="rId4" w:history="1">
                      <w:r w:rsidRPr="00EC0EDE">
                        <w:rPr>
                          <w:rStyle w:val="Hyperlink"/>
                          <w:sz w:val="20"/>
                        </w:rPr>
                        <w:t>danielmiles@sasktel.net</w:t>
                      </w:r>
                    </w:hyperlink>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5D17EE"/>
    <w:multiLevelType w:val="multilevel"/>
    <w:tmpl w:val="80BE5E0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591415"/>
    <w:multiLevelType w:val="multilevel"/>
    <w:tmpl w:val="2E56E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7C526F"/>
    <w:multiLevelType w:val="multilevel"/>
    <w:tmpl w:val="4D4A5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osé Antonio Garcíarivas">
    <w15:presenceInfo w15:providerId="Windows Live" w15:userId="51b1d3a4cc3ed497"/>
  </w15:person>
  <w15:person w15:author="One">
    <w15:presenceInfo w15:providerId="None" w15:userId="One"/>
  </w15:person>
  <w15:person w15:author="one">
    <w15:presenceInfo w15:providerId="None" w15:userId="o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grammar="clean"/>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9E0"/>
    <w:rsid w:val="0000204D"/>
    <w:rsid w:val="00002D4D"/>
    <w:rsid w:val="0000423E"/>
    <w:rsid w:val="00004535"/>
    <w:rsid w:val="00004FEF"/>
    <w:rsid w:val="00005827"/>
    <w:rsid w:val="00005845"/>
    <w:rsid w:val="00005F1F"/>
    <w:rsid w:val="00006EA7"/>
    <w:rsid w:val="00011AD8"/>
    <w:rsid w:val="00011BE2"/>
    <w:rsid w:val="000164B2"/>
    <w:rsid w:val="000224F1"/>
    <w:rsid w:val="00024764"/>
    <w:rsid w:val="00027769"/>
    <w:rsid w:val="00030900"/>
    <w:rsid w:val="00033581"/>
    <w:rsid w:val="0003395F"/>
    <w:rsid w:val="0003784C"/>
    <w:rsid w:val="00037A88"/>
    <w:rsid w:val="00040C6A"/>
    <w:rsid w:val="0005055E"/>
    <w:rsid w:val="00052EC8"/>
    <w:rsid w:val="000545C0"/>
    <w:rsid w:val="00054F8C"/>
    <w:rsid w:val="0005741E"/>
    <w:rsid w:val="0006004F"/>
    <w:rsid w:val="00061A04"/>
    <w:rsid w:val="00062A80"/>
    <w:rsid w:val="00063899"/>
    <w:rsid w:val="000639C7"/>
    <w:rsid w:val="00064329"/>
    <w:rsid w:val="000659AD"/>
    <w:rsid w:val="00067BB6"/>
    <w:rsid w:val="00072365"/>
    <w:rsid w:val="0007642D"/>
    <w:rsid w:val="000772E3"/>
    <w:rsid w:val="000778EE"/>
    <w:rsid w:val="00077902"/>
    <w:rsid w:val="00077BF1"/>
    <w:rsid w:val="00077DD9"/>
    <w:rsid w:val="00077E2E"/>
    <w:rsid w:val="000815FB"/>
    <w:rsid w:val="00086F7C"/>
    <w:rsid w:val="00090C62"/>
    <w:rsid w:val="0009457E"/>
    <w:rsid w:val="0009695E"/>
    <w:rsid w:val="00097326"/>
    <w:rsid w:val="000A17E0"/>
    <w:rsid w:val="000A68DB"/>
    <w:rsid w:val="000A69E0"/>
    <w:rsid w:val="000A72AF"/>
    <w:rsid w:val="000B0951"/>
    <w:rsid w:val="000B2F06"/>
    <w:rsid w:val="000B30FB"/>
    <w:rsid w:val="000B3CE8"/>
    <w:rsid w:val="000B46F1"/>
    <w:rsid w:val="000B7731"/>
    <w:rsid w:val="000B7935"/>
    <w:rsid w:val="000C0475"/>
    <w:rsid w:val="000C1224"/>
    <w:rsid w:val="000C69D2"/>
    <w:rsid w:val="000D24CA"/>
    <w:rsid w:val="000D4F36"/>
    <w:rsid w:val="000D5403"/>
    <w:rsid w:val="000D7E24"/>
    <w:rsid w:val="000E54FB"/>
    <w:rsid w:val="000E62EC"/>
    <w:rsid w:val="000F0ACF"/>
    <w:rsid w:val="000F191D"/>
    <w:rsid w:val="000F379A"/>
    <w:rsid w:val="000F43DF"/>
    <w:rsid w:val="000F4E24"/>
    <w:rsid w:val="000F7AB2"/>
    <w:rsid w:val="00101CC5"/>
    <w:rsid w:val="00103CAA"/>
    <w:rsid w:val="00106A43"/>
    <w:rsid w:val="00106AE0"/>
    <w:rsid w:val="0010727E"/>
    <w:rsid w:val="00107E0B"/>
    <w:rsid w:val="00122D3B"/>
    <w:rsid w:val="001232A2"/>
    <w:rsid w:val="00124B81"/>
    <w:rsid w:val="00126955"/>
    <w:rsid w:val="00132DB3"/>
    <w:rsid w:val="00133A4D"/>
    <w:rsid w:val="00134F01"/>
    <w:rsid w:val="001354AA"/>
    <w:rsid w:val="00137505"/>
    <w:rsid w:val="00140C87"/>
    <w:rsid w:val="00141265"/>
    <w:rsid w:val="00142409"/>
    <w:rsid w:val="00145F1E"/>
    <w:rsid w:val="0014602E"/>
    <w:rsid w:val="001462E6"/>
    <w:rsid w:val="00150A1D"/>
    <w:rsid w:val="00156B40"/>
    <w:rsid w:val="00156E3B"/>
    <w:rsid w:val="001621E0"/>
    <w:rsid w:val="00164310"/>
    <w:rsid w:val="00165263"/>
    <w:rsid w:val="001671F3"/>
    <w:rsid w:val="00173F46"/>
    <w:rsid w:val="0017484B"/>
    <w:rsid w:val="00175330"/>
    <w:rsid w:val="001765A0"/>
    <w:rsid w:val="00177A91"/>
    <w:rsid w:val="00181BB1"/>
    <w:rsid w:val="001845E0"/>
    <w:rsid w:val="00184CDD"/>
    <w:rsid w:val="00184CE3"/>
    <w:rsid w:val="00186CCB"/>
    <w:rsid w:val="00187459"/>
    <w:rsid w:val="00187909"/>
    <w:rsid w:val="00192C9E"/>
    <w:rsid w:val="0019365F"/>
    <w:rsid w:val="00196FE2"/>
    <w:rsid w:val="001A0CB1"/>
    <w:rsid w:val="001A2DA2"/>
    <w:rsid w:val="001A3D30"/>
    <w:rsid w:val="001A6A4C"/>
    <w:rsid w:val="001B3249"/>
    <w:rsid w:val="001B48DF"/>
    <w:rsid w:val="001B4F7C"/>
    <w:rsid w:val="001B50F6"/>
    <w:rsid w:val="001B5C50"/>
    <w:rsid w:val="001B61C3"/>
    <w:rsid w:val="001C070E"/>
    <w:rsid w:val="001C2057"/>
    <w:rsid w:val="001C2421"/>
    <w:rsid w:val="001C529C"/>
    <w:rsid w:val="001D0F6B"/>
    <w:rsid w:val="001D2ECA"/>
    <w:rsid w:val="001D59F2"/>
    <w:rsid w:val="001E0033"/>
    <w:rsid w:val="001E0CC2"/>
    <w:rsid w:val="001E2800"/>
    <w:rsid w:val="001E2BA8"/>
    <w:rsid w:val="001E2CBA"/>
    <w:rsid w:val="001E3361"/>
    <w:rsid w:val="001E3B27"/>
    <w:rsid w:val="001E3E89"/>
    <w:rsid w:val="001E55A2"/>
    <w:rsid w:val="001E5C2F"/>
    <w:rsid w:val="001F06D5"/>
    <w:rsid w:val="001F2A6A"/>
    <w:rsid w:val="001F4FC4"/>
    <w:rsid w:val="001F5311"/>
    <w:rsid w:val="001F5678"/>
    <w:rsid w:val="001F5CFB"/>
    <w:rsid w:val="001F5E97"/>
    <w:rsid w:val="001F747E"/>
    <w:rsid w:val="00203B1C"/>
    <w:rsid w:val="002040AB"/>
    <w:rsid w:val="0020569A"/>
    <w:rsid w:val="00206D4D"/>
    <w:rsid w:val="002102A4"/>
    <w:rsid w:val="002159E9"/>
    <w:rsid w:val="00216B85"/>
    <w:rsid w:val="002205F6"/>
    <w:rsid w:val="00221984"/>
    <w:rsid w:val="00223478"/>
    <w:rsid w:val="00223FE8"/>
    <w:rsid w:val="00224A42"/>
    <w:rsid w:val="002328BF"/>
    <w:rsid w:val="00234192"/>
    <w:rsid w:val="00235C5C"/>
    <w:rsid w:val="00237CF2"/>
    <w:rsid w:val="00241492"/>
    <w:rsid w:val="00243C79"/>
    <w:rsid w:val="0024485A"/>
    <w:rsid w:val="00250396"/>
    <w:rsid w:val="002554F1"/>
    <w:rsid w:val="00256128"/>
    <w:rsid w:val="0025638B"/>
    <w:rsid w:val="00256B7A"/>
    <w:rsid w:val="00260DBA"/>
    <w:rsid w:val="00263894"/>
    <w:rsid w:val="00264EAE"/>
    <w:rsid w:val="00265CF5"/>
    <w:rsid w:val="00266521"/>
    <w:rsid w:val="00266B29"/>
    <w:rsid w:val="00266E87"/>
    <w:rsid w:val="00271072"/>
    <w:rsid w:val="002710E2"/>
    <w:rsid w:val="0027188E"/>
    <w:rsid w:val="00280862"/>
    <w:rsid w:val="00280E0C"/>
    <w:rsid w:val="00281109"/>
    <w:rsid w:val="00283D6E"/>
    <w:rsid w:val="00283FEC"/>
    <w:rsid w:val="002846AB"/>
    <w:rsid w:val="00285D6A"/>
    <w:rsid w:val="002911EF"/>
    <w:rsid w:val="00291254"/>
    <w:rsid w:val="00292BB7"/>
    <w:rsid w:val="002941D8"/>
    <w:rsid w:val="0029570E"/>
    <w:rsid w:val="002973AF"/>
    <w:rsid w:val="00297755"/>
    <w:rsid w:val="00297EC2"/>
    <w:rsid w:val="002A0534"/>
    <w:rsid w:val="002A2AC3"/>
    <w:rsid w:val="002A5E1A"/>
    <w:rsid w:val="002A74C4"/>
    <w:rsid w:val="002B0E86"/>
    <w:rsid w:val="002B1521"/>
    <w:rsid w:val="002B21BA"/>
    <w:rsid w:val="002B41C1"/>
    <w:rsid w:val="002B4D1A"/>
    <w:rsid w:val="002B61DF"/>
    <w:rsid w:val="002C42D4"/>
    <w:rsid w:val="002C4BC2"/>
    <w:rsid w:val="002D19C3"/>
    <w:rsid w:val="002D53C1"/>
    <w:rsid w:val="002D7BB8"/>
    <w:rsid w:val="002E1F00"/>
    <w:rsid w:val="002E3660"/>
    <w:rsid w:val="002E5107"/>
    <w:rsid w:val="002F1002"/>
    <w:rsid w:val="002F1419"/>
    <w:rsid w:val="002F2445"/>
    <w:rsid w:val="002F2901"/>
    <w:rsid w:val="002F6C72"/>
    <w:rsid w:val="002F6D22"/>
    <w:rsid w:val="00300786"/>
    <w:rsid w:val="00302A23"/>
    <w:rsid w:val="00306EEC"/>
    <w:rsid w:val="00307E9F"/>
    <w:rsid w:val="00313C1A"/>
    <w:rsid w:val="003162EB"/>
    <w:rsid w:val="00316927"/>
    <w:rsid w:val="0032002A"/>
    <w:rsid w:val="0032253D"/>
    <w:rsid w:val="00323F3C"/>
    <w:rsid w:val="0032532F"/>
    <w:rsid w:val="00326DD9"/>
    <w:rsid w:val="00330CD5"/>
    <w:rsid w:val="00333E3C"/>
    <w:rsid w:val="00340176"/>
    <w:rsid w:val="003420D7"/>
    <w:rsid w:val="003516CD"/>
    <w:rsid w:val="00352317"/>
    <w:rsid w:val="00354D2D"/>
    <w:rsid w:val="00356578"/>
    <w:rsid w:val="00362A55"/>
    <w:rsid w:val="00363CBF"/>
    <w:rsid w:val="00370914"/>
    <w:rsid w:val="003715F2"/>
    <w:rsid w:val="00372EF3"/>
    <w:rsid w:val="00380453"/>
    <w:rsid w:val="003804F6"/>
    <w:rsid w:val="0038160F"/>
    <w:rsid w:val="00382C9F"/>
    <w:rsid w:val="00382EB9"/>
    <w:rsid w:val="00385504"/>
    <w:rsid w:val="00387180"/>
    <w:rsid w:val="00391A26"/>
    <w:rsid w:val="00392881"/>
    <w:rsid w:val="00392AC6"/>
    <w:rsid w:val="003A4413"/>
    <w:rsid w:val="003A4F6C"/>
    <w:rsid w:val="003A546F"/>
    <w:rsid w:val="003A5E8A"/>
    <w:rsid w:val="003A6B17"/>
    <w:rsid w:val="003B2B38"/>
    <w:rsid w:val="003B3468"/>
    <w:rsid w:val="003B3968"/>
    <w:rsid w:val="003B48B7"/>
    <w:rsid w:val="003B4F4A"/>
    <w:rsid w:val="003B5ACE"/>
    <w:rsid w:val="003B7911"/>
    <w:rsid w:val="003C0F6C"/>
    <w:rsid w:val="003C1EC2"/>
    <w:rsid w:val="003C7344"/>
    <w:rsid w:val="003D0BA4"/>
    <w:rsid w:val="003D0DD2"/>
    <w:rsid w:val="003D1AAA"/>
    <w:rsid w:val="003D1E54"/>
    <w:rsid w:val="003D610C"/>
    <w:rsid w:val="003D66A4"/>
    <w:rsid w:val="003E07AE"/>
    <w:rsid w:val="003E3AB3"/>
    <w:rsid w:val="003E670C"/>
    <w:rsid w:val="003E737C"/>
    <w:rsid w:val="003E7F15"/>
    <w:rsid w:val="003E7F41"/>
    <w:rsid w:val="003F0873"/>
    <w:rsid w:val="003F0DA9"/>
    <w:rsid w:val="003F5DC8"/>
    <w:rsid w:val="00400180"/>
    <w:rsid w:val="00400DBF"/>
    <w:rsid w:val="0040267C"/>
    <w:rsid w:val="00404261"/>
    <w:rsid w:val="0040697A"/>
    <w:rsid w:val="00406B7F"/>
    <w:rsid w:val="00406EAC"/>
    <w:rsid w:val="00410958"/>
    <w:rsid w:val="00412B1F"/>
    <w:rsid w:val="00413976"/>
    <w:rsid w:val="00413D9D"/>
    <w:rsid w:val="004142C2"/>
    <w:rsid w:val="0041668A"/>
    <w:rsid w:val="00417C9D"/>
    <w:rsid w:val="00425487"/>
    <w:rsid w:val="004322FF"/>
    <w:rsid w:val="00433C2A"/>
    <w:rsid w:val="00433ED9"/>
    <w:rsid w:val="0043475B"/>
    <w:rsid w:val="00437E0E"/>
    <w:rsid w:val="00441792"/>
    <w:rsid w:val="00441B05"/>
    <w:rsid w:val="00442986"/>
    <w:rsid w:val="00444912"/>
    <w:rsid w:val="004453AF"/>
    <w:rsid w:val="00447CDA"/>
    <w:rsid w:val="00452B53"/>
    <w:rsid w:val="004537F1"/>
    <w:rsid w:val="00460BAF"/>
    <w:rsid w:val="004614F8"/>
    <w:rsid w:val="0046158C"/>
    <w:rsid w:val="00462000"/>
    <w:rsid w:val="00462033"/>
    <w:rsid w:val="00462114"/>
    <w:rsid w:val="0046231C"/>
    <w:rsid w:val="004633F4"/>
    <w:rsid w:val="00463F2B"/>
    <w:rsid w:val="004659B8"/>
    <w:rsid w:val="00465A1C"/>
    <w:rsid w:val="00466005"/>
    <w:rsid w:val="00467D4B"/>
    <w:rsid w:val="00471146"/>
    <w:rsid w:val="00474428"/>
    <w:rsid w:val="00474642"/>
    <w:rsid w:val="00477048"/>
    <w:rsid w:val="00480B2B"/>
    <w:rsid w:val="00480B35"/>
    <w:rsid w:val="0048317A"/>
    <w:rsid w:val="0049127B"/>
    <w:rsid w:val="00491653"/>
    <w:rsid w:val="00493A54"/>
    <w:rsid w:val="00493BFC"/>
    <w:rsid w:val="0049467A"/>
    <w:rsid w:val="00495A0D"/>
    <w:rsid w:val="00496A47"/>
    <w:rsid w:val="004A1D0A"/>
    <w:rsid w:val="004A76D8"/>
    <w:rsid w:val="004A7F94"/>
    <w:rsid w:val="004B1034"/>
    <w:rsid w:val="004B1FCB"/>
    <w:rsid w:val="004B294B"/>
    <w:rsid w:val="004B2C9E"/>
    <w:rsid w:val="004B3370"/>
    <w:rsid w:val="004B52B4"/>
    <w:rsid w:val="004C1CDE"/>
    <w:rsid w:val="004C2545"/>
    <w:rsid w:val="004C540D"/>
    <w:rsid w:val="004C78E8"/>
    <w:rsid w:val="004D2211"/>
    <w:rsid w:val="004D265B"/>
    <w:rsid w:val="004D51F9"/>
    <w:rsid w:val="004E1311"/>
    <w:rsid w:val="004E2FA0"/>
    <w:rsid w:val="004E334F"/>
    <w:rsid w:val="004E454E"/>
    <w:rsid w:val="004E67F6"/>
    <w:rsid w:val="004F11B2"/>
    <w:rsid w:val="004F19D2"/>
    <w:rsid w:val="004F2BEE"/>
    <w:rsid w:val="004F2CDC"/>
    <w:rsid w:val="004F3719"/>
    <w:rsid w:val="004F43FA"/>
    <w:rsid w:val="004F5FA3"/>
    <w:rsid w:val="004F7548"/>
    <w:rsid w:val="004F7F24"/>
    <w:rsid w:val="0050026F"/>
    <w:rsid w:val="005031DA"/>
    <w:rsid w:val="00503C6A"/>
    <w:rsid w:val="00504BA4"/>
    <w:rsid w:val="00504BC5"/>
    <w:rsid w:val="005102A9"/>
    <w:rsid w:val="0051091E"/>
    <w:rsid w:val="00511ABF"/>
    <w:rsid w:val="00512909"/>
    <w:rsid w:val="00512D37"/>
    <w:rsid w:val="00515A4B"/>
    <w:rsid w:val="00520174"/>
    <w:rsid w:val="00525212"/>
    <w:rsid w:val="005271AE"/>
    <w:rsid w:val="0053025C"/>
    <w:rsid w:val="00531418"/>
    <w:rsid w:val="00532C71"/>
    <w:rsid w:val="00534857"/>
    <w:rsid w:val="00536A71"/>
    <w:rsid w:val="00536EC2"/>
    <w:rsid w:val="005441D5"/>
    <w:rsid w:val="00545111"/>
    <w:rsid w:val="0054522B"/>
    <w:rsid w:val="00550428"/>
    <w:rsid w:val="0055662D"/>
    <w:rsid w:val="00560E77"/>
    <w:rsid w:val="005638B1"/>
    <w:rsid w:val="005639FB"/>
    <w:rsid w:val="00564970"/>
    <w:rsid w:val="005652BA"/>
    <w:rsid w:val="005674DC"/>
    <w:rsid w:val="005714B5"/>
    <w:rsid w:val="00571C25"/>
    <w:rsid w:val="00573302"/>
    <w:rsid w:val="00574149"/>
    <w:rsid w:val="00575B82"/>
    <w:rsid w:val="005764CE"/>
    <w:rsid w:val="00576D35"/>
    <w:rsid w:val="00582B2B"/>
    <w:rsid w:val="00583095"/>
    <w:rsid w:val="00583DEF"/>
    <w:rsid w:val="00587298"/>
    <w:rsid w:val="00590D10"/>
    <w:rsid w:val="00593EC9"/>
    <w:rsid w:val="005949DE"/>
    <w:rsid w:val="00595905"/>
    <w:rsid w:val="005A51AE"/>
    <w:rsid w:val="005B0618"/>
    <w:rsid w:val="005B11BE"/>
    <w:rsid w:val="005B3373"/>
    <w:rsid w:val="005B645D"/>
    <w:rsid w:val="005B7F1F"/>
    <w:rsid w:val="005C052E"/>
    <w:rsid w:val="005C074F"/>
    <w:rsid w:val="005C3CD5"/>
    <w:rsid w:val="005C42E3"/>
    <w:rsid w:val="005C649E"/>
    <w:rsid w:val="005C70A9"/>
    <w:rsid w:val="005C7673"/>
    <w:rsid w:val="005D03DD"/>
    <w:rsid w:val="005D2171"/>
    <w:rsid w:val="005D4FCC"/>
    <w:rsid w:val="005E68C9"/>
    <w:rsid w:val="005E793F"/>
    <w:rsid w:val="005E7F2C"/>
    <w:rsid w:val="005E7F8C"/>
    <w:rsid w:val="005F3BD9"/>
    <w:rsid w:val="005F7E0D"/>
    <w:rsid w:val="005F7F60"/>
    <w:rsid w:val="006007F7"/>
    <w:rsid w:val="00602B5E"/>
    <w:rsid w:val="00603E3F"/>
    <w:rsid w:val="00604354"/>
    <w:rsid w:val="00606404"/>
    <w:rsid w:val="00606A11"/>
    <w:rsid w:val="0061181F"/>
    <w:rsid w:val="006126CF"/>
    <w:rsid w:val="006129C1"/>
    <w:rsid w:val="00613FAB"/>
    <w:rsid w:val="00614024"/>
    <w:rsid w:val="0061424A"/>
    <w:rsid w:val="006166A0"/>
    <w:rsid w:val="006166D4"/>
    <w:rsid w:val="00616A23"/>
    <w:rsid w:val="006200BD"/>
    <w:rsid w:val="00620B4A"/>
    <w:rsid w:val="00622A10"/>
    <w:rsid w:val="00623710"/>
    <w:rsid w:val="0062584C"/>
    <w:rsid w:val="00625F84"/>
    <w:rsid w:val="0062692A"/>
    <w:rsid w:val="00626E2A"/>
    <w:rsid w:val="006301AB"/>
    <w:rsid w:val="00630914"/>
    <w:rsid w:val="006323CD"/>
    <w:rsid w:val="00632B63"/>
    <w:rsid w:val="006351DE"/>
    <w:rsid w:val="00635338"/>
    <w:rsid w:val="00635401"/>
    <w:rsid w:val="006400CE"/>
    <w:rsid w:val="0064076E"/>
    <w:rsid w:val="00645DEA"/>
    <w:rsid w:val="00646A00"/>
    <w:rsid w:val="00650261"/>
    <w:rsid w:val="00651B81"/>
    <w:rsid w:val="006542B8"/>
    <w:rsid w:val="00655457"/>
    <w:rsid w:val="00655E70"/>
    <w:rsid w:val="00657FDE"/>
    <w:rsid w:val="00660DB2"/>
    <w:rsid w:val="00663CBE"/>
    <w:rsid w:val="00670979"/>
    <w:rsid w:val="006711BE"/>
    <w:rsid w:val="006736A2"/>
    <w:rsid w:val="00673C2B"/>
    <w:rsid w:val="00673E96"/>
    <w:rsid w:val="00674CCA"/>
    <w:rsid w:val="00676A6B"/>
    <w:rsid w:val="00677E1D"/>
    <w:rsid w:val="00681203"/>
    <w:rsid w:val="0068396E"/>
    <w:rsid w:val="00685CCB"/>
    <w:rsid w:val="00687B9D"/>
    <w:rsid w:val="0069189C"/>
    <w:rsid w:val="00693F04"/>
    <w:rsid w:val="00695339"/>
    <w:rsid w:val="00695CCF"/>
    <w:rsid w:val="006976F7"/>
    <w:rsid w:val="006A1078"/>
    <w:rsid w:val="006A2415"/>
    <w:rsid w:val="006A30A4"/>
    <w:rsid w:val="006B47B8"/>
    <w:rsid w:val="006B4B62"/>
    <w:rsid w:val="006B5057"/>
    <w:rsid w:val="006B741B"/>
    <w:rsid w:val="006D17FF"/>
    <w:rsid w:val="006D3C66"/>
    <w:rsid w:val="006E73B1"/>
    <w:rsid w:val="006E7ADE"/>
    <w:rsid w:val="006F1A9B"/>
    <w:rsid w:val="006F3422"/>
    <w:rsid w:val="006F346E"/>
    <w:rsid w:val="00702433"/>
    <w:rsid w:val="0070430B"/>
    <w:rsid w:val="00704738"/>
    <w:rsid w:val="00704B47"/>
    <w:rsid w:val="0071455C"/>
    <w:rsid w:val="00714573"/>
    <w:rsid w:val="00716CB3"/>
    <w:rsid w:val="007205F4"/>
    <w:rsid w:val="007233D5"/>
    <w:rsid w:val="00725BBC"/>
    <w:rsid w:val="0072686C"/>
    <w:rsid w:val="007310D4"/>
    <w:rsid w:val="0073180B"/>
    <w:rsid w:val="00736C05"/>
    <w:rsid w:val="00737928"/>
    <w:rsid w:val="007406B9"/>
    <w:rsid w:val="00750E06"/>
    <w:rsid w:val="00751C2F"/>
    <w:rsid w:val="0075441E"/>
    <w:rsid w:val="00754698"/>
    <w:rsid w:val="00756EAB"/>
    <w:rsid w:val="00760F0B"/>
    <w:rsid w:val="00762F28"/>
    <w:rsid w:val="00766B0E"/>
    <w:rsid w:val="00767EAA"/>
    <w:rsid w:val="007708E4"/>
    <w:rsid w:val="00773BF1"/>
    <w:rsid w:val="00775A73"/>
    <w:rsid w:val="00775B10"/>
    <w:rsid w:val="00775D3D"/>
    <w:rsid w:val="00777825"/>
    <w:rsid w:val="00780BF4"/>
    <w:rsid w:val="007847F3"/>
    <w:rsid w:val="0079564E"/>
    <w:rsid w:val="00797AEF"/>
    <w:rsid w:val="007A016D"/>
    <w:rsid w:val="007A1258"/>
    <w:rsid w:val="007A37EB"/>
    <w:rsid w:val="007A4741"/>
    <w:rsid w:val="007A4883"/>
    <w:rsid w:val="007A641D"/>
    <w:rsid w:val="007B1E49"/>
    <w:rsid w:val="007B2546"/>
    <w:rsid w:val="007B2694"/>
    <w:rsid w:val="007B3445"/>
    <w:rsid w:val="007B37EE"/>
    <w:rsid w:val="007C1DAD"/>
    <w:rsid w:val="007C28AE"/>
    <w:rsid w:val="007C28B8"/>
    <w:rsid w:val="007C326A"/>
    <w:rsid w:val="007C5BDB"/>
    <w:rsid w:val="007C6568"/>
    <w:rsid w:val="007C66A5"/>
    <w:rsid w:val="007C769E"/>
    <w:rsid w:val="007D016C"/>
    <w:rsid w:val="007D1263"/>
    <w:rsid w:val="007D3AA7"/>
    <w:rsid w:val="007D45D9"/>
    <w:rsid w:val="007D5158"/>
    <w:rsid w:val="007D5379"/>
    <w:rsid w:val="007D58D6"/>
    <w:rsid w:val="007D5FED"/>
    <w:rsid w:val="007D663F"/>
    <w:rsid w:val="007D6EA8"/>
    <w:rsid w:val="007D77D8"/>
    <w:rsid w:val="007E0098"/>
    <w:rsid w:val="007E0B04"/>
    <w:rsid w:val="007E22C0"/>
    <w:rsid w:val="007E70F1"/>
    <w:rsid w:val="007E711F"/>
    <w:rsid w:val="007F2106"/>
    <w:rsid w:val="007F2270"/>
    <w:rsid w:val="007F34D2"/>
    <w:rsid w:val="007F352D"/>
    <w:rsid w:val="007F4BEA"/>
    <w:rsid w:val="007F4E29"/>
    <w:rsid w:val="007F69AA"/>
    <w:rsid w:val="007F6DA5"/>
    <w:rsid w:val="007F73B8"/>
    <w:rsid w:val="007F7FC4"/>
    <w:rsid w:val="008030D0"/>
    <w:rsid w:val="008036A1"/>
    <w:rsid w:val="008118DC"/>
    <w:rsid w:val="0081203A"/>
    <w:rsid w:val="00817EA1"/>
    <w:rsid w:val="00824ED8"/>
    <w:rsid w:val="008250CC"/>
    <w:rsid w:val="00831F6A"/>
    <w:rsid w:val="008333DC"/>
    <w:rsid w:val="00835585"/>
    <w:rsid w:val="00835728"/>
    <w:rsid w:val="00835A4E"/>
    <w:rsid w:val="00835D92"/>
    <w:rsid w:val="00836B6B"/>
    <w:rsid w:val="00837A87"/>
    <w:rsid w:val="0084207E"/>
    <w:rsid w:val="008423CF"/>
    <w:rsid w:val="0085030A"/>
    <w:rsid w:val="008513D1"/>
    <w:rsid w:val="0085156D"/>
    <w:rsid w:val="00852DF0"/>
    <w:rsid w:val="008533B1"/>
    <w:rsid w:val="0085587F"/>
    <w:rsid w:val="008567C9"/>
    <w:rsid w:val="00857055"/>
    <w:rsid w:val="00857E0A"/>
    <w:rsid w:val="00871122"/>
    <w:rsid w:val="00874F4E"/>
    <w:rsid w:val="008773FB"/>
    <w:rsid w:val="00883E3C"/>
    <w:rsid w:val="00884180"/>
    <w:rsid w:val="00891014"/>
    <w:rsid w:val="00891F65"/>
    <w:rsid w:val="008926CB"/>
    <w:rsid w:val="008957EC"/>
    <w:rsid w:val="008960E0"/>
    <w:rsid w:val="008A1118"/>
    <w:rsid w:val="008A41C8"/>
    <w:rsid w:val="008A4D14"/>
    <w:rsid w:val="008A7030"/>
    <w:rsid w:val="008B01DD"/>
    <w:rsid w:val="008B16A3"/>
    <w:rsid w:val="008B75D7"/>
    <w:rsid w:val="008B7CC8"/>
    <w:rsid w:val="008B7DC7"/>
    <w:rsid w:val="008C05BD"/>
    <w:rsid w:val="008C2384"/>
    <w:rsid w:val="008C36C0"/>
    <w:rsid w:val="008C3AB4"/>
    <w:rsid w:val="008C6655"/>
    <w:rsid w:val="008C7DFA"/>
    <w:rsid w:val="008D2C69"/>
    <w:rsid w:val="008D50B6"/>
    <w:rsid w:val="008D590A"/>
    <w:rsid w:val="008D72AE"/>
    <w:rsid w:val="008D7601"/>
    <w:rsid w:val="008E08E4"/>
    <w:rsid w:val="008E1F81"/>
    <w:rsid w:val="008F16F5"/>
    <w:rsid w:val="008F1A6F"/>
    <w:rsid w:val="008F2B6C"/>
    <w:rsid w:val="008F3BE7"/>
    <w:rsid w:val="008F539F"/>
    <w:rsid w:val="008F751C"/>
    <w:rsid w:val="00901AC2"/>
    <w:rsid w:val="00902375"/>
    <w:rsid w:val="00903D36"/>
    <w:rsid w:val="00907882"/>
    <w:rsid w:val="00910837"/>
    <w:rsid w:val="00913119"/>
    <w:rsid w:val="00913FB9"/>
    <w:rsid w:val="0091707D"/>
    <w:rsid w:val="00922905"/>
    <w:rsid w:val="00922FF8"/>
    <w:rsid w:val="00923291"/>
    <w:rsid w:val="00923557"/>
    <w:rsid w:val="00926547"/>
    <w:rsid w:val="00931893"/>
    <w:rsid w:val="00931F65"/>
    <w:rsid w:val="00933762"/>
    <w:rsid w:val="009348E7"/>
    <w:rsid w:val="00936F26"/>
    <w:rsid w:val="00940394"/>
    <w:rsid w:val="00940CDF"/>
    <w:rsid w:val="0095310E"/>
    <w:rsid w:val="00953E83"/>
    <w:rsid w:val="0096170E"/>
    <w:rsid w:val="00962068"/>
    <w:rsid w:val="00963493"/>
    <w:rsid w:val="00970473"/>
    <w:rsid w:val="00976F1F"/>
    <w:rsid w:val="00976F3E"/>
    <w:rsid w:val="0098681C"/>
    <w:rsid w:val="00986AC5"/>
    <w:rsid w:val="00987203"/>
    <w:rsid w:val="00991E4B"/>
    <w:rsid w:val="00992BA4"/>
    <w:rsid w:val="009947FB"/>
    <w:rsid w:val="009969BE"/>
    <w:rsid w:val="009977F7"/>
    <w:rsid w:val="00997EBF"/>
    <w:rsid w:val="009A2BE0"/>
    <w:rsid w:val="009A4A51"/>
    <w:rsid w:val="009A6418"/>
    <w:rsid w:val="009A7649"/>
    <w:rsid w:val="009B39D4"/>
    <w:rsid w:val="009C10B4"/>
    <w:rsid w:val="009C2455"/>
    <w:rsid w:val="009C2B38"/>
    <w:rsid w:val="009C4105"/>
    <w:rsid w:val="009C4BF9"/>
    <w:rsid w:val="009C67BA"/>
    <w:rsid w:val="009C700B"/>
    <w:rsid w:val="009D1975"/>
    <w:rsid w:val="009D3CD1"/>
    <w:rsid w:val="009D5755"/>
    <w:rsid w:val="009D67B9"/>
    <w:rsid w:val="009D79E3"/>
    <w:rsid w:val="009E0169"/>
    <w:rsid w:val="009E12A3"/>
    <w:rsid w:val="009E12B0"/>
    <w:rsid w:val="009E3C28"/>
    <w:rsid w:val="009E3F9B"/>
    <w:rsid w:val="009E54D5"/>
    <w:rsid w:val="009F2170"/>
    <w:rsid w:val="00A01353"/>
    <w:rsid w:val="00A02193"/>
    <w:rsid w:val="00A023F5"/>
    <w:rsid w:val="00A03E05"/>
    <w:rsid w:val="00A04278"/>
    <w:rsid w:val="00A06899"/>
    <w:rsid w:val="00A10856"/>
    <w:rsid w:val="00A11982"/>
    <w:rsid w:val="00A17CDE"/>
    <w:rsid w:val="00A20638"/>
    <w:rsid w:val="00A23310"/>
    <w:rsid w:val="00A25CE7"/>
    <w:rsid w:val="00A30B6D"/>
    <w:rsid w:val="00A30EBB"/>
    <w:rsid w:val="00A35040"/>
    <w:rsid w:val="00A37A2E"/>
    <w:rsid w:val="00A45CB2"/>
    <w:rsid w:val="00A46534"/>
    <w:rsid w:val="00A55FD7"/>
    <w:rsid w:val="00A56506"/>
    <w:rsid w:val="00A568EC"/>
    <w:rsid w:val="00A5739D"/>
    <w:rsid w:val="00A61E20"/>
    <w:rsid w:val="00A631E2"/>
    <w:rsid w:val="00A64FF5"/>
    <w:rsid w:val="00A6537B"/>
    <w:rsid w:val="00A704C9"/>
    <w:rsid w:val="00A722E2"/>
    <w:rsid w:val="00A72AB2"/>
    <w:rsid w:val="00A747DB"/>
    <w:rsid w:val="00A74E1D"/>
    <w:rsid w:val="00A75151"/>
    <w:rsid w:val="00A761FF"/>
    <w:rsid w:val="00A82813"/>
    <w:rsid w:val="00A84709"/>
    <w:rsid w:val="00A86496"/>
    <w:rsid w:val="00A87214"/>
    <w:rsid w:val="00A939E5"/>
    <w:rsid w:val="00A95284"/>
    <w:rsid w:val="00A96114"/>
    <w:rsid w:val="00AA3D62"/>
    <w:rsid w:val="00AA5BC6"/>
    <w:rsid w:val="00AA76B1"/>
    <w:rsid w:val="00AA780A"/>
    <w:rsid w:val="00AB1491"/>
    <w:rsid w:val="00AB3A37"/>
    <w:rsid w:val="00AB61D7"/>
    <w:rsid w:val="00AB7A4C"/>
    <w:rsid w:val="00AC00F6"/>
    <w:rsid w:val="00AC0A26"/>
    <w:rsid w:val="00AC0F8E"/>
    <w:rsid w:val="00AC1031"/>
    <w:rsid w:val="00AC1F51"/>
    <w:rsid w:val="00AC20F9"/>
    <w:rsid w:val="00AC2CF1"/>
    <w:rsid w:val="00AC5254"/>
    <w:rsid w:val="00AC649D"/>
    <w:rsid w:val="00AC7FC1"/>
    <w:rsid w:val="00AD12AE"/>
    <w:rsid w:val="00AD27C1"/>
    <w:rsid w:val="00AE0BA1"/>
    <w:rsid w:val="00AE1118"/>
    <w:rsid w:val="00AE1CD7"/>
    <w:rsid w:val="00AE3502"/>
    <w:rsid w:val="00AE4A0F"/>
    <w:rsid w:val="00AE6278"/>
    <w:rsid w:val="00AE6563"/>
    <w:rsid w:val="00AF22B9"/>
    <w:rsid w:val="00AF24D8"/>
    <w:rsid w:val="00AF3A11"/>
    <w:rsid w:val="00AF4095"/>
    <w:rsid w:val="00AF46F5"/>
    <w:rsid w:val="00AF5599"/>
    <w:rsid w:val="00AF5825"/>
    <w:rsid w:val="00AF60E9"/>
    <w:rsid w:val="00B019D4"/>
    <w:rsid w:val="00B01A33"/>
    <w:rsid w:val="00B025B3"/>
    <w:rsid w:val="00B04FA5"/>
    <w:rsid w:val="00B05864"/>
    <w:rsid w:val="00B0609A"/>
    <w:rsid w:val="00B062AC"/>
    <w:rsid w:val="00B14665"/>
    <w:rsid w:val="00B15767"/>
    <w:rsid w:val="00B15AFB"/>
    <w:rsid w:val="00B1656D"/>
    <w:rsid w:val="00B22628"/>
    <w:rsid w:val="00B226A4"/>
    <w:rsid w:val="00B22C72"/>
    <w:rsid w:val="00B27925"/>
    <w:rsid w:val="00B27C5B"/>
    <w:rsid w:val="00B3146A"/>
    <w:rsid w:val="00B338C6"/>
    <w:rsid w:val="00B35930"/>
    <w:rsid w:val="00B37A94"/>
    <w:rsid w:val="00B40B2C"/>
    <w:rsid w:val="00B4661B"/>
    <w:rsid w:val="00B536CC"/>
    <w:rsid w:val="00B549DD"/>
    <w:rsid w:val="00B637CD"/>
    <w:rsid w:val="00B66BB7"/>
    <w:rsid w:val="00B70055"/>
    <w:rsid w:val="00B702B6"/>
    <w:rsid w:val="00B73801"/>
    <w:rsid w:val="00B77E5A"/>
    <w:rsid w:val="00B84791"/>
    <w:rsid w:val="00B85F9F"/>
    <w:rsid w:val="00B94503"/>
    <w:rsid w:val="00B975DF"/>
    <w:rsid w:val="00BA26BA"/>
    <w:rsid w:val="00BA30FC"/>
    <w:rsid w:val="00BA33D4"/>
    <w:rsid w:val="00BA3738"/>
    <w:rsid w:val="00BA4150"/>
    <w:rsid w:val="00BA42A8"/>
    <w:rsid w:val="00BA56A6"/>
    <w:rsid w:val="00BA7E22"/>
    <w:rsid w:val="00BB04D1"/>
    <w:rsid w:val="00BB063E"/>
    <w:rsid w:val="00BB3766"/>
    <w:rsid w:val="00BB4628"/>
    <w:rsid w:val="00BC17B7"/>
    <w:rsid w:val="00BC3B44"/>
    <w:rsid w:val="00BC4B53"/>
    <w:rsid w:val="00BC4F65"/>
    <w:rsid w:val="00BC545F"/>
    <w:rsid w:val="00BC67AF"/>
    <w:rsid w:val="00BD0AAA"/>
    <w:rsid w:val="00BD3B40"/>
    <w:rsid w:val="00BD5123"/>
    <w:rsid w:val="00BD53E0"/>
    <w:rsid w:val="00BD7912"/>
    <w:rsid w:val="00BE13BF"/>
    <w:rsid w:val="00BE4C5B"/>
    <w:rsid w:val="00BE5B16"/>
    <w:rsid w:val="00BE6AD1"/>
    <w:rsid w:val="00BF14FC"/>
    <w:rsid w:val="00BF65DC"/>
    <w:rsid w:val="00C0055A"/>
    <w:rsid w:val="00C01573"/>
    <w:rsid w:val="00C02612"/>
    <w:rsid w:val="00C027A4"/>
    <w:rsid w:val="00C03322"/>
    <w:rsid w:val="00C03398"/>
    <w:rsid w:val="00C05784"/>
    <w:rsid w:val="00C06E8A"/>
    <w:rsid w:val="00C06F77"/>
    <w:rsid w:val="00C0746A"/>
    <w:rsid w:val="00C106DC"/>
    <w:rsid w:val="00C12D52"/>
    <w:rsid w:val="00C13D1E"/>
    <w:rsid w:val="00C17616"/>
    <w:rsid w:val="00C20431"/>
    <w:rsid w:val="00C218F0"/>
    <w:rsid w:val="00C23BD5"/>
    <w:rsid w:val="00C27A80"/>
    <w:rsid w:val="00C32934"/>
    <w:rsid w:val="00C337CF"/>
    <w:rsid w:val="00C33C29"/>
    <w:rsid w:val="00C36230"/>
    <w:rsid w:val="00C36A26"/>
    <w:rsid w:val="00C41964"/>
    <w:rsid w:val="00C4291E"/>
    <w:rsid w:val="00C4409C"/>
    <w:rsid w:val="00C448BC"/>
    <w:rsid w:val="00C44BEC"/>
    <w:rsid w:val="00C5105E"/>
    <w:rsid w:val="00C52148"/>
    <w:rsid w:val="00C54F8C"/>
    <w:rsid w:val="00C56E4C"/>
    <w:rsid w:val="00C60729"/>
    <w:rsid w:val="00C61129"/>
    <w:rsid w:val="00C63FEC"/>
    <w:rsid w:val="00C64689"/>
    <w:rsid w:val="00C647EB"/>
    <w:rsid w:val="00C66DC3"/>
    <w:rsid w:val="00C6764C"/>
    <w:rsid w:val="00C67982"/>
    <w:rsid w:val="00C720D9"/>
    <w:rsid w:val="00C73008"/>
    <w:rsid w:val="00C75DED"/>
    <w:rsid w:val="00C805AC"/>
    <w:rsid w:val="00C80F2A"/>
    <w:rsid w:val="00C81556"/>
    <w:rsid w:val="00C83820"/>
    <w:rsid w:val="00C84BE1"/>
    <w:rsid w:val="00C86AE4"/>
    <w:rsid w:val="00C92DEF"/>
    <w:rsid w:val="00C9392B"/>
    <w:rsid w:val="00C95F8D"/>
    <w:rsid w:val="00C96B40"/>
    <w:rsid w:val="00CA1C83"/>
    <w:rsid w:val="00CA2951"/>
    <w:rsid w:val="00CA5AC2"/>
    <w:rsid w:val="00CA78D6"/>
    <w:rsid w:val="00CB0782"/>
    <w:rsid w:val="00CB1050"/>
    <w:rsid w:val="00CB2715"/>
    <w:rsid w:val="00CB3695"/>
    <w:rsid w:val="00CB53C0"/>
    <w:rsid w:val="00CB7E4F"/>
    <w:rsid w:val="00CC1B45"/>
    <w:rsid w:val="00CC2819"/>
    <w:rsid w:val="00CC324D"/>
    <w:rsid w:val="00CC365C"/>
    <w:rsid w:val="00CC581A"/>
    <w:rsid w:val="00CC6651"/>
    <w:rsid w:val="00CC6CA1"/>
    <w:rsid w:val="00CC7182"/>
    <w:rsid w:val="00CD355A"/>
    <w:rsid w:val="00CD5AFE"/>
    <w:rsid w:val="00CD6938"/>
    <w:rsid w:val="00CE010B"/>
    <w:rsid w:val="00CE074F"/>
    <w:rsid w:val="00CE0E30"/>
    <w:rsid w:val="00CE1A41"/>
    <w:rsid w:val="00CE54DB"/>
    <w:rsid w:val="00CE5668"/>
    <w:rsid w:val="00CF15E6"/>
    <w:rsid w:val="00CF36AD"/>
    <w:rsid w:val="00CF5A89"/>
    <w:rsid w:val="00CF7603"/>
    <w:rsid w:val="00D05399"/>
    <w:rsid w:val="00D11FEB"/>
    <w:rsid w:val="00D15259"/>
    <w:rsid w:val="00D16B45"/>
    <w:rsid w:val="00D20F57"/>
    <w:rsid w:val="00D23916"/>
    <w:rsid w:val="00D24B62"/>
    <w:rsid w:val="00D24B74"/>
    <w:rsid w:val="00D26E30"/>
    <w:rsid w:val="00D30B7F"/>
    <w:rsid w:val="00D30D6F"/>
    <w:rsid w:val="00D32073"/>
    <w:rsid w:val="00D343DC"/>
    <w:rsid w:val="00D345D0"/>
    <w:rsid w:val="00D3491E"/>
    <w:rsid w:val="00D34C73"/>
    <w:rsid w:val="00D35760"/>
    <w:rsid w:val="00D35EB1"/>
    <w:rsid w:val="00D40C64"/>
    <w:rsid w:val="00D54C75"/>
    <w:rsid w:val="00D56705"/>
    <w:rsid w:val="00D61252"/>
    <w:rsid w:val="00D618BF"/>
    <w:rsid w:val="00D624E7"/>
    <w:rsid w:val="00D63FBD"/>
    <w:rsid w:val="00D64EE9"/>
    <w:rsid w:val="00D650A4"/>
    <w:rsid w:val="00D67910"/>
    <w:rsid w:val="00D74DCA"/>
    <w:rsid w:val="00D762A5"/>
    <w:rsid w:val="00D767A8"/>
    <w:rsid w:val="00D76CAE"/>
    <w:rsid w:val="00D76DA8"/>
    <w:rsid w:val="00D80C4E"/>
    <w:rsid w:val="00D81A00"/>
    <w:rsid w:val="00D8245E"/>
    <w:rsid w:val="00D83D25"/>
    <w:rsid w:val="00D8491F"/>
    <w:rsid w:val="00D8615B"/>
    <w:rsid w:val="00D87544"/>
    <w:rsid w:val="00D90573"/>
    <w:rsid w:val="00D91723"/>
    <w:rsid w:val="00D92E33"/>
    <w:rsid w:val="00D96F29"/>
    <w:rsid w:val="00D97DAB"/>
    <w:rsid w:val="00DA1FA5"/>
    <w:rsid w:val="00DA3FE7"/>
    <w:rsid w:val="00DA7079"/>
    <w:rsid w:val="00DB2AC2"/>
    <w:rsid w:val="00DB3D6B"/>
    <w:rsid w:val="00DB6BB4"/>
    <w:rsid w:val="00DC0025"/>
    <w:rsid w:val="00DC16B6"/>
    <w:rsid w:val="00DC2482"/>
    <w:rsid w:val="00DC43C9"/>
    <w:rsid w:val="00DC60B4"/>
    <w:rsid w:val="00DC66FA"/>
    <w:rsid w:val="00DC7EE7"/>
    <w:rsid w:val="00DD155D"/>
    <w:rsid w:val="00DD1B7A"/>
    <w:rsid w:val="00DD1B9B"/>
    <w:rsid w:val="00DD1F6C"/>
    <w:rsid w:val="00DD2D32"/>
    <w:rsid w:val="00DD5371"/>
    <w:rsid w:val="00DD5804"/>
    <w:rsid w:val="00DD60DD"/>
    <w:rsid w:val="00DE0292"/>
    <w:rsid w:val="00DE0FA9"/>
    <w:rsid w:val="00DE11F8"/>
    <w:rsid w:val="00DE3752"/>
    <w:rsid w:val="00DE42EB"/>
    <w:rsid w:val="00DE49F7"/>
    <w:rsid w:val="00DE6798"/>
    <w:rsid w:val="00DE6CC7"/>
    <w:rsid w:val="00DE7389"/>
    <w:rsid w:val="00DE7D2B"/>
    <w:rsid w:val="00DF012F"/>
    <w:rsid w:val="00DF1C04"/>
    <w:rsid w:val="00DF1EF7"/>
    <w:rsid w:val="00DF7515"/>
    <w:rsid w:val="00E004CB"/>
    <w:rsid w:val="00E00ACF"/>
    <w:rsid w:val="00E01898"/>
    <w:rsid w:val="00E02480"/>
    <w:rsid w:val="00E029AD"/>
    <w:rsid w:val="00E05E03"/>
    <w:rsid w:val="00E0639D"/>
    <w:rsid w:val="00E06AC7"/>
    <w:rsid w:val="00E1339D"/>
    <w:rsid w:val="00E1368A"/>
    <w:rsid w:val="00E13862"/>
    <w:rsid w:val="00E13B75"/>
    <w:rsid w:val="00E160BA"/>
    <w:rsid w:val="00E170CB"/>
    <w:rsid w:val="00E218E9"/>
    <w:rsid w:val="00E2192A"/>
    <w:rsid w:val="00E27020"/>
    <w:rsid w:val="00E31AA0"/>
    <w:rsid w:val="00E322C6"/>
    <w:rsid w:val="00E33874"/>
    <w:rsid w:val="00E37703"/>
    <w:rsid w:val="00E45331"/>
    <w:rsid w:val="00E45876"/>
    <w:rsid w:val="00E51D5E"/>
    <w:rsid w:val="00E53DBF"/>
    <w:rsid w:val="00E55C5C"/>
    <w:rsid w:val="00E67E59"/>
    <w:rsid w:val="00E70618"/>
    <w:rsid w:val="00E73B3A"/>
    <w:rsid w:val="00E73BE3"/>
    <w:rsid w:val="00E74E1E"/>
    <w:rsid w:val="00E777C6"/>
    <w:rsid w:val="00E816FC"/>
    <w:rsid w:val="00E90FC3"/>
    <w:rsid w:val="00E917B4"/>
    <w:rsid w:val="00E91FDF"/>
    <w:rsid w:val="00E93384"/>
    <w:rsid w:val="00E935CE"/>
    <w:rsid w:val="00E940A6"/>
    <w:rsid w:val="00E94E6C"/>
    <w:rsid w:val="00EA0E9C"/>
    <w:rsid w:val="00EA2323"/>
    <w:rsid w:val="00EA34A7"/>
    <w:rsid w:val="00EA4510"/>
    <w:rsid w:val="00EA47F0"/>
    <w:rsid w:val="00EA5318"/>
    <w:rsid w:val="00EA692F"/>
    <w:rsid w:val="00EB2576"/>
    <w:rsid w:val="00EB2D3A"/>
    <w:rsid w:val="00EC0718"/>
    <w:rsid w:val="00EC0EDE"/>
    <w:rsid w:val="00EC35CF"/>
    <w:rsid w:val="00ED015A"/>
    <w:rsid w:val="00ED2593"/>
    <w:rsid w:val="00ED2E90"/>
    <w:rsid w:val="00ED35A7"/>
    <w:rsid w:val="00ED68FB"/>
    <w:rsid w:val="00EE0FD6"/>
    <w:rsid w:val="00EE3A00"/>
    <w:rsid w:val="00EE4EEB"/>
    <w:rsid w:val="00EF0979"/>
    <w:rsid w:val="00EF0FB6"/>
    <w:rsid w:val="00EF334E"/>
    <w:rsid w:val="00EF404E"/>
    <w:rsid w:val="00EF4CA1"/>
    <w:rsid w:val="00F006E8"/>
    <w:rsid w:val="00F00F02"/>
    <w:rsid w:val="00F05CE3"/>
    <w:rsid w:val="00F07A23"/>
    <w:rsid w:val="00F105A4"/>
    <w:rsid w:val="00F10BFF"/>
    <w:rsid w:val="00F11F68"/>
    <w:rsid w:val="00F128D0"/>
    <w:rsid w:val="00F14127"/>
    <w:rsid w:val="00F1636F"/>
    <w:rsid w:val="00F16DDF"/>
    <w:rsid w:val="00F17B31"/>
    <w:rsid w:val="00F20747"/>
    <w:rsid w:val="00F20F09"/>
    <w:rsid w:val="00F214D8"/>
    <w:rsid w:val="00F219F6"/>
    <w:rsid w:val="00F25490"/>
    <w:rsid w:val="00F2641B"/>
    <w:rsid w:val="00F27298"/>
    <w:rsid w:val="00F3028F"/>
    <w:rsid w:val="00F32BFD"/>
    <w:rsid w:val="00F373C6"/>
    <w:rsid w:val="00F37CDF"/>
    <w:rsid w:val="00F40623"/>
    <w:rsid w:val="00F429A8"/>
    <w:rsid w:val="00F42B6A"/>
    <w:rsid w:val="00F42FB6"/>
    <w:rsid w:val="00F44238"/>
    <w:rsid w:val="00F448EC"/>
    <w:rsid w:val="00F44A4F"/>
    <w:rsid w:val="00F50B00"/>
    <w:rsid w:val="00F52FA1"/>
    <w:rsid w:val="00F54C9A"/>
    <w:rsid w:val="00F603A1"/>
    <w:rsid w:val="00F61485"/>
    <w:rsid w:val="00F62D90"/>
    <w:rsid w:val="00F67521"/>
    <w:rsid w:val="00F70CD8"/>
    <w:rsid w:val="00F76A62"/>
    <w:rsid w:val="00F774E3"/>
    <w:rsid w:val="00F85513"/>
    <w:rsid w:val="00F86354"/>
    <w:rsid w:val="00F8660F"/>
    <w:rsid w:val="00F9334B"/>
    <w:rsid w:val="00F93F0D"/>
    <w:rsid w:val="00F95390"/>
    <w:rsid w:val="00F95904"/>
    <w:rsid w:val="00FA067A"/>
    <w:rsid w:val="00FA3E1D"/>
    <w:rsid w:val="00FA4399"/>
    <w:rsid w:val="00FA4F17"/>
    <w:rsid w:val="00FB013F"/>
    <w:rsid w:val="00FB1163"/>
    <w:rsid w:val="00FB3E2E"/>
    <w:rsid w:val="00FB4B8E"/>
    <w:rsid w:val="00FB4D58"/>
    <w:rsid w:val="00FB7092"/>
    <w:rsid w:val="00FC0282"/>
    <w:rsid w:val="00FC1288"/>
    <w:rsid w:val="00FC1386"/>
    <w:rsid w:val="00FC554E"/>
    <w:rsid w:val="00FD1EE4"/>
    <w:rsid w:val="00FD2822"/>
    <w:rsid w:val="00FD607D"/>
    <w:rsid w:val="00FD680B"/>
    <w:rsid w:val="00FE027E"/>
    <w:rsid w:val="00FE11BC"/>
    <w:rsid w:val="00FE122A"/>
    <w:rsid w:val="00FE28B4"/>
    <w:rsid w:val="00FE3323"/>
    <w:rsid w:val="00FE3C5B"/>
    <w:rsid w:val="00FF277A"/>
    <w:rsid w:val="00FF3936"/>
    <w:rsid w:val="00FF4458"/>
    <w:rsid w:val="00FF5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BA6146"/>
  <w15:chartTrackingRefBased/>
  <w15:docId w15:val="{2D52B0F3-61A7-B44E-8937-285C5BC08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6CA1"/>
    <w:pPr>
      <w:spacing w:after="200" w:line="276" w:lineRule="auto"/>
    </w:pPr>
    <w:rPr>
      <w:sz w:val="22"/>
      <w:szCs w:val="22"/>
    </w:rPr>
  </w:style>
  <w:style w:type="paragraph" w:styleId="Heading1">
    <w:name w:val="heading 1"/>
    <w:basedOn w:val="Normal"/>
    <w:next w:val="Normal"/>
    <w:link w:val="Heading1Char"/>
    <w:uiPriority w:val="9"/>
    <w:qFormat/>
    <w:rsid w:val="00F76A62"/>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F76A62"/>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F76A62"/>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scrituras">
    <w:name w:val="Escrituras"/>
    <w:basedOn w:val="Normal"/>
    <w:link w:val="EscriturasChar"/>
    <w:qFormat/>
    <w:rsid w:val="00B14665"/>
    <w:pPr>
      <w:ind w:left="720"/>
    </w:pPr>
    <w:rPr>
      <w:rFonts w:ascii="Arial" w:hAnsi="Arial" w:cs="Arial"/>
      <w:i/>
      <w:sz w:val="24"/>
      <w:szCs w:val="24"/>
      <w14:shadow w14:blurRad="50800" w14:dist="38100" w14:dir="2700000" w14:sx="100000" w14:sy="100000" w14:kx="0" w14:ky="0" w14:algn="tl">
        <w14:srgbClr w14:val="000000">
          <w14:alpha w14:val="60000"/>
        </w14:srgbClr>
      </w14:shadow>
    </w:rPr>
  </w:style>
  <w:style w:type="character" w:customStyle="1" w:styleId="EscriturasChar">
    <w:name w:val="Escrituras Char"/>
    <w:link w:val="Escrituras"/>
    <w:rsid w:val="00B14665"/>
    <w:rPr>
      <w:rFonts w:ascii="Arial" w:hAnsi="Arial" w:cs="Arial"/>
      <w:i/>
      <w:sz w:val="24"/>
      <w:szCs w:val="24"/>
      <w:lang w:val="es-MX"/>
      <w14:shadow w14:blurRad="50800" w14:dist="38100" w14:dir="2700000" w14:sx="100000" w14:sy="100000" w14:kx="0" w14:ky="0" w14:algn="tl">
        <w14:srgbClr w14:val="000000">
          <w14:alpha w14:val="60000"/>
        </w14:srgbClr>
      </w14:shadow>
    </w:rPr>
  </w:style>
  <w:style w:type="character" w:customStyle="1" w:styleId="apple-converted-space">
    <w:name w:val="apple-converted-space"/>
    <w:basedOn w:val="DefaultParagraphFont"/>
    <w:rsid w:val="000A69E0"/>
  </w:style>
  <w:style w:type="paragraph" w:styleId="NormalWeb">
    <w:name w:val="Normal (Web)"/>
    <w:basedOn w:val="Normal"/>
    <w:uiPriority w:val="99"/>
    <w:semiHidden/>
    <w:unhideWhenUsed/>
    <w:rsid w:val="000A69E0"/>
    <w:pPr>
      <w:spacing w:before="100" w:beforeAutospacing="1" w:after="100" w:afterAutospacing="1" w:line="240" w:lineRule="auto"/>
    </w:pPr>
    <w:rPr>
      <w:rFonts w:ascii="Times New Roman" w:eastAsia="Times New Roman" w:hAnsi="Times New Roman"/>
      <w:sz w:val="24"/>
      <w:szCs w:val="24"/>
    </w:rPr>
  </w:style>
  <w:style w:type="character" w:customStyle="1" w:styleId="aqj">
    <w:name w:val="aqj"/>
    <w:basedOn w:val="DefaultParagraphFont"/>
    <w:rsid w:val="005764CE"/>
  </w:style>
  <w:style w:type="table" w:styleId="TableGrid">
    <w:name w:val="Table Grid"/>
    <w:basedOn w:val="TableNormal"/>
    <w:uiPriority w:val="59"/>
    <w:rsid w:val="00AC7F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F346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F346E"/>
    <w:rPr>
      <w:rFonts w:ascii="Tahoma" w:hAnsi="Tahoma" w:cs="Tahoma"/>
      <w:sz w:val="16"/>
      <w:szCs w:val="16"/>
      <w:lang w:val="es-MX"/>
    </w:rPr>
  </w:style>
  <w:style w:type="paragraph" w:styleId="Revision">
    <w:name w:val="Revision"/>
    <w:hidden/>
    <w:uiPriority w:val="99"/>
    <w:semiHidden/>
    <w:rsid w:val="006F346E"/>
    <w:rPr>
      <w:sz w:val="22"/>
      <w:szCs w:val="22"/>
      <w:lang w:val="es-MX"/>
    </w:rPr>
  </w:style>
  <w:style w:type="character" w:styleId="CommentReference">
    <w:name w:val="annotation reference"/>
    <w:uiPriority w:val="99"/>
    <w:semiHidden/>
    <w:unhideWhenUsed/>
    <w:rsid w:val="002B21BA"/>
    <w:rPr>
      <w:sz w:val="16"/>
      <w:szCs w:val="16"/>
    </w:rPr>
  </w:style>
  <w:style w:type="paragraph" w:styleId="CommentText">
    <w:name w:val="annotation text"/>
    <w:basedOn w:val="Normal"/>
    <w:link w:val="CommentTextChar"/>
    <w:uiPriority w:val="99"/>
    <w:semiHidden/>
    <w:unhideWhenUsed/>
    <w:rsid w:val="002B21BA"/>
    <w:pPr>
      <w:spacing w:line="240" w:lineRule="auto"/>
    </w:pPr>
    <w:rPr>
      <w:sz w:val="20"/>
      <w:szCs w:val="20"/>
    </w:rPr>
  </w:style>
  <w:style w:type="character" w:customStyle="1" w:styleId="CommentTextChar">
    <w:name w:val="Comment Text Char"/>
    <w:link w:val="CommentText"/>
    <w:uiPriority w:val="99"/>
    <w:semiHidden/>
    <w:rsid w:val="002B21BA"/>
    <w:rPr>
      <w:lang w:val="es-MX"/>
    </w:rPr>
  </w:style>
  <w:style w:type="paragraph" w:styleId="CommentSubject">
    <w:name w:val="annotation subject"/>
    <w:basedOn w:val="CommentText"/>
    <w:next w:val="CommentText"/>
    <w:link w:val="CommentSubjectChar"/>
    <w:uiPriority w:val="99"/>
    <w:semiHidden/>
    <w:unhideWhenUsed/>
    <w:rsid w:val="002B21BA"/>
    <w:rPr>
      <w:b/>
      <w:bCs/>
    </w:rPr>
  </w:style>
  <w:style w:type="character" w:customStyle="1" w:styleId="CommentSubjectChar">
    <w:name w:val="Comment Subject Char"/>
    <w:link w:val="CommentSubject"/>
    <w:uiPriority w:val="99"/>
    <w:semiHidden/>
    <w:rsid w:val="002B21BA"/>
    <w:rPr>
      <w:b/>
      <w:bCs/>
      <w:lang w:val="es-MX"/>
    </w:rPr>
  </w:style>
  <w:style w:type="paragraph" w:styleId="Header">
    <w:name w:val="header"/>
    <w:basedOn w:val="Normal"/>
    <w:link w:val="HeaderChar"/>
    <w:uiPriority w:val="99"/>
    <w:unhideWhenUsed/>
    <w:rsid w:val="001C2421"/>
    <w:pPr>
      <w:tabs>
        <w:tab w:val="center" w:pos="4680"/>
        <w:tab w:val="right" w:pos="9360"/>
      </w:tabs>
    </w:pPr>
  </w:style>
  <w:style w:type="character" w:customStyle="1" w:styleId="HeaderChar">
    <w:name w:val="Header Char"/>
    <w:link w:val="Header"/>
    <w:uiPriority w:val="99"/>
    <w:rsid w:val="001C2421"/>
    <w:rPr>
      <w:sz w:val="22"/>
      <w:szCs w:val="22"/>
    </w:rPr>
  </w:style>
  <w:style w:type="paragraph" w:styleId="Footer">
    <w:name w:val="footer"/>
    <w:basedOn w:val="Normal"/>
    <w:link w:val="FooterChar"/>
    <w:uiPriority w:val="99"/>
    <w:unhideWhenUsed/>
    <w:rsid w:val="001C2421"/>
    <w:pPr>
      <w:tabs>
        <w:tab w:val="center" w:pos="4680"/>
        <w:tab w:val="right" w:pos="9360"/>
      </w:tabs>
    </w:pPr>
  </w:style>
  <w:style w:type="character" w:customStyle="1" w:styleId="FooterChar">
    <w:name w:val="Footer Char"/>
    <w:link w:val="Footer"/>
    <w:uiPriority w:val="99"/>
    <w:rsid w:val="001C2421"/>
    <w:rPr>
      <w:sz w:val="22"/>
      <w:szCs w:val="22"/>
    </w:rPr>
  </w:style>
  <w:style w:type="character" w:styleId="Emphasis">
    <w:name w:val="Emphasis"/>
    <w:uiPriority w:val="20"/>
    <w:qFormat/>
    <w:rsid w:val="00F76A62"/>
    <w:rPr>
      <w:i/>
      <w:iCs/>
    </w:rPr>
  </w:style>
  <w:style w:type="paragraph" w:styleId="Title">
    <w:name w:val="Title"/>
    <w:basedOn w:val="Normal"/>
    <w:next w:val="Normal"/>
    <w:link w:val="TitleChar"/>
    <w:uiPriority w:val="10"/>
    <w:qFormat/>
    <w:rsid w:val="00F76A62"/>
    <w:pPr>
      <w:spacing w:before="240" w:after="60"/>
      <w:jc w:val="center"/>
      <w:outlineLvl w:val="0"/>
    </w:pPr>
    <w:rPr>
      <w:rFonts w:ascii="Cambria" w:eastAsia="Times New Roman" w:hAnsi="Cambria"/>
      <w:b/>
      <w:bCs/>
      <w:kern w:val="28"/>
      <w:sz w:val="32"/>
      <w:szCs w:val="32"/>
    </w:rPr>
  </w:style>
  <w:style w:type="character" w:customStyle="1" w:styleId="TitleChar">
    <w:name w:val="Title Char"/>
    <w:link w:val="Title"/>
    <w:uiPriority w:val="10"/>
    <w:rsid w:val="00F76A62"/>
    <w:rPr>
      <w:rFonts w:ascii="Cambria" w:eastAsia="Times New Roman" w:hAnsi="Cambria" w:cs="Times New Roman"/>
      <w:b/>
      <w:bCs/>
      <w:kern w:val="28"/>
      <w:sz w:val="32"/>
      <w:szCs w:val="32"/>
    </w:rPr>
  </w:style>
  <w:style w:type="character" w:customStyle="1" w:styleId="Heading1Char">
    <w:name w:val="Heading 1 Char"/>
    <w:link w:val="Heading1"/>
    <w:uiPriority w:val="9"/>
    <w:rsid w:val="00F76A62"/>
    <w:rPr>
      <w:rFonts w:ascii="Cambria" w:eastAsia="Times New Roman" w:hAnsi="Cambria" w:cs="Times New Roman"/>
      <w:b/>
      <w:bCs/>
      <w:kern w:val="32"/>
      <w:sz w:val="32"/>
      <w:szCs w:val="32"/>
    </w:rPr>
  </w:style>
  <w:style w:type="paragraph" w:styleId="Subtitle">
    <w:name w:val="Subtitle"/>
    <w:basedOn w:val="Normal"/>
    <w:next w:val="Normal"/>
    <w:link w:val="SubtitleChar"/>
    <w:uiPriority w:val="11"/>
    <w:qFormat/>
    <w:rsid w:val="00F76A62"/>
    <w:pPr>
      <w:spacing w:after="60"/>
      <w:jc w:val="center"/>
      <w:outlineLvl w:val="1"/>
    </w:pPr>
    <w:rPr>
      <w:rFonts w:ascii="Cambria" w:eastAsia="Times New Roman" w:hAnsi="Cambria"/>
      <w:b/>
      <w:sz w:val="24"/>
      <w:szCs w:val="24"/>
    </w:rPr>
  </w:style>
  <w:style w:type="character" w:customStyle="1" w:styleId="SubtitleChar">
    <w:name w:val="Subtitle Char"/>
    <w:link w:val="Subtitle"/>
    <w:uiPriority w:val="11"/>
    <w:rsid w:val="00F76A62"/>
    <w:rPr>
      <w:rFonts w:ascii="Cambria" w:eastAsia="Times New Roman" w:hAnsi="Cambria" w:cs="Times New Roman"/>
      <w:b/>
      <w:sz w:val="24"/>
      <w:szCs w:val="24"/>
    </w:rPr>
  </w:style>
  <w:style w:type="character" w:customStyle="1" w:styleId="Heading2Char">
    <w:name w:val="Heading 2 Char"/>
    <w:link w:val="Heading2"/>
    <w:uiPriority w:val="9"/>
    <w:rsid w:val="00F76A62"/>
    <w:rPr>
      <w:rFonts w:ascii="Cambria" w:eastAsia="Times New Roman" w:hAnsi="Cambria" w:cs="Times New Roman"/>
      <w:b/>
      <w:bCs/>
      <w:i/>
      <w:iCs/>
      <w:sz w:val="28"/>
      <w:szCs w:val="28"/>
    </w:rPr>
  </w:style>
  <w:style w:type="character" w:customStyle="1" w:styleId="Heading3Char">
    <w:name w:val="Heading 3 Char"/>
    <w:link w:val="Heading3"/>
    <w:uiPriority w:val="9"/>
    <w:rsid w:val="00F76A62"/>
    <w:rPr>
      <w:rFonts w:ascii="Cambria" w:eastAsia="Times New Roman" w:hAnsi="Cambria" w:cs="Times New Roman"/>
      <w:b/>
      <w:bCs/>
      <w:sz w:val="26"/>
      <w:szCs w:val="26"/>
    </w:rPr>
  </w:style>
  <w:style w:type="paragraph" w:customStyle="1" w:styleId="TitleGodShew">
    <w:name w:val="Title GodShew"/>
    <w:basedOn w:val="Normal"/>
    <w:next w:val="Heading1"/>
    <w:link w:val="TitleGodShewChar"/>
    <w:qFormat/>
    <w:rsid w:val="00673E96"/>
    <w:pPr>
      <w:shd w:val="clear" w:color="auto" w:fill="FFFFFF"/>
      <w:jc w:val="center"/>
    </w:pPr>
    <w:rPr>
      <w:rFonts w:ascii="Times New Roman" w:eastAsia="Times New Roman" w:hAnsi="Times New Roman"/>
      <w:b/>
      <w:bCs/>
      <w:sz w:val="28"/>
      <w:szCs w:val="28"/>
    </w:rPr>
  </w:style>
  <w:style w:type="character" w:styleId="PlaceholderText">
    <w:name w:val="Placeholder Text"/>
    <w:uiPriority w:val="99"/>
    <w:semiHidden/>
    <w:rsid w:val="00A72AB2"/>
    <w:rPr>
      <w:color w:val="808080"/>
    </w:rPr>
  </w:style>
  <w:style w:type="character" w:customStyle="1" w:styleId="TitleGodShewChar">
    <w:name w:val="Title GodShew Char"/>
    <w:link w:val="TitleGodShew"/>
    <w:rsid w:val="00673E96"/>
    <w:rPr>
      <w:rFonts w:ascii="Times New Roman" w:eastAsia="Times New Roman" w:hAnsi="Times New Roman"/>
      <w:b/>
      <w:bCs/>
      <w:sz w:val="28"/>
      <w:szCs w:val="28"/>
      <w:shd w:val="clear" w:color="auto" w:fill="FFFFFF"/>
    </w:rPr>
  </w:style>
  <w:style w:type="character" w:styleId="Hyperlink">
    <w:name w:val="Hyperlink"/>
    <w:uiPriority w:val="99"/>
    <w:unhideWhenUsed/>
    <w:rsid w:val="00A72AB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957788">
      <w:bodyDiv w:val="1"/>
      <w:marLeft w:val="0"/>
      <w:marRight w:val="0"/>
      <w:marTop w:val="0"/>
      <w:marBottom w:val="0"/>
      <w:divBdr>
        <w:top w:val="none" w:sz="0" w:space="0" w:color="auto"/>
        <w:left w:val="none" w:sz="0" w:space="0" w:color="auto"/>
        <w:bottom w:val="none" w:sz="0" w:space="0" w:color="auto"/>
        <w:right w:val="none" w:sz="0" w:space="0" w:color="auto"/>
      </w:divBdr>
    </w:div>
    <w:div w:id="152141465">
      <w:bodyDiv w:val="1"/>
      <w:marLeft w:val="0"/>
      <w:marRight w:val="0"/>
      <w:marTop w:val="0"/>
      <w:marBottom w:val="0"/>
      <w:divBdr>
        <w:top w:val="none" w:sz="0" w:space="0" w:color="auto"/>
        <w:left w:val="none" w:sz="0" w:space="0" w:color="auto"/>
        <w:bottom w:val="none" w:sz="0" w:space="0" w:color="auto"/>
        <w:right w:val="none" w:sz="0" w:space="0" w:color="auto"/>
      </w:divBdr>
    </w:div>
    <w:div w:id="212426577">
      <w:bodyDiv w:val="1"/>
      <w:marLeft w:val="0"/>
      <w:marRight w:val="0"/>
      <w:marTop w:val="0"/>
      <w:marBottom w:val="0"/>
      <w:divBdr>
        <w:top w:val="none" w:sz="0" w:space="0" w:color="auto"/>
        <w:left w:val="none" w:sz="0" w:space="0" w:color="auto"/>
        <w:bottom w:val="none" w:sz="0" w:space="0" w:color="auto"/>
        <w:right w:val="none" w:sz="0" w:space="0" w:color="auto"/>
      </w:divBdr>
    </w:div>
    <w:div w:id="311720197">
      <w:bodyDiv w:val="1"/>
      <w:marLeft w:val="0"/>
      <w:marRight w:val="0"/>
      <w:marTop w:val="0"/>
      <w:marBottom w:val="0"/>
      <w:divBdr>
        <w:top w:val="none" w:sz="0" w:space="0" w:color="auto"/>
        <w:left w:val="none" w:sz="0" w:space="0" w:color="auto"/>
        <w:bottom w:val="none" w:sz="0" w:space="0" w:color="auto"/>
        <w:right w:val="none" w:sz="0" w:space="0" w:color="auto"/>
      </w:divBdr>
    </w:div>
    <w:div w:id="333188928">
      <w:bodyDiv w:val="1"/>
      <w:marLeft w:val="0"/>
      <w:marRight w:val="0"/>
      <w:marTop w:val="0"/>
      <w:marBottom w:val="0"/>
      <w:divBdr>
        <w:top w:val="none" w:sz="0" w:space="0" w:color="auto"/>
        <w:left w:val="none" w:sz="0" w:space="0" w:color="auto"/>
        <w:bottom w:val="none" w:sz="0" w:space="0" w:color="auto"/>
        <w:right w:val="none" w:sz="0" w:space="0" w:color="auto"/>
      </w:divBdr>
    </w:div>
    <w:div w:id="477457360">
      <w:bodyDiv w:val="1"/>
      <w:marLeft w:val="0"/>
      <w:marRight w:val="0"/>
      <w:marTop w:val="0"/>
      <w:marBottom w:val="0"/>
      <w:divBdr>
        <w:top w:val="none" w:sz="0" w:space="0" w:color="auto"/>
        <w:left w:val="none" w:sz="0" w:space="0" w:color="auto"/>
        <w:bottom w:val="none" w:sz="0" w:space="0" w:color="auto"/>
        <w:right w:val="none" w:sz="0" w:space="0" w:color="auto"/>
      </w:divBdr>
    </w:div>
    <w:div w:id="642127316">
      <w:bodyDiv w:val="1"/>
      <w:marLeft w:val="0"/>
      <w:marRight w:val="0"/>
      <w:marTop w:val="0"/>
      <w:marBottom w:val="0"/>
      <w:divBdr>
        <w:top w:val="none" w:sz="0" w:space="0" w:color="auto"/>
        <w:left w:val="none" w:sz="0" w:space="0" w:color="auto"/>
        <w:bottom w:val="none" w:sz="0" w:space="0" w:color="auto"/>
        <w:right w:val="none" w:sz="0" w:space="0" w:color="auto"/>
      </w:divBdr>
    </w:div>
    <w:div w:id="801536202">
      <w:bodyDiv w:val="1"/>
      <w:marLeft w:val="0"/>
      <w:marRight w:val="0"/>
      <w:marTop w:val="0"/>
      <w:marBottom w:val="0"/>
      <w:divBdr>
        <w:top w:val="none" w:sz="0" w:space="0" w:color="auto"/>
        <w:left w:val="none" w:sz="0" w:space="0" w:color="auto"/>
        <w:bottom w:val="none" w:sz="0" w:space="0" w:color="auto"/>
        <w:right w:val="none" w:sz="0" w:space="0" w:color="auto"/>
      </w:divBdr>
    </w:div>
    <w:div w:id="913661181">
      <w:bodyDiv w:val="1"/>
      <w:marLeft w:val="0"/>
      <w:marRight w:val="0"/>
      <w:marTop w:val="0"/>
      <w:marBottom w:val="0"/>
      <w:divBdr>
        <w:top w:val="none" w:sz="0" w:space="0" w:color="auto"/>
        <w:left w:val="none" w:sz="0" w:space="0" w:color="auto"/>
        <w:bottom w:val="none" w:sz="0" w:space="0" w:color="auto"/>
        <w:right w:val="none" w:sz="0" w:space="0" w:color="auto"/>
      </w:divBdr>
    </w:div>
    <w:div w:id="952829419">
      <w:bodyDiv w:val="1"/>
      <w:marLeft w:val="0"/>
      <w:marRight w:val="0"/>
      <w:marTop w:val="0"/>
      <w:marBottom w:val="0"/>
      <w:divBdr>
        <w:top w:val="none" w:sz="0" w:space="0" w:color="auto"/>
        <w:left w:val="none" w:sz="0" w:space="0" w:color="auto"/>
        <w:bottom w:val="none" w:sz="0" w:space="0" w:color="auto"/>
        <w:right w:val="none" w:sz="0" w:space="0" w:color="auto"/>
      </w:divBdr>
    </w:div>
    <w:div w:id="953174505">
      <w:bodyDiv w:val="1"/>
      <w:marLeft w:val="0"/>
      <w:marRight w:val="0"/>
      <w:marTop w:val="0"/>
      <w:marBottom w:val="0"/>
      <w:divBdr>
        <w:top w:val="none" w:sz="0" w:space="0" w:color="auto"/>
        <w:left w:val="none" w:sz="0" w:space="0" w:color="auto"/>
        <w:bottom w:val="none" w:sz="0" w:space="0" w:color="auto"/>
        <w:right w:val="none" w:sz="0" w:space="0" w:color="auto"/>
      </w:divBdr>
    </w:div>
    <w:div w:id="1187597016">
      <w:bodyDiv w:val="1"/>
      <w:marLeft w:val="0"/>
      <w:marRight w:val="0"/>
      <w:marTop w:val="0"/>
      <w:marBottom w:val="0"/>
      <w:divBdr>
        <w:top w:val="none" w:sz="0" w:space="0" w:color="auto"/>
        <w:left w:val="none" w:sz="0" w:space="0" w:color="auto"/>
        <w:bottom w:val="none" w:sz="0" w:space="0" w:color="auto"/>
        <w:right w:val="none" w:sz="0" w:space="0" w:color="auto"/>
      </w:divBdr>
    </w:div>
    <w:div w:id="1334649097">
      <w:bodyDiv w:val="1"/>
      <w:marLeft w:val="0"/>
      <w:marRight w:val="0"/>
      <w:marTop w:val="0"/>
      <w:marBottom w:val="0"/>
      <w:divBdr>
        <w:top w:val="none" w:sz="0" w:space="0" w:color="auto"/>
        <w:left w:val="none" w:sz="0" w:space="0" w:color="auto"/>
        <w:bottom w:val="none" w:sz="0" w:space="0" w:color="auto"/>
        <w:right w:val="none" w:sz="0" w:space="0" w:color="auto"/>
      </w:divBdr>
    </w:div>
    <w:div w:id="1762606134">
      <w:bodyDiv w:val="1"/>
      <w:marLeft w:val="0"/>
      <w:marRight w:val="0"/>
      <w:marTop w:val="0"/>
      <w:marBottom w:val="0"/>
      <w:divBdr>
        <w:top w:val="none" w:sz="0" w:space="0" w:color="auto"/>
        <w:left w:val="none" w:sz="0" w:space="0" w:color="auto"/>
        <w:bottom w:val="none" w:sz="0" w:space="0" w:color="auto"/>
        <w:right w:val="none" w:sz="0" w:space="0" w:color="auto"/>
      </w:divBdr>
    </w:div>
    <w:div w:id="1765606511">
      <w:bodyDiv w:val="1"/>
      <w:marLeft w:val="0"/>
      <w:marRight w:val="0"/>
      <w:marTop w:val="0"/>
      <w:marBottom w:val="0"/>
      <w:divBdr>
        <w:top w:val="none" w:sz="0" w:space="0" w:color="auto"/>
        <w:left w:val="none" w:sz="0" w:space="0" w:color="auto"/>
        <w:bottom w:val="none" w:sz="0" w:space="0" w:color="auto"/>
        <w:right w:val="none" w:sz="0" w:space="0" w:color="auto"/>
      </w:divBdr>
    </w:div>
    <w:div w:id="1910462929">
      <w:bodyDiv w:val="1"/>
      <w:marLeft w:val="0"/>
      <w:marRight w:val="0"/>
      <w:marTop w:val="0"/>
      <w:marBottom w:val="0"/>
      <w:divBdr>
        <w:top w:val="none" w:sz="0" w:space="0" w:color="auto"/>
        <w:left w:val="none" w:sz="0" w:space="0" w:color="auto"/>
        <w:bottom w:val="none" w:sz="0" w:space="0" w:color="auto"/>
        <w:right w:val="none" w:sz="0" w:space="0" w:color="auto"/>
      </w:divBdr>
    </w:div>
    <w:div w:id="2018923082">
      <w:bodyDiv w:val="1"/>
      <w:marLeft w:val="0"/>
      <w:marRight w:val="0"/>
      <w:marTop w:val="0"/>
      <w:marBottom w:val="0"/>
      <w:divBdr>
        <w:top w:val="none" w:sz="0" w:space="0" w:color="auto"/>
        <w:left w:val="none" w:sz="0" w:space="0" w:color="auto"/>
        <w:bottom w:val="none" w:sz="0" w:space="0" w:color="auto"/>
        <w:right w:val="none" w:sz="0" w:space="0" w:color="auto"/>
      </w:divBdr>
    </w:div>
    <w:div w:id="2139252311">
      <w:bodyDiv w:val="1"/>
      <w:marLeft w:val="0"/>
      <w:marRight w:val="0"/>
      <w:marTop w:val="0"/>
      <w:marBottom w:val="0"/>
      <w:divBdr>
        <w:top w:val="none" w:sz="0" w:space="0" w:color="auto"/>
        <w:left w:val="none" w:sz="0" w:space="0" w:color="auto"/>
        <w:bottom w:val="none" w:sz="0" w:space="0" w:color="auto"/>
        <w:right w:val="none" w:sz="0" w:space="0" w:color="auto"/>
      </w:divBdr>
    </w:div>
    <w:div w:id="214226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_rels/header1.xml.rels><?xml version="1.0" encoding="UTF-8" standalone="yes"?>
<Relationships xmlns="http://schemas.openxmlformats.org/package/2006/relationships"><Relationship Id="rId3" Type="http://schemas.openxmlformats.org/officeDocument/2006/relationships/hyperlink" Target="http://www.GodShew.org" TargetMode="External"/><Relationship Id="rId2" Type="http://schemas.openxmlformats.org/officeDocument/2006/relationships/hyperlink" Target="mailto:danielmiles@sasktel.net" TargetMode="External"/><Relationship Id="rId1" Type="http://schemas.openxmlformats.org/officeDocument/2006/relationships/hyperlink" Target="http://www.GodShew.org" TargetMode="External"/><Relationship Id="rId4" Type="http://schemas.openxmlformats.org/officeDocument/2006/relationships/hyperlink" Target="mailto:danielmiles@sasktel.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5C876A5-9EC2-4694-978A-A009BF528A00}">
  <ds:schemaRefs>
    <ds:schemaRef ds:uri="http://schemas.openxmlformats.org/officeDocument/2006/bibliography"/>
  </ds:schemaRefs>
</ds:datastoreItem>
</file>

<file path=customXml/itemProps2.xml><?xml version="1.0" encoding="utf-8"?>
<ds:datastoreItem xmlns:ds="http://schemas.openxmlformats.org/officeDocument/2006/customXml" ds:itemID="{BD2FCEB0-DF9C-4891-920A-8ACA39752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177</Pages>
  <Words>22265</Words>
  <Characters>126912</Characters>
  <Application>Microsoft Office Word</Application>
  <DocSecurity>0</DocSecurity>
  <Lines>1057</Lines>
  <Paragraphs>297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148880</CharactersWithSpaces>
  <SharedDoc>false</SharedDoc>
  <HLinks>
    <vt:vector size="12" baseType="variant">
      <vt:variant>
        <vt:i4>8192070</vt:i4>
      </vt:variant>
      <vt:variant>
        <vt:i4>3</vt:i4>
      </vt:variant>
      <vt:variant>
        <vt:i4>0</vt:i4>
      </vt:variant>
      <vt:variant>
        <vt:i4>5</vt:i4>
      </vt:variant>
      <vt:variant>
        <vt:lpwstr>mailto:danielmiles@sasktel.net</vt:lpwstr>
      </vt:variant>
      <vt:variant>
        <vt:lpwstr/>
      </vt:variant>
      <vt:variant>
        <vt:i4>4128885</vt:i4>
      </vt:variant>
      <vt:variant>
        <vt:i4>0</vt:i4>
      </vt:variant>
      <vt:variant>
        <vt:i4>0</vt:i4>
      </vt:variant>
      <vt:variant>
        <vt:i4>5</vt:i4>
      </vt:variant>
      <vt:variant>
        <vt:lpwstr>http://www.godshew.org/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dc:creator>
  <cp:keywords/>
  <cp:lastModifiedBy>one</cp:lastModifiedBy>
  <cp:revision>2</cp:revision>
  <cp:lastPrinted>2019-01-17T06:39:00Z</cp:lastPrinted>
  <dcterms:created xsi:type="dcterms:W3CDTF">2019-01-17T06:52:00Z</dcterms:created>
  <dcterms:modified xsi:type="dcterms:W3CDTF">2019-01-17T06:52:00Z</dcterms:modified>
</cp:coreProperties>
</file>